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97A6F">
      <w:pPr>
        <w:spacing w:after="156" w:afterLines="50"/>
        <w:rPr>
          <w:rFonts w:ascii="Times New Roman" w:hAnsi="Times New Roman" w:cs="Times New Roman"/>
          <w:color w:val="C00000"/>
        </w:rPr>
      </w:pPr>
      <w:r>
        <w:rPr>
          <w:rFonts w:ascii="Times New Roman" w:hAnsi="Times New Roman" w:cs="Times New Roman"/>
          <w:color w:val="C00000"/>
        </w:rPr>
        <w:t>#R1</w:t>
      </w:r>
    </w:p>
    <w:p w14:paraId="378AC925">
      <w:pPr>
        <w:spacing w:after="156" w:afterLines="50"/>
        <w:rPr>
          <w:rFonts w:ascii="Times New Roman" w:hAnsi="Times New Roman" w:cs="Times New Roman"/>
        </w:rPr>
      </w:pPr>
      <w:r>
        <w:rPr>
          <w:rFonts w:ascii="Times New Roman" w:hAnsi="Times New Roman" w:cs="Times New Roman"/>
        </w:rPr>
        <w:t>Q1: If the argument against vapor cell includes mm-thick walls for limiting short-range interactions below 100 um, I am not understanding how cold-atom comagnetometers over come this range in part by not having ‘cell walls’---isn’t the cold-atom comagnetometer contained within a vacuum chamber?</w:t>
      </w:r>
    </w:p>
    <w:p w14:paraId="4B9B18F6">
      <w:pPr>
        <w:spacing w:after="156" w:afterLines="50"/>
        <w:rPr>
          <w:rFonts w:ascii="Times New Roman" w:hAnsi="Times New Roman" w:eastAsia="华文宋体" w:cs="Times New Roman"/>
        </w:rPr>
      </w:pPr>
      <w:r>
        <w:rPr>
          <w:rFonts w:ascii="Times New Roman" w:hAnsi="Times New Roman" w:cs="Times New Roman"/>
        </w:rPr>
        <w:t>A1:</w:t>
      </w:r>
      <w:r>
        <w:rPr>
          <w:rFonts w:ascii="Times New Roman" w:hAnsi="Times New Roman" w:eastAsia="华文宋体" w:cs="Times New Roman"/>
        </w:rPr>
        <w:t xml:space="preserve"> 在</w:t>
      </w:r>
      <w:r>
        <w:rPr>
          <w:rFonts w:hint="eastAsia" w:ascii="Times New Roman" w:hAnsi="Times New Roman" w:eastAsia="华文宋体" w:cs="Times New Roman"/>
        </w:rPr>
        <w:t>短程相互作用的探测中，需要调节测试质量块和原子的间距。若采用热原子方法，质量块需置于vapor</w:t>
      </w:r>
      <w:r>
        <w:rPr>
          <w:rFonts w:ascii="Times New Roman" w:hAnsi="Times New Roman" w:eastAsia="华文宋体" w:cs="Times New Roman"/>
        </w:rPr>
        <w:t xml:space="preserve"> </w:t>
      </w:r>
      <w:r>
        <w:rPr>
          <w:rFonts w:hint="eastAsia" w:ascii="Times New Roman" w:hAnsi="Times New Roman" w:eastAsia="华文宋体" w:cs="Times New Roman"/>
        </w:rPr>
        <w:t>cell外，以改变距离，因此热原子与质量</w:t>
      </w:r>
      <w:ins w:id="0" w:author="WPS_1700618618" w:date="2026-03-31T14:06:30Z">
        <w:r>
          <w:rPr>
            <w:rFonts w:hint="eastAsia" w:ascii="Times New Roman" w:hAnsi="Times New Roman" w:eastAsia="华文宋体" w:cs="Times New Roman"/>
            <w:lang w:val="en-US" w:eastAsia="zh-CN"/>
          </w:rPr>
          <w:t>块</w:t>
        </w:r>
      </w:ins>
      <w:del w:id="1" w:author="WPS_1700618618" w:date="2026-03-31T14:06:29Z">
        <w:r>
          <w:rPr>
            <w:rFonts w:hint="eastAsia" w:ascii="Times New Roman" w:hAnsi="Times New Roman" w:eastAsia="华文宋体" w:cs="Times New Roman"/>
          </w:rPr>
          <w:delText>快</w:delText>
        </w:r>
      </w:del>
      <w:r>
        <w:rPr>
          <w:rFonts w:hint="eastAsia" w:ascii="Times New Roman" w:hAnsi="Times New Roman" w:eastAsia="华文宋体" w:cs="Times New Roman"/>
        </w:rPr>
        <w:t>的最短间距不能小于cell壁，其一般在m</w:t>
      </w:r>
      <w:r>
        <w:rPr>
          <w:rFonts w:ascii="Times New Roman" w:hAnsi="Times New Roman" w:eastAsia="华文宋体" w:cs="Times New Roman"/>
        </w:rPr>
        <w:t>m</w:t>
      </w:r>
      <w:r>
        <w:rPr>
          <w:rFonts w:hint="eastAsia" w:ascii="Times New Roman" w:hAnsi="Times New Roman" w:eastAsia="华文宋体" w:cs="Times New Roman"/>
        </w:rPr>
        <w:t>量级。而若采用冷原子方法，原子由光阱囚禁，其径向尺寸一般在1</w:t>
      </w:r>
      <w:r>
        <w:rPr>
          <w:rFonts w:ascii="Times New Roman" w:hAnsi="Times New Roman" w:eastAsia="华文宋体" w:cs="Times New Roman"/>
        </w:rPr>
        <w:t>-100</w:t>
      </w:r>
      <w:r>
        <w:rPr>
          <w:rFonts w:hint="eastAsia" w:ascii="Times New Roman" w:hAnsi="Times New Roman" w:eastAsia="华文宋体" w:cs="Times New Roman"/>
        </w:rPr>
        <w:t xml:space="preserve"> </w:t>
      </w:r>
      <m:oMath>
        <m:r>
          <m:rPr>
            <m:sty m:val="p"/>
          </m:rPr>
          <w:rPr>
            <w:rFonts w:ascii="Cambria Math" w:hAnsi="Cambria Math" w:eastAsia="华文宋体" w:cs="Times New Roman"/>
          </w:rPr>
          <m:t>μm</m:t>
        </m:r>
      </m:oMath>
      <w:r>
        <w:rPr>
          <w:rFonts w:hint="eastAsia" w:ascii="Times New Roman" w:hAnsi="Times New Roman" w:eastAsia="华文宋体" w:cs="Times New Roman"/>
        </w:rPr>
        <w:t>，光阱和质量块都封装在真空腔内，质量块位置可调，二者</w:t>
      </w:r>
      <w:ins w:id="2" w:author="WPS_1700618618" w:date="2026-03-31T14:06:27Z">
        <w:r>
          <w:rPr>
            <w:rFonts w:hint="eastAsia" w:ascii="Times New Roman" w:hAnsi="Times New Roman" w:eastAsia="华文宋体" w:cs="Times New Roman"/>
            <w:lang w:val="en-US" w:eastAsia="zh-CN"/>
          </w:rPr>
          <w:t>之</w:t>
        </w:r>
      </w:ins>
      <w:del w:id="3" w:author="WPS_1700618618" w:date="2026-03-31T14:06:25Z">
        <w:r>
          <w:rPr>
            <w:rFonts w:hint="eastAsia" w:ascii="Times New Roman" w:hAnsi="Times New Roman" w:eastAsia="华文宋体" w:cs="Times New Roman"/>
          </w:rPr>
          <w:delText>中</w:delText>
        </w:r>
      </w:del>
      <w:r>
        <w:rPr>
          <w:rFonts w:hint="eastAsia" w:ascii="Times New Roman" w:hAnsi="Times New Roman" w:eastAsia="华文宋体" w:cs="Times New Roman"/>
        </w:rPr>
        <w:t>间没有窗片和真空腔壁阻隔，原子和质量块的距离可以低于</w:t>
      </w:r>
      <w:r>
        <w:rPr>
          <w:rFonts w:ascii="Times New Roman" w:hAnsi="Times New Roman" w:eastAsia="华文宋体" w:cs="Times New Roman"/>
        </w:rPr>
        <w:t xml:space="preserve">100 </w:t>
      </w:r>
      <m:oMath>
        <m:r>
          <m:rPr>
            <m:sty m:val="p"/>
          </m:rPr>
          <w:rPr>
            <w:rFonts w:ascii="Cambria Math" w:hAnsi="Cambria Math" w:eastAsia="华文宋体" w:cs="Times New Roman"/>
          </w:rPr>
          <m:t>μm</m:t>
        </m:r>
      </m:oMath>
      <w:r>
        <w:rPr>
          <w:rFonts w:hint="eastAsia" w:ascii="Times New Roman" w:hAnsi="Times New Roman" w:eastAsia="华文宋体" w:cs="Times New Roman"/>
        </w:rPr>
        <w:t>，甚至低至</w:t>
      </w:r>
      <m:oMath>
        <m:r>
          <m:rPr>
            <m:sty m:val="p"/>
          </m:rPr>
          <w:rPr>
            <w:rFonts w:ascii="Cambria Math" w:hAnsi="Cambria Math" w:eastAsia="华文宋体" w:cs="Times New Roman"/>
          </w:rPr>
          <m:t>μm</m:t>
        </m:r>
      </m:oMath>
      <w:r>
        <w:rPr>
          <w:rFonts w:hint="eastAsia" w:ascii="Times New Roman" w:hAnsi="Times New Roman" w:eastAsia="华文宋体" w:cs="Times New Roman"/>
        </w:rPr>
        <w:t>尺度。</w:t>
      </w:r>
    </w:p>
    <w:p w14:paraId="246CE32D">
      <w:pPr>
        <w:spacing w:after="156" w:afterLines="50"/>
        <w:rPr>
          <w:rFonts w:ascii="Times New Roman" w:hAnsi="Times New Roman" w:eastAsia="华文宋体" w:cs="Times New Roman"/>
        </w:rPr>
      </w:pPr>
    </w:p>
    <w:p w14:paraId="32EDB72D">
      <w:pPr>
        <w:spacing w:after="156" w:afterLines="50"/>
        <w:rPr>
          <w:rFonts w:ascii="Times New Roman" w:hAnsi="Times New Roman" w:eastAsia="华文宋体" w:cs="Times New Roman"/>
        </w:rPr>
      </w:pPr>
      <w:r>
        <w:rPr>
          <w:rFonts w:ascii="Times New Roman" w:hAnsi="Times New Roman" w:eastAsia="华文宋体" w:cs="Times New Roman"/>
        </w:rPr>
        <w:t>Q2: The total field used herein is relatively high compared to some of the other paramagnetic/paramagnetic-diamagnetic/and diag\magnetic pair systems you’ve mentioned in the introduction, which you allude to in the introduction. Doesn’t this affect your absolute energy resolution quite significantly as compared to these systems, as a ppm on 0.1 G is not as impressive as a ppm on the much lower fields used in those studies?</w:t>
      </w:r>
    </w:p>
    <w:p w14:paraId="2623AE0C">
      <w:pPr>
        <w:spacing w:after="156" w:afterLines="50"/>
        <w:rPr>
          <w:rFonts w:ascii="Times New Roman" w:hAnsi="Times New Roman" w:eastAsia="华文宋体" w:cs="Times New Roman"/>
        </w:rPr>
      </w:pPr>
      <w:r>
        <w:rPr>
          <w:rFonts w:ascii="Times New Roman" w:hAnsi="Times New Roman" w:eastAsia="华文宋体" w:cs="Times New Roman"/>
        </w:rPr>
        <w:t xml:space="preserve">A2: </w:t>
      </w:r>
      <w:r>
        <w:rPr>
          <w:rFonts w:hint="eastAsia" w:ascii="Times New Roman" w:hAnsi="Times New Roman" w:eastAsia="华文宋体" w:cs="Times New Roman"/>
        </w:rPr>
        <w:t>若仅讨论1</w:t>
      </w:r>
      <w:r>
        <w:rPr>
          <w:rFonts w:ascii="Times New Roman" w:hAnsi="Times New Roman" w:eastAsia="华文宋体" w:cs="Times New Roman"/>
        </w:rPr>
        <w:t>71</w:t>
      </w:r>
      <w:r>
        <w:rPr>
          <w:rFonts w:hint="eastAsia" w:ascii="Times New Roman" w:hAnsi="Times New Roman" w:eastAsia="华文宋体" w:cs="Times New Roman"/>
        </w:rPr>
        <w:t>Yb单</w:t>
      </w:r>
      <w:ins w:id="4" w:author="WPS_1700618618" w:date="2026-03-31T14:07:10Z">
        <w:r>
          <w:rPr>
            <w:rFonts w:hint="eastAsia" w:ascii="Times New Roman" w:hAnsi="Times New Roman" w:eastAsia="华文宋体" w:cs="Times New Roman"/>
            <w:lang w:val="en-US" w:eastAsia="zh-CN"/>
          </w:rPr>
          <w:t>组分</w:t>
        </w:r>
      </w:ins>
      <w:del w:id="5" w:author="WPS_1700618618" w:date="2026-03-31T14:07:07Z">
        <w:r>
          <w:rPr>
            <w:rFonts w:hint="eastAsia" w:ascii="Times New Roman" w:hAnsi="Times New Roman" w:eastAsia="华文宋体" w:cs="Times New Roman"/>
          </w:rPr>
          <w:delText>元素</w:delText>
        </w:r>
      </w:del>
      <w:r>
        <w:rPr>
          <w:rFonts w:hint="eastAsia" w:ascii="Times New Roman" w:hAnsi="Times New Roman" w:eastAsia="华文宋体" w:cs="Times New Roman"/>
        </w:rPr>
        <w:t>磁力仪，在0</w:t>
      </w:r>
      <w:r>
        <w:rPr>
          <w:rFonts w:ascii="Times New Roman" w:hAnsi="Times New Roman" w:eastAsia="华文宋体" w:cs="Times New Roman"/>
        </w:rPr>
        <w:t xml:space="preserve">.1 </w:t>
      </w:r>
      <w:r>
        <w:rPr>
          <w:rFonts w:hint="eastAsia" w:ascii="Times New Roman" w:hAnsi="Times New Roman" w:eastAsia="华文宋体" w:cs="Times New Roman"/>
        </w:rPr>
        <w:t>G磁场下进动1</w:t>
      </w:r>
      <w:r>
        <w:rPr>
          <w:rFonts w:ascii="Times New Roman" w:hAnsi="Times New Roman" w:eastAsia="华文宋体" w:cs="Times New Roman"/>
        </w:rPr>
        <w:t>0 s</w:t>
      </w:r>
      <w:r>
        <w:rPr>
          <w:rFonts w:hint="eastAsia" w:ascii="Times New Roman" w:hAnsi="Times New Roman" w:eastAsia="华文宋体" w:cs="Times New Roman"/>
        </w:rPr>
        <w:t>，单次探测绝对能量（频率）灵敏度为</w:t>
      </w:r>
      <m:oMath>
        <m:r>
          <m:rPr>
            <m:sty m:val="p"/>
          </m:rPr>
          <w:rPr>
            <w:rFonts w:ascii="Cambria Math" w:hAnsi="Cambria Math" w:eastAsia="华文宋体" w:cs="Times New Roman"/>
          </w:rPr>
          <m:t>2π×2 mHz</m:t>
        </m:r>
      </m:oMath>
      <w:r>
        <w:rPr>
          <w:rFonts w:ascii="Times New Roman" w:hAnsi="Times New Roman" w:eastAsia="华文宋体" w:cs="Times New Roman"/>
        </w:rPr>
        <w:t>，</w:t>
      </w:r>
      <w:r>
        <w:rPr>
          <w:rFonts w:hint="eastAsia" w:ascii="Times New Roman" w:hAnsi="Times New Roman" w:eastAsia="华文宋体" w:cs="Times New Roman"/>
        </w:rPr>
        <w:t>其受限于原子自旋投影噪声，和光阱引入的剩余light</w:t>
      </w:r>
      <w:r>
        <w:rPr>
          <w:rFonts w:ascii="Times New Roman" w:hAnsi="Times New Roman" w:eastAsia="华文宋体" w:cs="Times New Roman"/>
        </w:rPr>
        <w:t xml:space="preserve"> </w:t>
      </w:r>
      <w:r>
        <w:rPr>
          <w:rFonts w:hint="eastAsia" w:ascii="Times New Roman" w:hAnsi="Times New Roman" w:eastAsia="华文宋体" w:cs="Times New Roman"/>
        </w:rPr>
        <w:t>shift，而0</w:t>
      </w:r>
      <w:r>
        <w:rPr>
          <w:rFonts w:ascii="Times New Roman" w:hAnsi="Times New Roman" w:eastAsia="华文宋体" w:cs="Times New Roman"/>
        </w:rPr>
        <w:t xml:space="preserve">.1 </w:t>
      </w:r>
      <w:r>
        <w:rPr>
          <w:rFonts w:hint="eastAsia" w:ascii="Times New Roman" w:hAnsi="Times New Roman" w:eastAsia="华文宋体" w:cs="Times New Roman"/>
        </w:rPr>
        <w:t>G磁场引入的噪声对灵敏度的影响程度较小。</w:t>
      </w:r>
    </w:p>
    <w:p w14:paraId="25E3B14B">
      <w:pPr>
        <w:spacing w:after="156" w:afterLines="50"/>
        <w:rPr>
          <w:ins w:id="6" w:author="WPS_1700618618" w:date="2026-03-31T14:11:34Z"/>
          <w:rFonts w:hint="eastAsia" w:ascii="Times New Roman" w:hAnsi="Times New Roman" w:eastAsia="华文宋体" w:cs="Times New Roman"/>
        </w:rPr>
      </w:pPr>
      <w:r>
        <w:rPr>
          <w:rFonts w:hint="eastAsia" w:ascii="Times New Roman" w:hAnsi="Times New Roman" w:eastAsia="华文宋体" w:cs="Times New Roman"/>
        </w:rPr>
        <w:t>再讨论共磁力仪，考虑到</w:t>
      </w:r>
      <m:oMath>
        <m:r>
          <m:rPr>
            <m:sty m:val="p"/>
          </m:rPr>
          <w:rPr>
            <w:rFonts w:ascii="Cambria Math" w:hAnsi="Cambria Math" w:eastAsia="华文宋体" w:cs="Times New Roman"/>
          </w:rPr>
          <m:t>3×</m:t>
        </m:r>
        <m:sSup>
          <m:sSupPr>
            <m:ctrlPr>
              <w:rPr>
                <w:rFonts w:ascii="Cambria Math" w:hAnsi="Cambria Math" w:eastAsia="华文宋体" w:cs="Times New Roman"/>
              </w:rPr>
            </m:ctrlPr>
          </m:sSupPr>
          <m:e>
            <m:r>
              <m:rPr>
                <m:sty m:val="p"/>
              </m:rPr>
              <w:rPr>
                <w:rFonts w:ascii="Cambria Math" w:hAnsi="Cambria Math" w:eastAsia="华文宋体" w:cs="Times New Roman"/>
              </w:rPr>
              <m:t>10</m:t>
            </m:r>
            <m:ctrlPr>
              <w:rPr>
                <w:rFonts w:ascii="Cambria Math" w:hAnsi="Cambria Math" w:eastAsia="华文宋体" w:cs="Times New Roman"/>
              </w:rPr>
            </m:ctrlPr>
          </m:e>
          <m:sup>
            <m:r>
              <m:rPr>
                <m:sty m:val="p"/>
              </m:rPr>
              <w:rPr>
                <w:rFonts w:ascii="Cambria Math" w:hAnsi="Cambria Math" w:eastAsia="华文宋体" w:cs="Times New Roman"/>
              </w:rPr>
              <m:t>4</m:t>
            </m:r>
            <m:ctrlPr>
              <w:rPr>
                <w:rFonts w:ascii="Cambria Math" w:hAnsi="Cambria Math" w:eastAsia="华文宋体" w:cs="Times New Roman"/>
              </w:rPr>
            </m:ctrlPr>
          </m:sup>
        </m:sSup>
      </m:oMath>
      <w:r>
        <w:rPr>
          <w:rFonts w:ascii="Times New Roman" w:hAnsi="Times New Roman" w:eastAsia="华文宋体" w:cs="Times New Roman"/>
        </w:rPr>
        <w:t>的抑制比</w:t>
      </w:r>
      <w:r>
        <w:rPr>
          <w:rFonts w:hint="eastAsia" w:ascii="Times New Roman" w:hAnsi="Times New Roman" w:eastAsia="华文宋体" w:cs="Times New Roman"/>
        </w:rPr>
        <w:t>，磁场噪声被</w:t>
      </w:r>
      <w:r>
        <w:rPr>
          <w:rFonts w:ascii="Times New Roman" w:hAnsi="Times New Roman" w:eastAsia="华文宋体" w:cs="Times New Roman"/>
        </w:rPr>
        <w:t>进一步压制</w:t>
      </w:r>
      <w:r>
        <w:rPr>
          <w:rFonts w:hint="eastAsia" w:ascii="Times New Roman" w:hAnsi="Times New Roman" w:eastAsia="华文宋体" w:cs="Times New Roman"/>
        </w:rPr>
        <w:t>，其影响可忽略。而对于共磁力仪所探测的微弱信号例如新物理相互作用，其灵敏度并不受抑制比压制，单次探测的灵敏度仍为</w:t>
      </w:r>
      <m:oMath>
        <m:r>
          <m:rPr>
            <m:sty m:val="p"/>
          </m:rPr>
          <w:rPr>
            <w:rFonts w:ascii="Cambria Math" w:hAnsi="Cambria Math" w:eastAsia="华文宋体" w:cs="Times New Roman"/>
          </w:rPr>
          <m:t>2π×2 mHz</m:t>
        </m:r>
      </m:oMath>
      <w:r>
        <w:rPr>
          <w:rFonts w:hint="eastAsia" w:ascii="Times New Roman" w:hAnsi="Times New Roman" w:eastAsia="华文宋体" w:cs="Times New Roman"/>
        </w:rPr>
        <w:t>，若累积2</w:t>
      </w:r>
      <w:r>
        <w:rPr>
          <w:rFonts w:ascii="Times New Roman" w:hAnsi="Times New Roman" w:eastAsia="华文宋体" w:cs="Times New Roman"/>
        </w:rPr>
        <w:t>4 h</w:t>
      </w:r>
      <w:r>
        <w:rPr>
          <w:rFonts w:hint="eastAsia" w:ascii="Times New Roman" w:hAnsi="Times New Roman" w:eastAsia="华文宋体" w:cs="Times New Roman"/>
        </w:rPr>
        <w:t>数据</w:t>
      </w:r>
      <w:ins w:id="7" w:author="WPS_1700618618" w:date="2026-03-31T14:10:10Z">
        <w:r>
          <w:rPr>
            <w:rFonts w:hint="eastAsia" w:ascii="Times New Roman" w:hAnsi="Times New Roman" w:eastAsia="华文宋体" w:cs="Times New Roman"/>
            <w:lang w:val="en-US" w:eastAsia="zh-CN"/>
          </w:rPr>
          <w:t>（</w:t>
        </w:r>
      </w:ins>
      <w:ins w:id="8" w:author="WPS_1700618618" w:date="2026-03-31T14:10:17Z">
        <w:r>
          <w:rPr>
            <w:rFonts w:hint="eastAsia" w:ascii="Times New Roman" w:hAnsi="Times New Roman" w:eastAsia="华文宋体" w:cs="Times New Roman"/>
            <w:lang w:val="en-US" w:eastAsia="zh-CN"/>
          </w:rPr>
          <w:t>约</w:t>
        </w:r>
      </w:ins>
      <w:ins w:id="9" w:author="WPS_1700618618" w:date="2026-03-31T14:10:18Z">
        <w:r>
          <w:rPr>
            <w:rFonts w:hint="default" w:ascii="Times New Roman" w:hAnsi="Times New Roman" w:eastAsia="华文宋体" w:cs="Times New Roman"/>
            <w:lang w:val="en-US" w:eastAsia="zh-CN"/>
          </w:rPr>
          <w:t>xx</w:t>
        </w:r>
      </w:ins>
      <w:ins w:id="10" w:author="WPS_1700618618" w:date="2026-03-31T14:10:20Z">
        <w:r>
          <w:rPr>
            <w:rFonts w:hint="eastAsia" w:ascii="Times New Roman" w:hAnsi="Times New Roman" w:eastAsia="华文宋体" w:cs="Times New Roman"/>
            <w:lang w:val="en-US" w:eastAsia="zh-CN"/>
          </w:rPr>
          <w:t>次</w:t>
        </w:r>
      </w:ins>
      <w:ins w:id="11" w:author="WPS_1700618618" w:date="2026-03-31T14:10:21Z">
        <w:r>
          <w:rPr>
            <w:rFonts w:hint="eastAsia" w:ascii="Times New Roman" w:hAnsi="Times New Roman" w:eastAsia="华文宋体" w:cs="Times New Roman"/>
            <w:lang w:val="en-US" w:eastAsia="zh-CN"/>
          </w:rPr>
          <w:t>测量</w:t>
        </w:r>
      </w:ins>
      <w:ins w:id="12" w:author="WPS_1700618618" w:date="2026-03-31T14:10:12Z">
        <w:r>
          <w:rPr>
            <w:rFonts w:hint="eastAsia" w:ascii="Times New Roman" w:hAnsi="Times New Roman" w:eastAsia="华文宋体" w:cs="Times New Roman"/>
            <w:lang w:val="en-US" w:eastAsia="zh-CN"/>
          </w:rPr>
          <w:t>）</w:t>
        </w:r>
      </w:ins>
      <w:r>
        <w:rPr>
          <w:rFonts w:hint="eastAsia" w:ascii="Times New Roman" w:hAnsi="Times New Roman" w:eastAsia="华文宋体" w:cs="Times New Roman"/>
        </w:rPr>
        <w:t>，灵敏度约为</w:t>
      </w:r>
      <m:oMath>
        <m:r>
          <m:rPr>
            <m:sty m:val="p"/>
          </m:rPr>
          <w:rPr>
            <w:rFonts w:ascii="Cambria Math" w:hAnsi="Cambria Math" w:eastAsia="华文宋体" w:cs="Times New Roman"/>
          </w:rPr>
          <m:t>2π×</m:t>
        </m:r>
        <m:r>
          <m:rPr>
            <m:sty m:val="p"/>
          </m:rPr>
          <w:rPr>
            <w:rFonts w:ascii="DejaVu Math TeX Gyre" w:hAnsi="DejaVu Math TeX Gyre" w:eastAsia="华文宋体" w:cs="Times New Roman"/>
          </w:rPr>
          <m:t>3</m:t>
        </m:r>
        <m:r>
          <m:rPr>
            <m:sty m:val="p"/>
          </m:rPr>
          <w:rPr>
            <w:rFonts w:ascii="Cambria Math" w:hAnsi="Cambria Math" w:eastAsia="华文宋体" w:cs="Times New Roman"/>
          </w:rPr>
          <m:t>0 μHz</m:t>
        </m:r>
      </m:oMath>
      <w:r>
        <w:rPr>
          <w:rFonts w:hint="eastAsia" w:ascii="Times New Roman" w:hAnsi="Times New Roman" w:eastAsia="华文宋体" w:cs="Times New Roman"/>
        </w:rPr>
        <w:t>。</w:t>
      </w:r>
    </w:p>
    <w:p w14:paraId="5F2B26CB">
      <w:pPr>
        <w:spacing w:after="156" w:afterLines="50"/>
        <w:rPr>
          <w:rFonts w:hint="default" w:ascii="Times New Roman" w:hAnsi="Times New Roman" w:eastAsia="华文宋体" w:cs="Times New Roman"/>
          <w:lang w:val="en-US" w:eastAsia="zh-CN"/>
        </w:rPr>
      </w:pPr>
      <w:ins w:id="13" w:author="WPS_1700618618" w:date="2026-03-31T14:11:35Z">
        <w:r>
          <w:rPr>
            <w:rFonts w:hint="eastAsia" w:ascii="Times New Roman" w:hAnsi="Times New Roman" w:eastAsia="华文宋体" w:cs="Times New Roman"/>
            <w:lang w:val="en-US" w:eastAsia="zh-CN"/>
          </w:rPr>
          <w:t>在</w:t>
        </w:r>
      </w:ins>
      <w:ins w:id="14" w:author="WPS_1700618618" w:date="2026-03-31T14:11:36Z">
        <w:r>
          <w:rPr>
            <w:rFonts w:hint="eastAsia" w:ascii="Times New Roman" w:hAnsi="Times New Roman" w:eastAsia="华文宋体" w:cs="Times New Roman"/>
            <w:lang w:val="en-US" w:eastAsia="zh-CN"/>
          </w:rPr>
          <w:t>下一个</w:t>
        </w:r>
      </w:ins>
      <w:ins w:id="15" w:author="WPS_1700618618" w:date="2026-03-31T14:11:38Z">
        <w:r>
          <w:rPr>
            <w:rFonts w:hint="eastAsia" w:ascii="Times New Roman" w:hAnsi="Times New Roman" w:eastAsia="华文宋体" w:cs="Times New Roman"/>
            <w:lang w:val="en-US" w:eastAsia="zh-CN"/>
          </w:rPr>
          <w:t>回答中</w:t>
        </w:r>
      </w:ins>
      <w:ins w:id="16" w:author="WPS_1700618618" w:date="2026-03-31T14:11:39Z">
        <w:r>
          <w:rPr>
            <w:rFonts w:hint="eastAsia" w:ascii="Times New Roman" w:hAnsi="Times New Roman" w:eastAsia="华文宋体" w:cs="Times New Roman"/>
            <w:lang w:val="en-US" w:eastAsia="zh-CN"/>
          </w:rPr>
          <w:t>，</w:t>
        </w:r>
      </w:ins>
      <w:ins w:id="17" w:author="WPS_1700618618" w:date="2026-03-31T14:11:42Z">
        <w:r>
          <w:rPr>
            <w:rFonts w:hint="eastAsia" w:ascii="Times New Roman" w:hAnsi="Times New Roman" w:eastAsia="华文宋体" w:cs="Times New Roman"/>
            <w:lang w:val="en-US" w:eastAsia="zh-CN"/>
          </w:rPr>
          <w:t>我们</w:t>
        </w:r>
      </w:ins>
      <w:ins w:id="18" w:author="WPS_1700618618" w:date="2026-03-31T14:11:49Z">
        <w:r>
          <w:rPr>
            <w:rFonts w:hint="eastAsia" w:ascii="Times New Roman" w:hAnsi="Times New Roman" w:eastAsia="华文宋体" w:cs="Times New Roman"/>
            <w:lang w:val="en-US" w:eastAsia="zh-CN"/>
          </w:rPr>
          <w:t>和</w:t>
        </w:r>
      </w:ins>
      <w:ins w:id="19" w:author="WPS_1700618618" w:date="2026-03-31T14:11:50Z">
        <w:r>
          <w:rPr>
            <w:rFonts w:hint="eastAsia" w:ascii="Times New Roman" w:hAnsi="Times New Roman" w:eastAsia="华文宋体" w:cs="Times New Roman"/>
            <w:lang w:val="en-US" w:eastAsia="zh-CN"/>
          </w:rPr>
          <w:t>其它</w:t>
        </w:r>
      </w:ins>
      <w:ins w:id="20" w:author="WPS_1700618618" w:date="2026-03-31T14:11:51Z">
        <w:r>
          <w:rPr>
            <w:rFonts w:hint="eastAsia" w:ascii="Times New Roman" w:hAnsi="Times New Roman" w:eastAsia="华文宋体" w:cs="Times New Roman"/>
            <w:lang w:val="en-US" w:eastAsia="zh-CN"/>
          </w:rPr>
          <w:t>工作</w:t>
        </w:r>
      </w:ins>
      <w:ins w:id="21" w:author="WPS_1700618618" w:date="2026-03-31T14:11:43Z">
        <w:r>
          <w:rPr>
            <w:rFonts w:hint="eastAsia" w:ascii="Times New Roman" w:hAnsi="Times New Roman" w:eastAsia="华文宋体" w:cs="Times New Roman"/>
            <w:lang w:val="en-US" w:eastAsia="zh-CN"/>
          </w:rPr>
          <w:t>做了</w:t>
        </w:r>
      </w:ins>
      <w:ins w:id="22" w:author="WPS_1700618618" w:date="2026-03-31T14:11:40Z">
        <w:r>
          <w:rPr>
            <w:rFonts w:hint="eastAsia" w:ascii="Times New Roman" w:hAnsi="Times New Roman" w:eastAsia="华文宋体" w:cs="Times New Roman"/>
            <w:lang w:val="en-US" w:eastAsia="zh-CN"/>
          </w:rPr>
          <w:t>比较</w:t>
        </w:r>
      </w:ins>
    </w:p>
    <w:p w14:paraId="1D9EF13B">
      <w:pPr>
        <w:spacing w:after="156" w:afterLines="50"/>
        <w:rPr>
          <w:rFonts w:ascii="Times New Roman" w:hAnsi="Times New Roman" w:eastAsia="华文宋体" w:cs="Times New Roman"/>
        </w:rPr>
      </w:pPr>
    </w:p>
    <w:p w14:paraId="5FC12743">
      <w:pPr>
        <w:spacing w:after="156" w:afterLines="50"/>
        <w:rPr>
          <w:rFonts w:ascii="Times New Roman" w:hAnsi="Times New Roman" w:eastAsia="华文宋体" w:cs="Times New Roman"/>
        </w:rPr>
      </w:pPr>
      <w:r>
        <w:rPr>
          <w:rFonts w:ascii="Times New Roman" w:hAnsi="Times New Roman" w:eastAsia="华文宋体" w:cs="Times New Roman"/>
        </w:rPr>
        <w:t>Q3: Related to 2, how does your ppm performance and absolute energy resolution compare to other trapped atom systems more similar to your own?</w:t>
      </w:r>
    </w:p>
    <w:p w14:paraId="3E4D4CBF">
      <w:pPr>
        <w:spacing w:after="156" w:afterLines="50"/>
        <w:rPr>
          <w:rFonts w:ascii="Times New Roman" w:hAnsi="Times New Roman" w:eastAsia="华文宋体" w:cs="Times New Roman"/>
        </w:rPr>
      </w:pPr>
      <w:r>
        <w:rPr>
          <w:rFonts w:ascii="Times New Roman" w:hAnsi="Times New Roman" w:eastAsia="华文宋体" w:cs="Times New Roman"/>
        </w:rPr>
        <w:t xml:space="preserve">A3: </w:t>
      </w:r>
      <w:r>
        <w:rPr>
          <w:rFonts w:hint="eastAsia" w:ascii="Times New Roman" w:hAnsi="Times New Roman" w:eastAsia="华文宋体" w:cs="Times New Roman"/>
        </w:rPr>
        <w:t>当前有两项</w:t>
      </w:r>
      <w:r>
        <w:rPr>
          <w:rFonts w:ascii="Times New Roman" w:hAnsi="Times New Roman" w:eastAsia="华文宋体" w:cs="Times New Roman"/>
        </w:rPr>
        <w:t>基于trapped atom systems的工作。</w:t>
      </w:r>
      <w:r>
        <w:rPr>
          <w:rFonts w:hint="eastAsia" w:ascii="Times New Roman" w:hAnsi="Times New Roman" w:eastAsia="华文宋体" w:cs="Times New Roman"/>
        </w:rPr>
        <w:t>其中一项工作使用了8</w:t>
      </w:r>
      <w:r>
        <w:rPr>
          <w:rFonts w:ascii="Times New Roman" w:hAnsi="Times New Roman" w:eastAsia="华文宋体" w:cs="Times New Roman"/>
        </w:rPr>
        <w:t>7</w:t>
      </w:r>
      <w:r>
        <w:rPr>
          <w:rFonts w:hint="eastAsia" w:ascii="Times New Roman" w:hAnsi="Times New Roman" w:eastAsia="华文宋体" w:cs="Times New Roman"/>
        </w:rPr>
        <w:t>Rb的两个超精细能级（</w:t>
      </w:r>
      <w:r>
        <w:rPr>
          <w:rFonts w:ascii="Times New Roman" w:hAnsi="Times New Roman" w:eastAsia="华文宋体" w:cs="Times New Roman"/>
        </w:rPr>
        <w:t>Gomez, P. et al.</w:t>
      </w:r>
      <w:r>
        <w:rPr>
          <w:rFonts w:hint="eastAsia" w:ascii="Times New Roman" w:hAnsi="Times New Roman" w:eastAsia="华文宋体" w:cs="Times New Roman"/>
        </w:rPr>
        <w:t>,</w:t>
      </w:r>
      <w:r>
        <w:rPr>
          <w:rFonts w:ascii="Times New Roman" w:hAnsi="Times New Roman" w:eastAsia="华文宋体" w:cs="Times New Roman"/>
        </w:rPr>
        <w:t xml:space="preserve"> </w:t>
      </w:r>
      <w:r>
        <w:rPr>
          <w:rFonts w:hint="eastAsia" w:ascii="Times New Roman" w:hAnsi="Times New Roman" w:eastAsia="华文宋体" w:cs="Times New Roman"/>
        </w:rPr>
        <w:t>2</w:t>
      </w:r>
      <w:r>
        <w:rPr>
          <w:rFonts w:ascii="Times New Roman" w:hAnsi="Times New Roman" w:eastAsia="华文宋体" w:cs="Times New Roman"/>
        </w:rPr>
        <w:t>020 [</w:t>
      </w:r>
      <w:r>
        <w:rPr>
          <w:rFonts w:hint="eastAsia" w:ascii="Times New Roman" w:hAnsi="Times New Roman" w:eastAsia="华文宋体" w:cs="Times New Roman"/>
        </w:rPr>
        <w:t>2</w:t>
      </w:r>
      <w:r>
        <w:rPr>
          <w:rFonts w:ascii="Times New Roman" w:hAnsi="Times New Roman" w:eastAsia="华文宋体" w:cs="Times New Roman"/>
        </w:rPr>
        <w:t>4]）</w:t>
      </w:r>
      <w:r>
        <w:rPr>
          <w:rFonts w:hint="eastAsia" w:ascii="Times New Roman" w:hAnsi="Times New Roman" w:eastAsia="华文宋体" w:cs="Times New Roman"/>
        </w:rPr>
        <w:t>，其</w:t>
      </w:r>
      <w:r>
        <w:rPr>
          <w:rFonts w:ascii="Times New Roman" w:hAnsi="Times New Roman" w:eastAsia="华文宋体" w:cs="Times New Roman"/>
        </w:rPr>
        <w:t>电子自旋磁矩</w:t>
      </w:r>
      <w:r>
        <w:rPr>
          <w:rFonts w:hint="eastAsia" w:ascii="Times New Roman" w:hAnsi="Times New Roman" w:eastAsia="华文宋体" w:cs="Times New Roman"/>
        </w:rPr>
        <w:t>符号</w:t>
      </w:r>
      <w:r>
        <w:rPr>
          <w:rFonts w:ascii="Times New Roman" w:hAnsi="Times New Roman" w:eastAsia="华文宋体" w:cs="Times New Roman"/>
        </w:rPr>
        <w:t>相反</w:t>
      </w:r>
      <w:r>
        <w:rPr>
          <w:rFonts w:hint="eastAsia" w:ascii="Times New Roman" w:hAnsi="Times New Roman" w:eastAsia="华文宋体" w:cs="Times New Roman"/>
        </w:rPr>
        <w:t>。</w:t>
      </w:r>
      <w:r>
        <w:rPr>
          <w:rFonts w:ascii="Times New Roman" w:hAnsi="Times New Roman" w:eastAsia="华文宋体" w:cs="Times New Roman"/>
        </w:rPr>
        <w:t>将</w:t>
      </w:r>
      <w:r>
        <w:rPr>
          <w:rFonts w:hint="eastAsia" w:ascii="Times New Roman" w:hAnsi="Times New Roman" w:eastAsia="华文宋体" w:cs="Times New Roman"/>
        </w:rPr>
        <w:t>这两个能级的</w:t>
      </w:r>
      <w:r>
        <w:rPr>
          <w:rFonts w:ascii="Times New Roman" w:hAnsi="Times New Roman" w:eastAsia="华文宋体" w:cs="Times New Roman"/>
        </w:rPr>
        <w:t>进动信号相</w:t>
      </w:r>
      <w:r>
        <w:rPr>
          <w:rFonts w:hint="eastAsia" w:ascii="Times New Roman" w:hAnsi="Times New Roman" w:eastAsia="华文宋体" w:cs="Times New Roman"/>
        </w:rPr>
        <w:t>加，可以抑制共模的电子自旋磁噪声，从而提取出核自旋的进动信号。这使得系统的有效探测对象由电子自旋变为核自旋，相干时间随之从ms量级提升至1</w:t>
      </w:r>
      <w:r>
        <w:rPr>
          <w:rFonts w:ascii="Times New Roman" w:hAnsi="Times New Roman" w:eastAsia="华文宋体" w:cs="Times New Roman"/>
        </w:rPr>
        <w:t xml:space="preserve"> s。</w:t>
      </w:r>
      <w:r>
        <w:rPr>
          <w:rFonts w:hint="eastAsia" w:ascii="Times New Roman" w:hAnsi="Times New Roman" w:eastAsia="华文宋体" w:cs="Times New Roman"/>
        </w:rPr>
        <w:t>该</w:t>
      </w:r>
      <w:r>
        <w:rPr>
          <w:rFonts w:ascii="Times New Roman" w:hAnsi="Times New Roman" w:eastAsia="华文宋体" w:cs="Times New Roman"/>
        </w:rPr>
        <w:t>方法本质上构建了</w:t>
      </w:r>
      <w:r>
        <w:rPr>
          <w:rFonts w:hint="eastAsia" w:ascii="Times New Roman" w:hAnsi="Times New Roman" w:eastAsia="华文宋体" w:cs="Times New Roman"/>
        </w:rPr>
        <w:t>单</w:t>
      </w:r>
      <w:r>
        <w:rPr>
          <w:rFonts w:ascii="Times New Roman" w:hAnsi="Times New Roman" w:eastAsia="华文宋体" w:cs="Times New Roman"/>
        </w:rPr>
        <w:t>个</w:t>
      </w:r>
      <w:ins w:id="23" w:author="WPS_1700618618" w:date="2026-03-31T14:13:47Z">
        <w:r>
          <w:rPr>
            <w:rFonts w:hint="eastAsia" w:ascii="Times New Roman" w:hAnsi="Times New Roman" w:eastAsia="华文宋体" w:cs="Times New Roman"/>
            <w:lang w:val="en-US" w:eastAsia="zh-CN"/>
          </w:rPr>
          <w:t>基于</w:t>
        </w:r>
      </w:ins>
      <w:ins w:id="24" w:author="WPS_1700618618" w:date="2026-03-31T14:13:49Z">
        <w:r>
          <w:rPr>
            <w:rFonts w:hint="eastAsia" w:ascii="Times New Roman" w:hAnsi="Times New Roman" w:eastAsia="华文宋体" w:cs="Times New Roman"/>
            <w:lang w:val="en-US" w:eastAsia="zh-CN"/>
          </w:rPr>
          <w:t>核自旋的</w:t>
        </w:r>
      </w:ins>
      <w:del w:id="25" w:author="WPS_1700618618" w:date="2026-03-31T14:13:46Z">
        <w:r>
          <w:rPr>
            <w:rFonts w:ascii="Times New Roman" w:hAnsi="Times New Roman" w:eastAsia="华文宋体" w:cs="Times New Roman"/>
          </w:rPr>
          <w:delText>差</w:delText>
        </w:r>
      </w:del>
      <w:del w:id="26" w:author="WPS_1700618618" w:date="2026-03-31T14:13:45Z">
        <w:r>
          <w:rPr>
            <w:rFonts w:ascii="Times New Roman" w:hAnsi="Times New Roman" w:eastAsia="华文宋体" w:cs="Times New Roman"/>
          </w:rPr>
          <w:delText>分</w:delText>
        </w:r>
      </w:del>
      <w:r>
        <w:rPr>
          <w:rFonts w:ascii="Times New Roman" w:hAnsi="Times New Roman" w:eastAsia="华文宋体" w:cs="Times New Roman"/>
        </w:rPr>
        <w:t>磁力仪</w:t>
      </w:r>
      <w:ins w:id="27" w:author="WPS_1700618618" w:date="2026-03-31T14:13:57Z">
        <w:r>
          <w:rPr>
            <w:rFonts w:hint="eastAsia" w:ascii="Times New Roman" w:hAnsi="Times New Roman" w:eastAsia="华文宋体" w:cs="Times New Roman"/>
            <w:lang w:eastAsia="zh-CN"/>
          </w:rPr>
          <w:t>（</w:t>
        </w:r>
      </w:ins>
      <w:ins w:id="28" w:author="WPS_1700618618" w:date="2026-03-31T14:13:59Z">
        <w:r>
          <w:rPr>
            <w:rFonts w:hint="eastAsia" w:ascii="Times New Roman" w:hAnsi="Times New Roman" w:eastAsia="华文宋体" w:cs="Times New Roman"/>
            <w:lang w:val="en-US" w:eastAsia="zh-CN"/>
          </w:rPr>
          <w:t>而非</w:t>
        </w:r>
      </w:ins>
      <w:ins w:id="29" w:author="WPS_1700618618" w:date="2026-03-31T14:14:00Z">
        <w:r>
          <w:rPr>
            <w:rFonts w:hint="eastAsia" w:ascii="Times New Roman" w:hAnsi="Times New Roman" w:eastAsia="华文宋体" w:cs="Times New Roman"/>
            <w:lang w:val="en-US" w:eastAsia="zh-CN"/>
          </w:rPr>
          <w:t>共磁力仪</w:t>
        </w:r>
      </w:ins>
      <w:ins w:id="30" w:author="WPS_1700618618" w:date="2026-03-31T14:13:57Z">
        <w:r>
          <w:rPr>
            <w:rFonts w:hint="eastAsia" w:ascii="Times New Roman" w:hAnsi="Times New Roman" w:eastAsia="华文宋体" w:cs="Times New Roman"/>
            <w:lang w:eastAsia="zh-CN"/>
          </w:rPr>
          <w:t>）</w:t>
        </w:r>
      </w:ins>
      <w:del w:id="31" w:author="WPS_1700618618" w:date="2026-03-31T14:14:45Z">
        <w:r>
          <w:rPr>
            <w:rFonts w:ascii="Times New Roman" w:hAnsi="Times New Roman" w:eastAsia="华文宋体" w:cs="Times New Roman"/>
          </w:rPr>
          <w:delText>，其测量</w:delText>
        </w:r>
      </w:del>
      <w:del w:id="32" w:author="WPS_1700618618" w:date="2026-03-31T14:14:45Z">
        <w:r>
          <w:rPr>
            <w:rFonts w:hint="eastAsia" w:ascii="Times New Roman" w:hAnsi="Times New Roman" w:eastAsia="华文宋体" w:cs="Times New Roman"/>
          </w:rPr>
          <w:delText>对象仍为</w:delText>
        </w:r>
      </w:del>
      <w:del w:id="33" w:author="WPS_1700618618" w:date="2026-03-31T14:14:45Z">
        <w:r>
          <w:rPr>
            <w:rFonts w:ascii="Times New Roman" w:hAnsi="Times New Roman" w:eastAsia="华文宋体" w:cs="Times New Roman"/>
          </w:rPr>
          <w:delText>磁场</w:delText>
        </w:r>
      </w:del>
      <w:del w:id="34" w:author="WPS_1700618618" w:date="2026-03-31T14:14:45Z">
        <w:r>
          <w:rPr>
            <w:rFonts w:hint="eastAsia" w:ascii="Times New Roman" w:hAnsi="Times New Roman" w:eastAsia="华文宋体" w:cs="Times New Roman"/>
          </w:rPr>
          <w:delText>本身</w:delText>
        </w:r>
      </w:del>
      <w:r>
        <w:rPr>
          <w:rFonts w:ascii="Times New Roman" w:hAnsi="Times New Roman" w:eastAsia="华文宋体" w:cs="Times New Roman"/>
        </w:rPr>
        <w:t>。</w:t>
      </w:r>
      <w:r>
        <w:rPr>
          <w:rFonts w:hint="eastAsia" w:ascii="Times New Roman" w:hAnsi="Times New Roman" w:eastAsia="华文宋体" w:cs="Times New Roman"/>
        </w:rPr>
        <w:t>而我们的共磁力仪的测量对象为两种不同核自旋的Larmor频率比，是一个对磁场涨落不敏感的无量纲值。两项工作的测量物理量</w:t>
      </w:r>
      <w:r>
        <w:rPr>
          <w:rFonts w:ascii="Times New Roman" w:hAnsi="Times New Roman" w:eastAsia="华文宋体" w:cs="Times New Roman"/>
        </w:rPr>
        <w:t>和噪声抑制原理存在根本不同</w:t>
      </w:r>
      <w:r>
        <w:rPr>
          <w:rFonts w:hint="eastAsia" w:ascii="Times New Roman" w:hAnsi="Times New Roman" w:eastAsia="华文宋体" w:cs="Times New Roman"/>
        </w:rPr>
        <w:t>。</w:t>
      </w:r>
    </w:p>
    <w:p w14:paraId="4FCBEBE0">
      <w:pPr>
        <w:spacing w:after="156" w:afterLines="50"/>
        <w:rPr>
          <w:rFonts w:ascii="Times New Roman" w:hAnsi="Times New Roman" w:eastAsia="华文宋体" w:cs="Times New Roman"/>
        </w:rPr>
      </w:pPr>
      <w:r>
        <w:rPr>
          <w:rFonts w:hint="eastAsia" w:ascii="Times New Roman" w:hAnsi="Times New Roman" w:eastAsia="华文宋体" w:cs="Times New Roman"/>
        </w:rPr>
        <w:t>另一项工作由</w:t>
      </w:r>
      <w:r>
        <w:rPr>
          <w:rFonts w:ascii="Times New Roman" w:hAnsi="Times New Roman" w:eastAsia="华文宋体" w:cs="Times New Roman"/>
        </w:rPr>
        <w:t>87Rb和87Sr组成</w:t>
      </w:r>
      <w:r>
        <w:rPr>
          <w:rFonts w:hint="eastAsia" w:ascii="Times New Roman" w:hAnsi="Times New Roman" w:eastAsia="华文宋体" w:cs="Times New Roman"/>
        </w:rPr>
        <w:t>共磁力仪（</w:t>
      </w:r>
      <w:r>
        <w:rPr>
          <w:rFonts w:ascii="Times New Roman" w:hAnsi="Times New Roman" w:eastAsia="华文宋体" w:cs="Times New Roman"/>
        </w:rPr>
        <w:t>Thekkeppatt, P. et al., 2025 [25]</w:t>
      </w:r>
      <w:r>
        <w:rPr>
          <w:rFonts w:hint="eastAsia" w:ascii="Times New Roman" w:hAnsi="Times New Roman" w:eastAsia="华文宋体" w:cs="Times New Roman"/>
        </w:rPr>
        <w:t>），其中8</w:t>
      </w:r>
      <w:r>
        <w:rPr>
          <w:rFonts w:ascii="Times New Roman" w:hAnsi="Times New Roman" w:eastAsia="华文宋体" w:cs="Times New Roman"/>
        </w:rPr>
        <w:t>7</w:t>
      </w:r>
      <w:r>
        <w:rPr>
          <w:rFonts w:hint="eastAsia" w:ascii="Times New Roman" w:hAnsi="Times New Roman" w:eastAsia="华文宋体" w:cs="Times New Roman"/>
        </w:rPr>
        <w:t>Rb用于磁场校正，为了避免8</w:t>
      </w:r>
      <w:r>
        <w:rPr>
          <w:rFonts w:ascii="Times New Roman" w:hAnsi="Times New Roman" w:eastAsia="华文宋体" w:cs="Times New Roman"/>
        </w:rPr>
        <w:t>7</w:t>
      </w:r>
      <w:r>
        <w:rPr>
          <w:rFonts w:hint="eastAsia" w:ascii="Times New Roman" w:hAnsi="Times New Roman" w:eastAsia="华文宋体" w:cs="Times New Roman"/>
        </w:rPr>
        <w:t>Sr受光阱引入的light</w:t>
      </w:r>
      <w:r>
        <w:rPr>
          <w:rFonts w:ascii="Times New Roman" w:hAnsi="Times New Roman" w:eastAsia="华文宋体" w:cs="Times New Roman"/>
        </w:rPr>
        <w:t xml:space="preserve"> </w:t>
      </w:r>
      <w:r>
        <w:rPr>
          <w:rFonts w:hint="eastAsia" w:ascii="Times New Roman" w:hAnsi="Times New Roman" w:eastAsia="华文宋体" w:cs="Times New Roman"/>
        </w:rPr>
        <w:t>shift影响导致迅速退相干，他们需要施加1</w:t>
      </w:r>
      <w:r>
        <w:rPr>
          <w:rFonts w:ascii="Times New Roman" w:hAnsi="Times New Roman" w:eastAsia="华文宋体" w:cs="Times New Roman"/>
        </w:rPr>
        <w:t xml:space="preserve">00-1000 </w:t>
      </w:r>
      <w:r>
        <w:rPr>
          <w:rFonts w:hint="eastAsia" w:ascii="Times New Roman" w:hAnsi="Times New Roman" w:eastAsia="华文宋体" w:cs="Times New Roman"/>
        </w:rPr>
        <w:t>G的工作磁场，但也因此导致8</w:t>
      </w:r>
      <w:r>
        <w:rPr>
          <w:rFonts w:ascii="Times New Roman" w:hAnsi="Times New Roman" w:eastAsia="华文宋体" w:cs="Times New Roman"/>
        </w:rPr>
        <w:t>7</w:t>
      </w:r>
      <w:r>
        <w:rPr>
          <w:rFonts w:hint="eastAsia" w:ascii="Times New Roman" w:hAnsi="Times New Roman" w:eastAsia="华文宋体" w:cs="Times New Roman"/>
        </w:rPr>
        <w:t>Rb仅有毫秒级别相干</w:t>
      </w:r>
      <w:ins w:id="35" w:author="WPS_1700618618" w:date="2026-03-31T14:16:30Z">
        <w:r>
          <w:rPr>
            <w:rFonts w:hint="eastAsia" w:ascii="Times New Roman" w:hAnsi="Times New Roman" w:eastAsia="华文宋体" w:cs="Times New Roman"/>
            <w:lang w:val="en-US" w:eastAsia="zh-CN"/>
          </w:rPr>
          <w:t>时间</w:t>
        </w:r>
      </w:ins>
      <w:r>
        <w:rPr>
          <w:rFonts w:hint="eastAsia" w:ascii="Times New Roman" w:hAnsi="Times New Roman" w:eastAsia="华文宋体" w:cs="Times New Roman"/>
        </w:rPr>
        <w:t>，并限制了绝对能量灵敏度。</w:t>
      </w:r>
      <w:ins w:id="36" w:author="WPS_1700618618" w:date="2026-03-31T14:20:53Z">
        <w:r>
          <w:rPr>
            <w:rFonts w:hint="eastAsia" w:ascii="Times New Roman" w:hAnsi="Times New Roman" w:eastAsia="华文宋体" w:cs="Times New Roman"/>
            <w:lang w:val="en-US" w:eastAsia="zh-CN"/>
          </w:rPr>
          <w:t>按</w:t>
        </w:r>
      </w:ins>
      <w:ins w:id="37" w:author="WPS_1700618618" w:date="2026-03-31T14:20:55Z">
        <w:r>
          <w:rPr>
            <w:rFonts w:hint="eastAsia" w:ascii="Times New Roman" w:hAnsi="Times New Roman" w:eastAsia="华文宋体" w:cs="Times New Roman"/>
            <w:lang w:val="en-US" w:eastAsia="zh-CN"/>
          </w:rPr>
          <w:t>文章</w:t>
        </w:r>
      </w:ins>
      <w:ins w:id="38" w:author="WPS_1700618618" w:date="2026-03-31T14:21:03Z">
        <w:r>
          <w:rPr>
            <w:rFonts w:hint="eastAsia" w:ascii="Times New Roman" w:hAnsi="Times New Roman" w:eastAsia="华文宋体" w:cs="Times New Roman"/>
            <w:lang w:val="en-US" w:eastAsia="zh-CN"/>
          </w:rPr>
          <w:t>所述，</w:t>
        </w:r>
      </w:ins>
      <w:del w:id="39" w:author="WPS_1700618618" w:date="2026-03-31T14:21:20Z">
        <w:r>
          <w:rPr>
            <w:rFonts w:hint="eastAsia" w:ascii="Times New Roman" w:hAnsi="Times New Roman" w:eastAsia="华文宋体" w:cs="Times New Roman"/>
          </w:rPr>
          <w:delText>当工作磁场为5</w:delText>
        </w:r>
      </w:del>
      <w:del w:id="40" w:author="WPS_1700618618" w:date="2026-03-31T14:21:20Z">
        <w:r>
          <w:rPr>
            <w:rFonts w:ascii="Times New Roman" w:hAnsi="Times New Roman" w:eastAsia="华文宋体" w:cs="Times New Roman"/>
          </w:rPr>
          <w:delText xml:space="preserve">00 </w:delText>
        </w:r>
      </w:del>
      <w:del w:id="41" w:author="WPS_1700618618" w:date="2026-03-31T14:21:20Z">
        <w:r>
          <w:rPr>
            <w:rFonts w:hint="eastAsia" w:ascii="Times New Roman" w:hAnsi="Times New Roman" w:eastAsia="华文宋体" w:cs="Times New Roman"/>
          </w:rPr>
          <w:delText>G，</w:delText>
        </w:r>
      </w:del>
      <w:r>
        <w:rPr>
          <w:rFonts w:hint="eastAsia" w:ascii="Times New Roman" w:hAnsi="Times New Roman" w:eastAsia="华文宋体" w:cs="Times New Roman"/>
        </w:rPr>
        <w:t>累积1</w:t>
      </w:r>
      <w:r>
        <w:rPr>
          <w:rFonts w:ascii="Times New Roman" w:hAnsi="Times New Roman" w:eastAsia="华文宋体" w:cs="Times New Roman"/>
        </w:rPr>
        <w:t>.5 h</w:t>
      </w:r>
      <w:r>
        <w:rPr>
          <w:rFonts w:hint="eastAsia" w:ascii="Times New Roman" w:hAnsi="Times New Roman" w:eastAsia="华文宋体" w:cs="Times New Roman"/>
        </w:rPr>
        <w:t>数据，频率比测量精度可达</w:t>
      </w:r>
      <w:r>
        <w:rPr>
          <w:rFonts w:ascii="Times New Roman" w:hAnsi="Times New Roman" w:eastAsia="华文宋体" w:cs="Times New Roman"/>
        </w:rPr>
        <w:t>1.4</w:t>
      </w:r>
      <w:r>
        <w:rPr>
          <w:rFonts w:hint="eastAsia" w:ascii="Times New Roman" w:hAnsi="Times New Roman" w:eastAsia="华文宋体" w:cs="Times New Roman"/>
        </w:rPr>
        <w:t xml:space="preserve"> ppm</w:t>
      </w:r>
      <w:ins w:id="42" w:author="WPS_1700618618" w:date="2026-03-31T14:21:36Z">
        <w:r>
          <w:rPr>
            <w:rFonts w:hint="eastAsia" w:ascii="Times New Roman" w:hAnsi="Times New Roman" w:eastAsia="华文宋体" w:cs="Times New Roman"/>
            <w:lang w:eastAsia="zh-CN"/>
          </w:rPr>
          <w:t>，</w:t>
        </w:r>
      </w:ins>
      <w:ins w:id="43" w:author="WPS_1700618618" w:date="2026-03-31T14:21:36Z">
        <w:r>
          <w:rPr>
            <w:rFonts w:hint="eastAsia" w:ascii="Times New Roman" w:hAnsi="Times New Roman" w:eastAsia="华文宋体" w:cs="Times New Roman"/>
          </w:rPr>
          <w:t>8</w:t>
        </w:r>
      </w:ins>
      <w:ins w:id="44" w:author="WPS_1700618618" w:date="2026-03-31T14:21:36Z">
        <w:r>
          <w:rPr>
            <w:rFonts w:ascii="Times New Roman" w:hAnsi="Times New Roman" w:eastAsia="华文宋体" w:cs="Times New Roman"/>
          </w:rPr>
          <w:t>7</w:t>
        </w:r>
      </w:ins>
      <w:ins w:id="45" w:author="WPS_1700618618" w:date="2026-03-31T14:21:36Z">
        <w:r>
          <w:rPr>
            <w:rFonts w:hint="eastAsia" w:ascii="Times New Roman" w:hAnsi="Times New Roman" w:eastAsia="华文宋体" w:cs="Times New Roman"/>
          </w:rPr>
          <w:t>S</w:t>
        </w:r>
      </w:ins>
      <w:ins w:id="46" w:author="WPS_1700618618" w:date="2026-03-31T14:21:36Z">
        <w:r>
          <w:rPr>
            <w:rFonts w:ascii="Times New Roman" w:hAnsi="Times New Roman" w:eastAsia="华文宋体" w:cs="Times New Roman"/>
          </w:rPr>
          <w:t>r</w:t>
        </w:r>
      </w:ins>
      <w:ins w:id="47" w:author="WPS_1700618618" w:date="2026-03-31T14:21:36Z">
        <w:r>
          <w:rPr>
            <w:rFonts w:hint="eastAsia" w:ascii="Times New Roman" w:hAnsi="Times New Roman" w:eastAsia="华文宋体" w:cs="Times New Roman"/>
          </w:rPr>
          <w:t>的绝对能量（频率）灵敏度约为</w:t>
        </w:r>
      </w:ins>
      <m:oMath>
        <w:ins w:id="48" w:author="WPS_1700618618" w:date="2026-03-31T14:21:36Z">
          <m:r>
            <m:rPr>
              <m:nor/>
              <m:sty m:val="p"/>
            </m:rPr>
            <w:rPr>
              <w:rFonts w:ascii="Times New Roman" w:hAnsi="Times New Roman" w:eastAsia="华文宋体" w:cs="Times New Roman"/>
              <w:b w:val="0"/>
              <w:i w:val="0"/>
            </w:rPr>
            <m:t>2π×</m:t>
          </m:r>
        </w:ins>
        <w:ins w:id="49" w:author="WPS_1700618618" w:date="2026-03-31T14:21:40Z">
          <m:r>
            <m:rPr>
              <m:nor/>
              <m:sty m:val="p"/>
            </m:rPr>
            <w:rPr>
              <w:rFonts w:hint="default" w:ascii="Times New Roman" w:hAnsi="Times New Roman" w:eastAsia="华文宋体" w:cs="Times New Roman"/>
              <w:b w:val="0"/>
              <w:i w:val="0"/>
              <w:lang w:eastAsia="zh-CN"/>
            </w:rPr>
            <m:t>？</m:t>
          </m:r>
        </w:ins>
        <w:ins w:id="50" w:author="WPS_1700618618" w:date="2026-03-31T14:21:36Z">
          <m:r>
            <m:rPr>
              <m:nor/>
              <m:sty m:val="p"/>
            </m:rPr>
            <w:rPr>
              <w:rFonts w:ascii="Times New Roman" w:hAnsi="Times New Roman" w:eastAsia="华文宋体" w:cs="Times New Roman"/>
              <w:b w:val="0"/>
              <w:i w:val="0"/>
            </w:rPr>
            <m:t xml:space="preserve"> </m:t>
          </m:r>
        </w:ins>
        <w:ins w:id="51" w:author="WPS_1700618618" w:date="2026-03-31T14:21:36Z">
          <m:r>
            <m:rPr>
              <m:nor/>
              <m:sty m:val="p"/>
            </m:rPr>
            <w:rPr>
              <w:rFonts w:hint="eastAsia" w:ascii="Cambria Math" w:hAnsi="Times New Roman" w:eastAsia="华文宋体" w:cs="Times New Roman"/>
              <w:b w:val="0"/>
              <w:i w:val="0"/>
            </w:rPr>
            <m:t>m</m:t>
          </m:r>
        </w:ins>
        <w:ins w:id="52" w:author="WPS_1700618618" w:date="2026-03-31T14:21:36Z">
          <m:r>
            <m:rPr>
              <m:nor/>
              <m:sty m:val="p"/>
            </m:rPr>
            <w:rPr>
              <w:rFonts w:ascii="Times New Roman" w:hAnsi="Times New Roman" w:eastAsia="华文宋体" w:cs="Times New Roman"/>
              <w:b w:val="0"/>
              <w:i w:val="0"/>
            </w:rPr>
            <m:t>Hz</m:t>
          </m:r>
        </w:ins>
      </m:oMath>
      <w:ins w:id="53" w:author="WPS_1700618618" w:date="2026-03-31T14:21:56Z">
        <w:r>
          <m:rPr/>
          <w:rPr>
            <w:rFonts w:hint="eastAsia" w:hAnsi="Times New Roman" w:eastAsia="华文宋体" w:cs="Times New Roman"/>
            <w:b w:val="0"/>
            <w:i w:val="0"/>
            <w:lang w:eastAsia="zh-CN"/>
          </w:rPr>
          <w:t>。</w:t>
        </w:r>
      </w:ins>
      <w:del w:id="54" w:author="WPS_1700618618" w:date="2026-03-31T14:25:50Z">
        <w:r>
          <w:rPr>
            <w:rFonts w:hint="eastAsia" w:ascii="Times New Roman" w:hAnsi="Times New Roman" w:eastAsia="华文宋体" w:cs="Times New Roman"/>
          </w:rPr>
          <w:delText>；若累积</w:delText>
        </w:r>
      </w:del>
      <w:del w:id="55" w:author="WPS_1700618618" w:date="2026-03-31T14:25:50Z">
        <w:r>
          <w:rPr>
            <w:rFonts w:ascii="Times New Roman" w:hAnsi="Times New Roman" w:eastAsia="华文宋体" w:cs="Times New Roman"/>
          </w:rPr>
          <w:delText>24</w:delText>
        </w:r>
      </w:del>
      <w:del w:id="56" w:author="WPS_1700618618" w:date="2026-03-31T14:25:50Z">
        <w:r>
          <w:rPr>
            <w:rFonts w:hint="eastAsia" w:ascii="Times New Roman" w:hAnsi="Times New Roman" w:eastAsia="华文宋体" w:cs="Times New Roman"/>
          </w:rPr>
          <w:delText xml:space="preserve"> </w:delText>
        </w:r>
      </w:del>
      <w:del w:id="57" w:author="WPS_1700618618" w:date="2026-03-31T14:25:50Z">
        <w:r>
          <w:rPr>
            <w:rFonts w:ascii="Times New Roman" w:hAnsi="Times New Roman" w:eastAsia="华文宋体" w:cs="Times New Roman"/>
          </w:rPr>
          <w:delText>h</w:delText>
        </w:r>
      </w:del>
      <w:del w:id="58" w:author="WPS_1700618618" w:date="2026-03-31T14:25:50Z">
        <w:r>
          <w:rPr>
            <w:rFonts w:hint="eastAsia" w:ascii="Times New Roman" w:hAnsi="Times New Roman" w:eastAsia="华文宋体" w:cs="Times New Roman"/>
          </w:rPr>
          <w:delText>数据，</w:delText>
        </w:r>
      </w:del>
      <w:ins w:id="59" w:author="WPS_1700618618" w:date="2026-03-31T14:24:47Z">
        <w:r>
          <w:rPr>
            <w:rFonts w:hint="eastAsia" w:ascii="Times New Roman" w:hAnsi="Times New Roman" w:eastAsia="华文宋体" w:cs="Times New Roman"/>
            <w:lang w:val="en-US" w:eastAsia="zh-CN"/>
          </w:rPr>
          <w:t>1.4</w:t>
        </w:r>
      </w:ins>
      <w:ins w:id="60" w:author="WPS_1700618618" w:date="2026-03-31T14:24:49Z">
        <w:r>
          <w:rPr>
            <w:rFonts w:hint="default" w:ascii="Times New Roman" w:hAnsi="Times New Roman" w:eastAsia="华文宋体" w:cs="Times New Roman"/>
            <w:lang w:val="en-US" w:eastAsia="zh-CN"/>
          </w:rPr>
          <w:t xml:space="preserve"> ppm</w:t>
        </w:r>
      </w:ins>
      <w:ins w:id="61" w:author="WPS_1700618618" w:date="2026-03-31T14:24:51Z">
        <w:r>
          <w:rPr>
            <w:rFonts w:hint="eastAsia" w:ascii="Times New Roman" w:hAnsi="Times New Roman" w:eastAsia="华文宋体" w:cs="Times New Roman"/>
            <w:lang w:val="en-US" w:eastAsia="zh-CN"/>
          </w:rPr>
          <w:t>频率比</w:t>
        </w:r>
      </w:ins>
      <w:ins w:id="62" w:author="WPS_1700618618" w:date="2026-03-31T14:24:54Z">
        <w:r>
          <w:rPr>
            <w:rFonts w:hint="eastAsia" w:ascii="Times New Roman" w:hAnsi="Times New Roman" w:eastAsia="华文宋体" w:cs="Times New Roman"/>
            <w:lang w:val="en-US" w:eastAsia="zh-CN"/>
          </w:rPr>
          <w:t>测量</w:t>
        </w:r>
      </w:ins>
      <w:ins w:id="63" w:author="WPS_1700618618" w:date="2026-03-31T14:24:55Z">
        <w:r>
          <w:rPr>
            <w:rFonts w:hint="eastAsia" w:ascii="Times New Roman" w:hAnsi="Times New Roman" w:eastAsia="华文宋体" w:cs="Times New Roman"/>
            <w:lang w:val="en-US" w:eastAsia="zh-CN"/>
          </w:rPr>
          <w:t>精度</w:t>
        </w:r>
      </w:ins>
      <w:ins w:id="64" w:author="WPS_1700618618" w:date="2026-03-31T14:24:56Z">
        <w:r>
          <w:rPr>
            <w:rFonts w:hint="eastAsia" w:ascii="Times New Roman" w:hAnsi="Times New Roman" w:eastAsia="华文宋体" w:cs="Times New Roman"/>
            <w:lang w:val="en-US" w:eastAsia="zh-CN"/>
          </w:rPr>
          <w:t>受限于</w:t>
        </w:r>
      </w:ins>
      <w:ins w:id="65" w:author="WPS_1700618618" w:date="2026-03-31T14:24:58Z">
        <w:r>
          <w:rPr>
            <w:rFonts w:hint="eastAsia" w:ascii="Times New Roman" w:hAnsi="Times New Roman" w:eastAsia="华文宋体" w:cs="Times New Roman"/>
            <w:lang w:val="en-US" w:eastAsia="zh-CN"/>
          </w:rPr>
          <w:t>系统误差</w:t>
        </w:r>
      </w:ins>
      <w:ins w:id="66" w:author="WPS_1700618618" w:date="2026-03-31T14:24:59Z">
        <w:r>
          <w:rPr>
            <w:rFonts w:hint="eastAsia" w:ascii="Times New Roman" w:hAnsi="Times New Roman" w:eastAsia="华文宋体" w:cs="Times New Roman"/>
            <w:lang w:val="en-US" w:eastAsia="zh-CN"/>
          </w:rPr>
          <w:t>，</w:t>
        </w:r>
      </w:ins>
      <w:ins w:id="67" w:author="WPS_1700618618" w:date="2026-03-31T14:25:01Z">
        <w:r>
          <w:rPr>
            <w:rFonts w:hint="eastAsia" w:ascii="Times New Roman" w:hAnsi="Times New Roman" w:eastAsia="华文宋体" w:cs="Times New Roman"/>
            <w:lang w:val="en-US" w:eastAsia="zh-CN"/>
          </w:rPr>
          <w:t>不因</w:t>
        </w:r>
      </w:ins>
      <w:ins w:id="68" w:author="WPS_1700618618" w:date="2026-03-31T14:25:11Z">
        <w:r>
          <w:rPr>
            <w:rFonts w:hint="eastAsia" w:ascii="Times New Roman" w:hAnsi="Times New Roman" w:eastAsia="华文宋体" w:cs="Times New Roman"/>
            <w:lang w:val="en-US" w:eastAsia="zh-CN"/>
          </w:rPr>
          <w:t>测量</w:t>
        </w:r>
      </w:ins>
      <w:ins w:id="69" w:author="WPS_1700618618" w:date="2026-03-31T14:25:06Z">
        <w:r>
          <w:rPr>
            <w:rFonts w:hint="eastAsia" w:ascii="Times New Roman" w:hAnsi="Times New Roman" w:eastAsia="华文宋体" w:cs="Times New Roman"/>
            <w:lang w:val="en-US" w:eastAsia="zh-CN"/>
          </w:rPr>
          <w:t>时间</w:t>
        </w:r>
      </w:ins>
      <w:ins w:id="70" w:author="WPS_1700618618" w:date="2026-03-31T14:25:08Z">
        <w:r>
          <w:rPr>
            <w:rFonts w:hint="eastAsia" w:ascii="Times New Roman" w:hAnsi="Times New Roman" w:eastAsia="华文宋体" w:cs="Times New Roman"/>
            <w:lang w:val="en-US" w:eastAsia="zh-CN"/>
          </w:rPr>
          <w:t>累积</w:t>
        </w:r>
      </w:ins>
      <w:ins w:id="71" w:author="WPS_1700618618" w:date="2026-03-31T14:25:22Z">
        <w:r>
          <w:rPr>
            <w:rFonts w:hint="eastAsia" w:ascii="Times New Roman" w:hAnsi="Times New Roman" w:eastAsia="华文宋体" w:cs="Times New Roman"/>
            <w:lang w:val="en-US" w:eastAsia="zh-CN"/>
          </w:rPr>
          <w:t>提高</w:t>
        </w:r>
      </w:ins>
      <w:ins w:id="72" w:author="WPS_1700618618" w:date="2026-03-31T14:26:26Z">
        <w:r>
          <w:rPr>
            <w:rFonts w:hint="eastAsia" w:ascii="Times New Roman" w:hAnsi="Times New Roman" w:eastAsia="华文宋体" w:cs="Times New Roman"/>
            <w:lang w:val="en-US" w:eastAsia="zh-CN"/>
          </w:rPr>
          <w:t>，</w:t>
        </w:r>
      </w:ins>
      <w:ins w:id="73" w:author="WPS_1700618618" w:date="2026-03-31T14:26:31Z">
        <w:r>
          <w:rPr>
            <w:rFonts w:hint="eastAsia" w:ascii="Times New Roman" w:hAnsi="Times New Roman" w:eastAsia="华文宋体" w:cs="Times New Roman"/>
            <w:lang w:val="en-US" w:eastAsia="zh-CN"/>
          </w:rPr>
          <w:t>与</w:t>
        </w:r>
      </w:ins>
      <w:ins w:id="74" w:author="WPS_1700618618" w:date="2026-03-31T14:26:32Z">
        <w:r>
          <w:rPr>
            <w:rFonts w:hint="eastAsia" w:ascii="Times New Roman" w:hAnsi="Times New Roman" w:eastAsia="华文宋体" w:cs="Times New Roman"/>
            <w:lang w:val="en-US" w:eastAsia="zh-CN"/>
          </w:rPr>
          <w:t>我们</w:t>
        </w:r>
      </w:ins>
      <w:ins w:id="75" w:author="WPS_1700618618" w:date="2026-03-31T14:26:33Z">
        <w:r>
          <w:rPr>
            <w:rFonts w:hint="eastAsia" w:ascii="Times New Roman" w:hAnsi="Times New Roman" w:eastAsia="华文宋体" w:cs="Times New Roman"/>
            <w:lang w:val="en-US" w:eastAsia="zh-CN"/>
          </w:rPr>
          <w:t>的3</w:t>
        </w:r>
      </w:ins>
      <w:ins w:id="76" w:author="WPS_1700618618" w:date="2026-03-31T14:26:34Z">
        <w:r>
          <w:rPr>
            <w:rFonts w:hint="eastAsia" w:ascii="Times New Roman" w:hAnsi="Times New Roman" w:eastAsia="华文宋体" w:cs="Times New Roman"/>
            <w:lang w:val="en-US" w:eastAsia="zh-CN"/>
          </w:rPr>
          <w:t xml:space="preserve"> </w:t>
        </w:r>
      </w:ins>
      <w:ins w:id="77" w:author="WPS_1700618618" w:date="2026-03-31T14:26:34Z">
        <w:r>
          <w:rPr>
            <w:rFonts w:hint="default" w:ascii="Times New Roman" w:hAnsi="Times New Roman" w:eastAsia="华文宋体" w:cs="Times New Roman"/>
            <w:lang w:val="en-US" w:eastAsia="zh-CN"/>
          </w:rPr>
          <w:t>pp</w:t>
        </w:r>
      </w:ins>
      <w:ins w:id="78" w:author="WPS_1700618618" w:date="2026-03-31T14:26:35Z">
        <w:r>
          <w:rPr>
            <w:rFonts w:hint="default" w:ascii="Times New Roman" w:hAnsi="Times New Roman" w:eastAsia="华文宋体" w:cs="Times New Roman"/>
            <w:lang w:val="en-US" w:eastAsia="zh-CN"/>
          </w:rPr>
          <w:t>m</w:t>
        </w:r>
      </w:ins>
      <w:ins w:id="79" w:author="WPS_1700618618" w:date="2026-03-31T14:26:36Z">
        <w:r>
          <w:rPr>
            <w:rFonts w:hint="eastAsia" w:ascii="Times New Roman" w:hAnsi="Times New Roman" w:eastAsia="华文宋体" w:cs="Times New Roman"/>
            <w:lang w:val="en-US" w:eastAsia="zh-CN"/>
          </w:rPr>
          <w:t>相当</w:t>
        </w:r>
      </w:ins>
      <w:ins w:id="80" w:author="WPS_1700618618" w:date="2026-03-31T14:25:56Z">
        <w:r>
          <w:rPr>
            <w:rFonts w:hint="eastAsia" w:ascii="Times New Roman" w:hAnsi="Times New Roman" w:eastAsia="华文宋体" w:cs="Times New Roman"/>
            <w:lang w:val="en-US" w:eastAsia="zh-CN"/>
          </w:rPr>
          <w:t>。</w:t>
        </w:r>
      </w:ins>
      <w:ins w:id="81" w:author="WPS_1700618618" w:date="2026-03-31T14:25:52Z">
        <w:r>
          <w:rPr>
            <w:rFonts w:hint="eastAsia" w:ascii="Times New Roman" w:hAnsi="Times New Roman" w:eastAsia="华文宋体" w:cs="Times New Roman"/>
          </w:rPr>
          <w:t>若累积</w:t>
        </w:r>
      </w:ins>
      <w:ins w:id="82" w:author="WPS_1700618618" w:date="2026-03-31T14:25:52Z">
        <w:r>
          <w:rPr>
            <w:rFonts w:ascii="Times New Roman" w:hAnsi="Times New Roman" w:eastAsia="华文宋体" w:cs="Times New Roman"/>
          </w:rPr>
          <w:t>24</w:t>
        </w:r>
      </w:ins>
      <w:ins w:id="83" w:author="WPS_1700618618" w:date="2026-03-31T14:25:52Z">
        <w:r>
          <w:rPr>
            <w:rFonts w:hint="eastAsia" w:ascii="Times New Roman" w:hAnsi="Times New Roman" w:eastAsia="华文宋体" w:cs="Times New Roman"/>
          </w:rPr>
          <w:t xml:space="preserve"> </w:t>
        </w:r>
      </w:ins>
      <w:ins w:id="84" w:author="WPS_1700618618" w:date="2026-03-31T14:25:52Z">
        <w:r>
          <w:rPr>
            <w:rFonts w:ascii="Times New Roman" w:hAnsi="Times New Roman" w:eastAsia="华文宋体" w:cs="Times New Roman"/>
          </w:rPr>
          <w:t>h</w:t>
        </w:r>
      </w:ins>
      <w:ins w:id="85" w:author="WPS_1700618618" w:date="2026-03-31T14:25:52Z">
        <w:r>
          <w:rPr>
            <w:rFonts w:hint="eastAsia" w:ascii="Times New Roman" w:hAnsi="Times New Roman" w:eastAsia="华文宋体" w:cs="Times New Roman"/>
          </w:rPr>
          <w:t>数据，</w:t>
        </w:r>
      </w:ins>
      <w:r>
        <w:rPr>
          <w:rFonts w:hint="eastAsia" w:ascii="Times New Roman" w:hAnsi="Times New Roman" w:eastAsia="华文宋体" w:cs="Times New Roman"/>
        </w:rPr>
        <w:t>8</w:t>
      </w:r>
      <w:r>
        <w:rPr>
          <w:rFonts w:ascii="Times New Roman" w:hAnsi="Times New Roman" w:eastAsia="华文宋体" w:cs="Times New Roman"/>
        </w:rPr>
        <w:t>7</w:t>
      </w:r>
      <w:r>
        <w:rPr>
          <w:rFonts w:hint="eastAsia" w:ascii="Times New Roman" w:hAnsi="Times New Roman" w:eastAsia="华文宋体" w:cs="Times New Roman"/>
        </w:rPr>
        <w:t>S</w:t>
      </w:r>
      <w:r>
        <w:rPr>
          <w:rFonts w:ascii="Times New Roman" w:hAnsi="Times New Roman" w:eastAsia="华文宋体" w:cs="Times New Roman"/>
        </w:rPr>
        <w:t>r</w:t>
      </w:r>
      <w:r>
        <w:rPr>
          <w:rFonts w:hint="eastAsia" w:ascii="Times New Roman" w:hAnsi="Times New Roman" w:eastAsia="华文宋体" w:cs="Times New Roman"/>
        </w:rPr>
        <w:t>的绝对能量（频率）灵敏度约为</w:t>
      </w:r>
      <m:oMath>
        <m:r>
          <m:rPr>
            <m:nor/>
            <m:sty m:val="p"/>
          </m:rPr>
          <w:rPr>
            <w:rFonts w:ascii="Times New Roman" w:hAnsi="Times New Roman" w:eastAsia="华文宋体" w:cs="Times New Roman"/>
          </w:rPr>
          <m:t xml:space="preserve">2π×25 </m:t>
        </m:r>
        <m:r>
          <m:rPr>
            <m:nor/>
            <m:sty m:val="p"/>
          </m:rPr>
          <w:rPr>
            <w:rFonts w:hint="eastAsia" w:ascii="Cambria Math" w:hAnsi="Times New Roman" w:eastAsia="华文宋体" w:cs="Times New Roman"/>
          </w:rPr>
          <m:t>m</m:t>
        </m:r>
        <m:r>
          <m:rPr>
            <m:nor/>
            <m:sty m:val="p"/>
          </m:rPr>
          <w:rPr>
            <w:rFonts w:ascii="Times New Roman" w:hAnsi="Times New Roman" w:eastAsia="华文宋体" w:cs="Times New Roman"/>
          </w:rPr>
          <m:t>Hz</m:t>
        </m:r>
      </m:oMath>
      <w:r>
        <w:rPr>
          <w:rFonts w:hint="eastAsia" w:ascii="Times New Roman" w:hAnsi="Times New Roman" w:eastAsia="华文宋体" w:cs="Times New Roman"/>
        </w:rPr>
        <w:t>。因此在测量微弱信号例如新物理相互作用方面，我们的能量灵敏度(</w:t>
      </w:r>
      <m:oMath>
        <m:r>
          <m:rPr>
            <m:sty m:val="p"/>
          </m:rPr>
          <w:rPr>
            <w:rFonts w:ascii="Cambria Math" w:hAnsi="Cambria Math" w:eastAsia="华文宋体" w:cs="Times New Roman"/>
          </w:rPr>
          <m:t>2π×</m:t>
        </m:r>
        <m:r>
          <m:rPr>
            <m:sty m:val="p"/>
          </m:rPr>
          <w:rPr>
            <w:rFonts w:ascii="DejaVu Math TeX Gyre" w:hAnsi="DejaVu Math TeX Gyre" w:eastAsia="华文宋体" w:cs="Times New Roman"/>
          </w:rPr>
          <m:t>3</m:t>
        </m:r>
        <m:r>
          <m:rPr>
            <m:sty m:val="p"/>
          </m:rPr>
          <w:rPr>
            <w:rFonts w:ascii="Cambria Math" w:hAnsi="Cambria Math" w:eastAsia="华文宋体" w:cs="Times New Roman"/>
          </w:rPr>
          <m:t>0 μHz</m:t>
        </m:r>
      </m:oMath>
      <w:r>
        <w:rPr>
          <w:rFonts w:hint="eastAsia" w:ascii="Times New Roman" w:hAnsi="Times New Roman" w:eastAsia="华文宋体" w:cs="Times New Roman"/>
        </w:rPr>
        <w:t xml:space="preserve"> </w:t>
      </w:r>
      <w:r>
        <w:rPr>
          <w:rFonts w:ascii="Times New Roman" w:hAnsi="Times New Roman" w:eastAsia="华文宋体" w:cs="Times New Roman"/>
        </w:rPr>
        <w:t>@ 24 h)</w:t>
      </w:r>
      <w:r>
        <w:rPr>
          <w:rFonts w:hint="eastAsia" w:ascii="Times New Roman" w:hAnsi="Times New Roman" w:eastAsia="华文宋体" w:cs="Times New Roman"/>
        </w:rPr>
        <w:t>存在明显优势。</w:t>
      </w:r>
    </w:p>
    <w:p w14:paraId="17DE3A48">
      <w:pPr>
        <w:spacing w:after="156" w:afterLines="50"/>
        <w:rPr>
          <w:rFonts w:ascii="Times New Roman" w:hAnsi="Times New Roman" w:eastAsia="华文宋体" w:cs="Times New Roman"/>
        </w:rPr>
      </w:pPr>
    </w:p>
    <w:p w14:paraId="3D470000">
      <w:pPr>
        <w:spacing w:after="156" w:afterLines="50"/>
        <w:rPr>
          <w:rFonts w:ascii="Times New Roman" w:hAnsi="Times New Roman" w:eastAsia="华文宋体" w:cs="Times New Roman"/>
        </w:rPr>
      </w:pPr>
      <w:r>
        <w:rPr>
          <w:rFonts w:ascii="Times New Roman" w:hAnsi="Times New Roman" w:eastAsia="华文宋体" w:cs="Times New Roman"/>
        </w:rPr>
        <w:t>Q4: The proposals at the end of the paper involving EDM searches, including those that incorporate 223Ra are 225Ra are ambitious, but I wonder how much these actually have to do with your current manuscript? You give no hard estimates of improvements sensitivity of your proposals herein, so it does not make sense to me to include them here.</w:t>
      </w:r>
    </w:p>
    <w:p w14:paraId="67D7CB00">
      <w:pPr>
        <w:spacing w:after="156" w:afterLines="50"/>
        <w:rPr>
          <w:rFonts w:ascii="Times New Roman" w:hAnsi="Times New Roman" w:eastAsia="华文宋体" w:cs="Times New Roman"/>
        </w:rPr>
      </w:pPr>
      <w:r>
        <w:rPr>
          <w:rFonts w:ascii="Times New Roman" w:hAnsi="Times New Roman" w:eastAsia="华文宋体" w:cs="Times New Roman"/>
        </w:rPr>
        <w:t xml:space="preserve">A4: </w:t>
      </w:r>
      <w:r>
        <w:rPr>
          <w:rFonts w:hint="eastAsia" w:ascii="Times New Roman" w:hAnsi="Times New Roman" w:eastAsia="华文宋体" w:cs="Times New Roman"/>
        </w:rPr>
        <w:t>我们已听取审稿人意见，将</w:t>
      </w:r>
      <w:r>
        <w:rPr>
          <w:rFonts w:ascii="Times New Roman" w:hAnsi="Times New Roman" w:eastAsia="华文宋体" w:cs="Times New Roman"/>
        </w:rPr>
        <w:t>Ra相关内容删除。</w:t>
      </w:r>
    </w:p>
    <w:p w14:paraId="5C93B862">
      <w:pPr>
        <w:spacing w:after="156" w:afterLines="50"/>
        <w:rPr>
          <w:rFonts w:ascii="Times New Roman" w:hAnsi="Times New Roman" w:eastAsia="华文宋体" w:cs="Times New Roman"/>
        </w:rPr>
      </w:pPr>
    </w:p>
    <w:p w14:paraId="2A156B55">
      <w:pPr>
        <w:spacing w:after="156" w:afterLines="50"/>
        <w:rPr>
          <w:rFonts w:ascii="Times New Roman" w:hAnsi="Times New Roman" w:cs="Times New Roman"/>
          <w:color w:val="C00000"/>
        </w:rPr>
      </w:pPr>
      <w:r>
        <w:rPr>
          <w:rFonts w:ascii="Times New Roman" w:hAnsi="Times New Roman" w:cs="Times New Roman"/>
          <w:color w:val="C00000"/>
        </w:rPr>
        <w:t>#R2</w:t>
      </w:r>
    </w:p>
    <w:p w14:paraId="6DBEF539">
      <w:pPr>
        <w:spacing w:after="156" w:afterLines="50"/>
        <w:rPr>
          <w:rFonts w:ascii="Times New Roman" w:hAnsi="Times New Roman" w:cs="Times New Roman"/>
        </w:rPr>
      </w:pPr>
      <w:r>
        <w:rPr>
          <w:rFonts w:ascii="Times New Roman" w:hAnsi="Times New Roman" w:cs="Times New Roman"/>
        </w:rPr>
        <w:t>Q1: The "cat" state used for Yb-173, is it what is called a NooN state? Should the connection be mentioned?</w:t>
      </w:r>
    </w:p>
    <w:p w14:paraId="7D296036">
      <w:pPr>
        <w:spacing w:after="156" w:afterLines="50"/>
        <w:rPr>
          <w:rFonts w:ascii="Times New Roman" w:hAnsi="Times New Roman" w:eastAsia="华文宋体" w:cs="Times New Roman"/>
        </w:rPr>
      </w:pPr>
      <w:r>
        <w:rPr>
          <w:rFonts w:ascii="Times New Roman" w:hAnsi="Times New Roman" w:eastAsia="华文宋体" w:cs="Times New Roman"/>
        </w:rPr>
        <w:t>A1: NOON态的形式为</w:t>
      </w:r>
      <m:oMath>
        <m:r>
          <m:rPr>
            <m:sty m:val="p"/>
          </m:rPr>
          <w:rPr>
            <w:rFonts w:ascii="DejaVu Math TeX Gyre" w:hAnsi="DejaVu Math TeX Gyre" w:eastAsia="华文宋体" w:cs="Times New Roman"/>
          </w:rPr>
          <m:t>|N,0⟩+|0,N⟩</m:t>
        </m:r>
      </m:oMath>
      <w:r>
        <w:rPr>
          <w:rFonts w:hint="eastAsia" w:ascii="Times New Roman" w:hAnsi="Times New Roman" w:eastAsia="华文宋体" w:cs="Times New Roman"/>
        </w:rPr>
        <w:t>，描述</w:t>
      </w:r>
      <w:r>
        <w:rPr>
          <w:rFonts w:ascii="Times New Roman" w:hAnsi="Times New Roman" w:eastAsia="华文宋体" w:cs="Times New Roman"/>
        </w:rPr>
        <w:t>N个全同粒子完全占据某一</w:t>
      </w:r>
      <w:r>
        <w:rPr>
          <w:rFonts w:hint="eastAsia" w:ascii="Times New Roman" w:hAnsi="Times New Roman" w:eastAsia="华文宋体" w:cs="Times New Roman"/>
        </w:rPr>
        <w:t>量子</w:t>
      </w:r>
      <w:r>
        <w:rPr>
          <w:rFonts w:ascii="Times New Roman" w:hAnsi="Times New Roman" w:eastAsia="华文宋体" w:cs="Times New Roman"/>
        </w:rPr>
        <w:t>态与完全占据另一正交态的相干叠加。</w:t>
      </w:r>
      <w:r>
        <w:rPr>
          <w:rFonts w:hint="eastAsia" w:ascii="Times New Roman" w:hAnsi="Times New Roman" w:eastAsia="华文宋体" w:cs="Times New Roman"/>
        </w:rPr>
        <w:t>原子自旋猫态</w:t>
      </w:r>
      <m:oMath>
        <m:r>
          <m:rPr>
            <m:sty m:val="p"/>
          </m:rPr>
          <w:rPr>
            <w:rFonts w:ascii="DejaVu Math TeX Gyre" w:hAnsi="DejaVu Math TeX Gyre" w:eastAsia="华文宋体" w:cs="Times New Roman"/>
          </w:rPr>
          <m:t>|F,+F⟩+|F,−F⟩</m:t>
        </m:r>
      </m:oMath>
      <w:r>
        <w:rPr>
          <w:rFonts w:ascii="Times New Roman" w:hAnsi="Times New Roman" w:eastAsia="华文宋体" w:cs="Times New Roman"/>
        </w:rPr>
        <w:t>在希尔伯特空间中具有类似</w:t>
      </w:r>
      <w:ins w:id="86" w:author="WPS_1700618618" w:date="2026-03-31T14:28:00Z">
        <w:r>
          <w:rPr>
            <w:rFonts w:hint="eastAsia" w:ascii="Times New Roman" w:hAnsi="Times New Roman" w:eastAsia="华文宋体" w:cs="Times New Roman"/>
            <w:lang w:val="en-US" w:eastAsia="zh-CN"/>
          </w:rPr>
          <w:t>NOON</w:t>
        </w:r>
      </w:ins>
      <w:ins w:id="87" w:author="WPS_1700618618" w:date="2026-03-31T14:28:01Z">
        <w:r>
          <w:rPr>
            <w:rFonts w:hint="eastAsia" w:ascii="Times New Roman" w:hAnsi="Times New Roman" w:eastAsia="华文宋体" w:cs="Times New Roman"/>
            <w:lang w:val="en-US" w:eastAsia="zh-CN"/>
          </w:rPr>
          <w:t>态的</w:t>
        </w:r>
      </w:ins>
      <w:r>
        <w:rPr>
          <w:rFonts w:ascii="Times New Roman" w:hAnsi="Times New Roman" w:eastAsia="华文宋体" w:cs="Times New Roman"/>
        </w:rPr>
        <w:t>结构</w:t>
      </w:r>
      <w:del w:id="88" w:author="WPS_1700618618" w:date="2026-03-31T14:28:10Z">
        <w:r>
          <w:rPr>
            <w:rFonts w:ascii="Times New Roman" w:hAnsi="Times New Roman" w:eastAsia="华文宋体" w:cs="Times New Roman"/>
          </w:rPr>
          <w:delText>，可被视为一种等效NOON态</w:delText>
        </w:r>
      </w:del>
      <w:r>
        <w:rPr>
          <w:rFonts w:hint="eastAsia" w:ascii="Times New Roman" w:hAnsi="Times New Roman" w:eastAsia="华文宋体" w:cs="Times New Roman"/>
        </w:rPr>
        <w:t>。</w:t>
      </w:r>
      <w:del w:id="89" w:author="WPS_1700618618" w:date="2026-03-31T14:28:30Z">
        <w:r>
          <w:rPr>
            <w:rFonts w:hint="eastAsia" w:ascii="Times New Roman" w:hAnsi="Times New Roman" w:eastAsia="华文宋体" w:cs="Times New Roman"/>
          </w:rPr>
          <w:delText>感谢评审指出二者存在关联，</w:delText>
        </w:r>
      </w:del>
      <w:r>
        <w:rPr>
          <w:rFonts w:hint="eastAsia" w:ascii="Times New Roman" w:hAnsi="Times New Roman" w:eastAsia="华文宋体" w:cs="Times New Roman"/>
        </w:rPr>
        <w:t>我们已</w:t>
      </w:r>
      <w:ins w:id="90" w:author="WPS_1700618618" w:date="2026-03-31T14:29:09Z">
        <w:r>
          <w:rPr>
            <w:rFonts w:hint="eastAsia" w:ascii="Times New Roman" w:hAnsi="Times New Roman" w:eastAsia="华文宋体" w:cs="Times New Roman"/>
            <w:lang w:val="en-US" w:eastAsia="zh-CN"/>
          </w:rPr>
          <w:t>按</w:t>
        </w:r>
      </w:ins>
      <w:ins w:id="91" w:author="WPS_1700618618" w:date="2026-03-31T14:29:11Z">
        <w:r>
          <w:rPr>
            <w:rFonts w:hint="eastAsia" w:ascii="Times New Roman" w:hAnsi="Times New Roman" w:eastAsia="华文宋体" w:cs="Times New Roman"/>
            <w:lang w:val="en-US" w:eastAsia="zh-CN"/>
          </w:rPr>
          <w:t>评审</w:t>
        </w:r>
      </w:ins>
      <w:ins w:id="92" w:author="WPS_1700618618" w:date="2026-03-31T14:29:13Z">
        <w:r>
          <w:rPr>
            <w:rFonts w:hint="eastAsia" w:ascii="Times New Roman" w:hAnsi="Times New Roman" w:eastAsia="华文宋体" w:cs="Times New Roman"/>
            <w:lang w:val="en-US" w:eastAsia="zh-CN"/>
          </w:rPr>
          <w:t>提议，</w:t>
        </w:r>
      </w:ins>
      <w:r>
        <w:rPr>
          <w:rFonts w:hint="eastAsia" w:ascii="Times New Roman" w:hAnsi="Times New Roman" w:eastAsia="华文宋体" w:cs="Times New Roman"/>
        </w:rPr>
        <w:t>在正文中</w:t>
      </w:r>
      <w:ins w:id="93" w:author="WPS_1700618618" w:date="2026-03-31T14:28:36Z">
        <w:r>
          <w:rPr>
            <w:rFonts w:hint="eastAsia" w:ascii="Times New Roman" w:hAnsi="Times New Roman" w:eastAsia="华文宋体" w:cs="Times New Roman"/>
            <w:lang w:val="en-US" w:eastAsia="zh-CN"/>
          </w:rPr>
          <w:t>增添</w:t>
        </w:r>
      </w:ins>
      <w:r>
        <w:rPr>
          <w:rFonts w:hint="eastAsia" w:ascii="Times New Roman" w:hAnsi="Times New Roman" w:eastAsia="华文宋体" w:cs="Times New Roman"/>
        </w:rPr>
        <w:t xml:space="preserve">提及并引用相关文章 </w:t>
      </w:r>
      <w:r>
        <w:rPr>
          <w:rFonts w:ascii="Times New Roman" w:hAnsi="Times New Roman" w:eastAsia="华文宋体" w:cs="Times New Roman"/>
        </w:rPr>
        <w:t xml:space="preserve">(Wolfgramm, F. </w:t>
      </w:r>
      <w:r>
        <w:rPr>
          <w:rFonts w:hint="eastAsia" w:ascii="Times New Roman" w:hAnsi="Times New Roman" w:eastAsia="华文宋体" w:cs="Times New Roman"/>
        </w:rPr>
        <w:t>et</w:t>
      </w:r>
      <w:r>
        <w:rPr>
          <w:rFonts w:ascii="Times New Roman" w:hAnsi="Times New Roman" w:eastAsia="华文宋体" w:cs="Times New Roman"/>
        </w:rPr>
        <w:t xml:space="preserve"> al., 2010 [26])</w:t>
      </w:r>
      <w:r>
        <w:rPr>
          <w:rFonts w:hint="eastAsia" w:ascii="Times New Roman" w:hAnsi="Times New Roman" w:eastAsia="华文宋体" w:cs="Times New Roman"/>
        </w:rPr>
        <w:t>。</w:t>
      </w:r>
    </w:p>
    <w:p w14:paraId="563A388A">
      <w:pPr>
        <w:spacing w:after="156" w:afterLines="50"/>
        <w:rPr>
          <w:rFonts w:ascii="Times New Roman" w:hAnsi="Times New Roman" w:eastAsia="华文宋体" w:cs="Times New Roman"/>
        </w:rPr>
      </w:pPr>
    </w:p>
    <w:p w14:paraId="2C34C593">
      <w:pPr>
        <w:spacing w:after="156" w:afterLines="50"/>
        <w:rPr>
          <w:rFonts w:ascii="Times New Roman" w:hAnsi="Times New Roman" w:eastAsia="华文宋体" w:cs="Times New Roman"/>
        </w:rPr>
      </w:pPr>
      <w:r>
        <w:rPr>
          <w:rFonts w:ascii="Times New Roman" w:hAnsi="Times New Roman" w:eastAsia="华文宋体" w:cs="Times New Roman"/>
        </w:rPr>
        <w:t>Q2: In Fig. 4, there are significant deviations of the experiment from the model, why?</w:t>
      </w:r>
    </w:p>
    <w:p w14:paraId="7EF1D01E">
      <w:pPr>
        <w:spacing w:after="156" w:afterLines="50"/>
        <w:ind w:left="105" w:hanging="105" w:hangingChars="50"/>
        <w:rPr>
          <w:rFonts w:ascii="Times New Roman" w:hAnsi="Times New Roman" w:eastAsia="华文宋体" w:cs="Times New Roman"/>
        </w:rPr>
      </w:pPr>
      <w:r>
        <w:rPr>
          <w:rFonts w:ascii="Times New Roman" w:hAnsi="Times New Roman" w:eastAsia="华文宋体" w:cs="Times New Roman"/>
        </w:rPr>
        <w:t xml:space="preserve">A2: </w:t>
      </w:r>
      <w:r>
        <w:rPr>
          <w:rFonts w:hint="eastAsia" w:ascii="Times New Roman" w:hAnsi="Times New Roman" w:eastAsia="华文宋体" w:cs="Times New Roman"/>
        </w:rPr>
        <w:t>此前我们的simulation过于简化，仅考虑了探测到</w:t>
      </w:r>
      <m:oMath>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r>
          <m:rPr>
            <m:sty m:val="p"/>
          </m:rPr>
          <w:rPr>
            <w:rFonts w:ascii="DejaVu Math TeX Gyre" w:hAnsi="DejaVu Math TeX Gyre" w:eastAsia="华文宋体"/>
          </w:rPr>
          <m:t>=</m:t>
        </m:r>
        <m:r>
          <m:rPr>
            <m:sty m:val="p"/>
          </m:rPr>
          <w:rPr>
            <w:rFonts w:ascii="DejaVu Math TeX Gyre" w:hAnsi="DejaVu Math TeX Gyre"/>
          </w:rPr>
          <m:t>±</m:t>
        </m:r>
        <m:r>
          <m:rPr>
            <m:sty m:val="p"/>
          </m:rPr>
          <w:rPr>
            <w:rFonts w:ascii="DejaVu Math TeX Gyre" w:hAnsi="DejaVu Math TeX Gyre" w:eastAsia="华文宋体"/>
          </w:rPr>
          <m:t>5/2</m:t>
        </m:r>
      </m:oMath>
      <w:r>
        <w:rPr>
          <w:rFonts w:hint="eastAsia" w:hAnsi="DejaVu Math TeX Gyre" w:eastAsia="华文宋体"/>
        </w:rPr>
        <w:t>的可能，实际在测量这条曲线时，</w:t>
      </w:r>
      <w:ins w:id="94" w:author="WPS_1700618618" w:date="2026-03-31T14:30:38Z">
        <w:r>
          <w:rPr>
            <w:rFonts w:hint="eastAsia" w:hAnsi="DejaVu Math TeX Gyre" w:eastAsia="华文宋体"/>
            <w:lang w:val="en-US" w:eastAsia="zh-CN"/>
          </w:rPr>
          <w:t>我们将</w:t>
        </w:r>
      </w:ins>
      <w:r>
        <w:rPr>
          <w:rFonts w:hint="eastAsia" w:ascii="Times New Roman" w:hAnsi="Times New Roman" w:eastAsia="华文宋体" w:cs="Times New Roman"/>
        </w:rPr>
        <w:t>173</w:t>
      </w:r>
      <w:r>
        <w:rPr>
          <w:rFonts w:ascii="Times New Roman" w:hAnsi="Times New Roman" w:eastAsia="华文宋体" w:cs="Times New Roman"/>
        </w:rPr>
        <w:t>Yb</w:t>
      </w:r>
      <w:ins w:id="95" w:author="WPS_1700618618" w:date="2026-03-31T14:30:42Z">
        <w:r>
          <w:rPr>
            <w:rFonts w:hint="eastAsia" w:ascii="Times New Roman" w:hAnsi="Times New Roman" w:eastAsia="华文宋体" w:cs="Times New Roman"/>
            <w:lang w:val="en-US" w:eastAsia="zh-CN"/>
          </w:rPr>
          <w:t>制备在</w:t>
        </w:r>
      </w:ins>
      <w:ins w:id="96" w:author="WPS_1700618618" w:date="2026-03-31T14:30:47Z">
        <w:r>
          <w:rPr>
            <w:rFonts w:hint="eastAsia" w:ascii="Times New Roman" w:hAnsi="Times New Roman" w:eastAsia="华文宋体" w:cs="Times New Roman"/>
          </w:rPr>
          <w:t>包含所有</w:t>
        </w:r>
      </w:ins>
      <m:oMath>
        <m:sSub>
          <m:sSubPr>
            <m:ctrlPr>
              <w:ins w:id="97" w:author="WPS_1700618618" w:date="2026-03-31T14:30:47Z">
                <w:rPr>
                  <w:rFonts w:ascii="DejaVu Math TeX Gyre" w:hAnsi="DejaVu Math TeX Gyre" w:eastAsia="华文宋体"/>
                </w:rPr>
              </w:ins>
            </m:ctrlPr>
          </m:sSubPr>
          <m:e>
            <w:ins w:id="98" w:author="WPS_1700618618" w:date="2026-03-31T14:30:47Z">
              <m:r>
                <m:rPr/>
                <w:rPr>
                  <w:rFonts w:ascii="DejaVu Math TeX Gyre" w:hAnsi="DejaVu Math TeX Gyre" w:eastAsia="华文宋体"/>
                </w:rPr>
                <m:t>m</m:t>
              </m:r>
            </w:ins>
            <m:ctrlPr>
              <w:ins w:id="99" w:author="WPS_1700618618" w:date="2026-03-31T14:30:47Z">
                <w:rPr>
                  <w:rFonts w:ascii="DejaVu Math TeX Gyre" w:hAnsi="DejaVu Math TeX Gyre" w:eastAsia="华文宋体"/>
                </w:rPr>
              </w:ins>
            </m:ctrlPr>
          </m:e>
          <m:sub>
            <w:ins w:id="100" w:author="WPS_1700618618" w:date="2026-03-31T14:30:47Z">
              <m:r>
                <m:rPr/>
                <w:rPr>
                  <w:rFonts w:ascii="DejaVu Math TeX Gyre" w:hAnsi="DejaVu Math TeX Gyre" w:eastAsia="华文宋体"/>
                </w:rPr>
                <m:t>F</m:t>
              </m:r>
            </w:ins>
            <m:ctrlPr>
              <w:ins w:id="101" w:author="WPS_1700618618" w:date="2026-03-31T14:30:47Z">
                <w:rPr>
                  <w:rFonts w:ascii="DejaVu Math TeX Gyre" w:hAnsi="DejaVu Math TeX Gyre" w:eastAsia="华文宋体"/>
                </w:rPr>
              </w:ins>
            </m:ctrlPr>
          </m:sub>
        </m:sSub>
      </m:oMath>
      <w:ins w:id="102" w:author="WPS_1700618618" w:date="2026-03-31T14:30:47Z">
        <w:r>
          <w:rPr>
            <w:rFonts w:hint="eastAsia" w:hAnsi="DejaVu Math TeX Gyre" w:eastAsia="华文宋体"/>
          </w:rPr>
          <w:t>态的</w:t>
        </w:r>
      </w:ins>
      <w:ins w:id="103" w:author="WPS_1700618618" w:date="2026-03-31T14:30:47Z">
        <w:r>
          <w:rPr>
            <w:rFonts w:ascii="Times New Roman" w:hAnsi="Times New Roman" w:eastAsia="华文宋体" w:cs="Times New Roman"/>
          </w:rPr>
          <w:t>coherent spin state</w:t>
        </w:r>
      </w:ins>
      <w:ins w:id="104" w:author="WPS_1700618618" w:date="2026-03-31T14:30:48Z">
        <w:r>
          <w:rPr>
            <w:rFonts w:hint="eastAsia" w:ascii="Times New Roman" w:hAnsi="Times New Roman" w:eastAsia="华文宋体" w:cs="Times New Roman"/>
            <w:lang w:eastAsia="zh-CN"/>
          </w:rPr>
          <w:t>，</w:t>
        </w:r>
      </w:ins>
      <w:ins w:id="105" w:author="WPS_1700618618" w:date="2026-03-31T14:30:49Z">
        <w:r>
          <w:rPr>
            <w:rFonts w:hint="eastAsia" w:ascii="Times New Roman" w:hAnsi="Times New Roman" w:eastAsia="华文宋体" w:cs="Times New Roman"/>
            <w:lang w:val="en-US" w:eastAsia="zh-CN"/>
          </w:rPr>
          <w:t>而</w:t>
        </w:r>
      </w:ins>
      <w:del w:id="106" w:author="WPS_1700618618" w:date="2026-03-31T14:30:48Z">
        <w:r>
          <w:rPr>
            <w:rFonts w:hint="eastAsia" w:ascii="Times New Roman" w:hAnsi="Times New Roman" w:eastAsia="华文宋体" w:cs="Times New Roman"/>
          </w:rPr>
          <w:delText>并</w:delText>
        </w:r>
      </w:del>
      <w:r>
        <w:rPr>
          <w:rFonts w:hint="eastAsia" w:ascii="Times New Roman" w:hAnsi="Times New Roman" w:eastAsia="华文宋体" w:cs="Times New Roman"/>
        </w:rPr>
        <w:t>非</w:t>
      </w:r>
      <w:del w:id="107" w:author="WPS_1700618618" w:date="2026-03-31T14:30:51Z">
        <w:r>
          <w:rPr>
            <w:rFonts w:hint="eastAsia" w:ascii="Times New Roman" w:hAnsi="Times New Roman" w:eastAsia="华文宋体" w:cs="Times New Roman"/>
          </w:rPr>
          <w:delText>处</w:delText>
        </w:r>
      </w:del>
      <w:del w:id="108" w:author="WPS_1700618618" w:date="2026-03-31T14:30:50Z">
        <w:r>
          <w:rPr>
            <w:rFonts w:hint="eastAsia" w:ascii="Times New Roman" w:hAnsi="Times New Roman" w:eastAsia="华文宋体" w:cs="Times New Roman"/>
          </w:rPr>
          <w:delText>于</w:delText>
        </w:r>
      </w:del>
      <w:r>
        <w:rPr>
          <w:rFonts w:hint="eastAsia" w:ascii="Times New Roman" w:hAnsi="Times New Roman" w:eastAsia="华文宋体" w:cs="Times New Roman"/>
        </w:rPr>
        <w:t>cat state</w:t>
      </w:r>
      <w:del w:id="109" w:author="WPS_1700618618" w:date="2026-03-31T14:30:57Z">
        <w:r>
          <w:rPr>
            <w:rFonts w:hint="eastAsia" w:ascii="Times New Roman" w:hAnsi="Times New Roman" w:eastAsia="华文宋体" w:cs="Times New Roman"/>
          </w:rPr>
          <w:delText>，而是处于</w:delText>
        </w:r>
      </w:del>
      <w:del w:id="110" w:author="WPS_1700618618" w:date="2026-03-31T14:30:45Z">
        <w:r>
          <w:rPr>
            <w:rFonts w:hint="eastAsia" w:ascii="Times New Roman" w:hAnsi="Times New Roman" w:eastAsia="华文宋体" w:cs="Times New Roman"/>
          </w:rPr>
          <w:delText>包含所有</w:delText>
        </w:r>
      </w:del>
      <m:oMath>
        <m:sSub>
          <m:sSubPr>
            <m:ctrlPr>
              <w:del w:id="111" w:author="WPS_1700618618" w:date="2026-03-31T14:30:45Z">
                <w:rPr>
                  <w:rFonts w:ascii="DejaVu Math TeX Gyre" w:hAnsi="DejaVu Math TeX Gyre" w:eastAsia="华文宋体"/>
                </w:rPr>
              </w:del>
            </m:ctrlPr>
          </m:sSubPr>
          <m:e>
            <w:del w:id="112" w:author="WPS_1700618618" w:date="2026-03-31T14:30:45Z">
              <m:r>
                <m:rPr/>
                <w:rPr>
                  <w:rFonts w:ascii="DejaVu Math TeX Gyre" w:hAnsi="DejaVu Math TeX Gyre" w:eastAsia="华文宋体"/>
                </w:rPr>
                <m:t>m</m:t>
              </m:r>
            </w:del>
            <m:ctrlPr>
              <w:del w:id="113" w:author="WPS_1700618618" w:date="2026-03-31T14:30:45Z">
                <w:rPr>
                  <w:rFonts w:ascii="DejaVu Math TeX Gyre" w:hAnsi="DejaVu Math TeX Gyre" w:eastAsia="华文宋体"/>
                </w:rPr>
              </w:del>
            </m:ctrlPr>
          </m:e>
          <m:sub>
            <w:del w:id="114" w:author="WPS_1700618618" w:date="2026-03-31T14:30:45Z">
              <m:r>
                <m:rPr/>
                <w:rPr>
                  <w:rFonts w:ascii="DejaVu Math TeX Gyre" w:hAnsi="DejaVu Math TeX Gyre" w:eastAsia="华文宋体"/>
                </w:rPr>
                <m:t>F</m:t>
              </m:r>
            </w:del>
            <m:ctrlPr>
              <w:del w:id="115" w:author="WPS_1700618618" w:date="2026-03-31T14:30:45Z">
                <w:rPr>
                  <w:rFonts w:ascii="DejaVu Math TeX Gyre" w:hAnsi="DejaVu Math TeX Gyre" w:eastAsia="华文宋体"/>
                </w:rPr>
              </w:del>
            </m:ctrlPr>
          </m:sub>
        </m:sSub>
      </m:oMath>
      <w:del w:id="116" w:author="WPS_1700618618" w:date="2026-03-31T14:30:45Z">
        <w:r>
          <w:rPr>
            <w:rFonts w:hint="eastAsia" w:hAnsi="DejaVu Math TeX Gyre" w:eastAsia="华文宋体"/>
          </w:rPr>
          <w:delText>态的</w:delText>
        </w:r>
      </w:del>
      <w:del w:id="117" w:author="WPS_1700618618" w:date="2026-03-31T14:30:45Z">
        <w:r>
          <w:rPr>
            <w:rFonts w:ascii="Times New Roman" w:hAnsi="Times New Roman" w:eastAsia="华文宋体" w:cs="Times New Roman"/>
          </w:rPr>
          <w:delText>coherent spin state</w:delText>
        </w:r>
      </w:del>
      <w:r>
        <w:rPr>
          <w:rFonts w:hint="eastAsia" w:ascii="Times New Roman" w:hAnsi="Times New Roman" w:eastAsia="华文宋体" w:cs="Times New Roman"/>
        </w:rPr>
        <w:t>。探测时，并不能对所有</w:t>
      </w:r>
      <m:oMath>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oMath>
      <w:r>
        <w:rPr>
          <w:rFonts w:hint="eastAsia" w:hAnsi="DejaVu Math TeX Gyre" w:eastAsia="华文宋体"/>
        </w:rPr>
        <w:t>态做出较好分辨。另外，此前假设</w:t>
      </w:r>
      <w:r>
        <w:rPr>
          <w:rFonts w:ascii="Times New Roman" w:hAnsi="Times New Roman" w:eastAsia="华文宋体" w:cs="Times New Roman"/>
        </w:rPr>
        <w:t>tensor shift</w:t>
      </w:r>
      <w:r>
        <w:rPr>
          <w:rFonts w:hint="eastAsia" w:ascii="Times New Roman" w:hAnsi="Times New Roman" w:eastAsia="华文宋体" w:cs="Times New Roman"/>
        </w:rPr>
        <w:t>为</w:t>
      </w:r>
      <w:ins w:id="118" w:author="WPS_1700618618" w:date="2026-03-31T14:31:41Z">
        <w:r>
          <w:rPr>
            <w:rFonts w:hint="eastAsia" w:ascii="Times New Roman" w:hAnsi="Times New Roman" w:eastAsia="华文宋体" w:cs="Times New Roman"/>
            <w:lang w:val="en-US" w:eastAsia="zh-CN"/>
          </w:rPr>
          <w:t>单一</w:t>
        </w:r>
      </w:ins>
      <w:r>
        <w:rPr>
          <w:rFonts w:hint="eastAsia" w:ascii="Times New Roman" w:hAnsi="Times New Roman" w:eastAsia="华文宋体" w:cs="Times New Roman"/>
        </w:rPr>
        <w:t>固定值，实际不同原子在光阱不同位置感受到</w:t>
      </w:r>
      <w:ins w:id="119" w:author="WPS_1700618618" w:date="2026-03-31T14:31:51Z">
        <w:r>
          <w:rPr>
            <w:rFonts w:hint="eastAsia" w:ascii="Times New Roman" w:hAnsi="Times New Roman" w:eastAsia="华文宋体" w:cs="Times New Roman"/>
            <w:lang w:val="en-US" w:eastAsia="zh-CN"/>
          </w:rPr>
          <w:t>的</w:t>
        </w:r>
      </w:ins>
      <w:del w:id="120" w:author="WPS_1700618618" w:date="2026-03-31T14:31:51Z">
        <w:r>
          <w:rPr>
            <w:rFonts w:hint="eastAsia" w:ascii="Times New Roman" w:hAnsi="Times New Roman" w:eastAsia="华文宋体" w:cs="Times New Roman"/>
          </w:rPr>
          <w:delText>对</w:delText>
        </w:r>
      </w:del>
      <w:r>
        <w:rPr>
          <w:rFonts w:hint="eastAsia" w:ascii="Times New Roman" w:hAnsi="Times New Roman" w:eastAsia="华文宋体" w:cs="Times New Roman"/>
        </w:rPr>
        <w:t>tensor shift也不同，整体展现为平均效应。综上，此前的理论曲线出现了与实际测量值无法贴合的尖峰。</w:t>
      </w:r>
    </w:p>
    <w:p w14:paraId="1241EA1D">
      <w:pPr>
        <w:spacing w:after="156" w:afterLines="50"/>
        <w:ind w:left="105" w:hanging="105" w:hangingChars="50"/>
        <w:rPr>
          <w:rFonts w:ascii="Times New Roman" w:hAnsi="Times New Roman" w:eastAsia="华文宋体" w:cs="Times New Roman"/>
        </w:rPr>
      </w:pPr>
      <w:r>
        <w:rPr>
          <w:rFonts w:hint="eastAsia" w:ascii="Times New Roman" w:hAnsi="Times New Roman" w:eastAsia="华文宋体" w:cs="Times New Roman"/>
        </w:rPr>
        <w:t>根据评审人意见，我们对simulation模型进行了改进。在改进的模型中，我们考虑了探测光对</w:t>
      </w:r>
      <w:r>
        <w:rPr>
          <w:rFonts w:ascii="Times New Roman" w:hAnsi="Times New Roman" w:eastAsia="华文宋体" w:cs="Times New Roman"/>
        </w:rPr>
        <w:t>173Yb</w:t>
      </w:r>
      <w:r>
        <w:rPr>
          <w:rFonts w:hint="eastAsia" w:ascii="Times New Roman" w:hAnsi="Times New Roman" w:eastAsia="华文宋体" w:cs="Times New Roman"/>
        </w:rPr>
        <w:t>各</w:t>
      </w:r>
      <m:oMath>
        <m:sSub>
          <m:sSubPr>
            <m:ctrlPr>
              <w:rPr>
                <w:rFonts w:ascii="Cambria Math" w:hAnsi="Cambria Math" w:eastAsia="华文宋体" w:cs="Times New Roman"/>
              </w:rPr>
            </m:ctrlPr>
          </m:sSubPr>
          <m:e>
            <m:r>
              <m:rPr/>
              <w:rPr>
                <w:rFonts w:ascii="Cambria Math" w:hAnsi="Cambria Math" w:eastAsia="华文宋体" w:cs="Times New Roman"/>
              </w:rPr>
              <m:t>m</m:t>
            </m:r>
            <m:ctrlPr>
              <w:rPr>
                <w:rFonts w:ascii="Cambria Math" w:hAnsi="Cambria Math" w:eastAsia="华文宋体" w:cs="Times New Roman"/>
              </w:rPr>
            </m:ctrlPr>
          </m:e>
          <m:sub>
            <m:r>
              <m:rPr/>
              <w:rPr>
                <w:rFonts w:ascii="Cambria Math" w:hAnsi="Cambria Math" w:eastAsia="华文宋体" w:cs="Times New Roman"/>
              </w:rPr>
              <m:t>F</m:t>
            </m:r>
            <m:ctrlPr>
              <w:rPr>
                <w:rFonts w:ascii="Cambria Math" w:hAnsi="Cambria Math" w:eastAsia="华文宋体" w:cs="Times New Roman"/>
              </w:rPr>
            </m:ctrlPr>
          </m:sub>
        </m:sSub>
      </m:oMath>
      <w:r>
        <w:rPr>
          <w:rFonts w:hint="eastAsia" w:ascii="Times New Roman" w:hAnsi="Times New Roman" w:eastAsia="华文宋体" w:cs="Times New Roman"/>
        </w:rPr>
        <w:t>跃迁的失谐，并结合相应的Clebsch-Gordan系数，计算了探测信号对</w:t>
      </w:r>
      <w:r>
        <w:rPr>
          <w:rFonts w:ascii="Times New Roman" w:hAnsi="Times New Roman" w:eastAsia="华文宋体" w:cs="Times New Roman"/>
        </w:rPr>
        <w:t>所有</w:t>
      </w:r>
      <m:oMath>
        <m:sSub>
          <m:sSubPr>
            <m:ctrlPr>
              <w:rPr>
                <w:rFonts w:ascii="Cambria Math" w:hAnsi="Cambria Math" w:eastAsia="华文宋体" w:cs="Times New Roman"/>
              </w:rPr>
            </m:ctrlPr>
          </m:sSubPr>
          <m:e>
            <m:r>
              <m:rPr/>
              <w:rPr>
                <w:rFonts w:ascii="Cambria Math" w:hAnsi="Cambria Math" w:eastAsia="华文宋体" w:cs="Times New Roman"/>
              </w:rPr>
              <m:t>m</m:t>
            </m:r>
            <m:ctrlPr>
              <w:rPr>
                <w:rFonts w:ascii="Cambria Math" w:hAnsi="Cambria Math" w:eastAsia="华文宋体" w:cs="Times New Roman"/>
              </w:rPr>
            </m:ctrlPr>
          </m:e>
          <m:sub>
            <m:r>
              <m:rPr/>
              <w:rPr>
                <w:rFonts w:ascii="Cambria Math" w:hAnsi="Cambria Math" w:eastAsia="华文宋体" w:cs="Times New Roman"/>
              </w:rPr>
              <m:t>F</m:t>
            </m:r>
            <m:ctrlPr>
              <w:rPr>
                <w:rFonts w:ascii="Cambria Math" w:hAnsi="Cambria Math" w:eastAsia="华文宋体" w:cs="Times New Roman"/>
              </w:rPr>
            </m:ctrlPr>
          </m:sub>
        </m:sSub>
      </m:oMath>
      <w:r>
        <w:rPr>
          <w:rFonts w:ascii="Times New Roman" w:hAnsi="Times New Roman" w:eastAsia="华文宋体" w:cs="Times New Roman"/>
        </w:rPr>
        <w:t>态</w:t>
      </w:r>
      <w:r>
        <w:rPr>
          <w:rFonts w:hint="eastAsia" w:ascii="Times New Roman" w:hAnsi="Times New Roman" w:eastAsia="华文宋体" w:cs="Times New Roman"/>
        </w:rPr>
        <w:t>的整体响应。具体</w:t>
      </w:r>
      <w:ins w:id="121" w:author="WPS_1700618618" w:date="2026-03-31T14:32:38Z">
        <w:r>
          <w:rPr>
            <w:rFonts w:hint="eastAsia" w:ascii="Times New Roman" w:hAnsi="Times New Roman" w:eastAsia="华文宋体" w:cs="Times New Roman"/>
            <w:lang w:val="en-US" w:eastAsia="zh-CN"/>
          </w:rPr>
          <w:t>来说</w:t>
        </w:r>
      </w:ins>
      <w:del w:id="122" w:author="WPS_1700618618" w:date="2026-03-31T14:32:37Z">
        <w:r>
          <w:rPr>
            <w:rFonts w:hint="eastAsia" w:ascii="Times New Roman" w:hAnsi="Times New Roman" w:eastAsia="华文宋体" w:cs="Times New Roman"/>
          </w:rPr>
          <w:delText>的</w:delText>
        </w:r>
      </w:del>
      <w:r>
        <w:rPr>
          <w:rFonts w:hint="eastAsia" w:ascii="Times New Roman" w:hAnsi="Times New Roman" w:eastAsia="华文宋体" w:cs="Times New Roman"/>
        </w:rPr>
        <w:t>，当探测对象为</w:t>
      </w:r>
      <m:oMath>
        <m:r>
          <m:rPr/>
          <w:rPr>
            <w:rFonts w:ascii="DejaVu Math TeX Gyre" w:hAnsi="DejaVu Math TeX Gyre" w:eastAsia="华文宋体"/>
          </w:rPr>
          <m:t>|</m:t>
        </m:r>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r>
          <m:rPr>
            <m:sty m:val="p"/>
          </m:rPr>
          <w:rPr>
            <w:rFonts w:ascii="DejaVu Math TeX Gyre" w:hAnsi="DejaVu Math TeX Gyre" w:eastAsia="华文宋体"/>
          </w:rPr>
          <m:t>=</m:t>
        </m:r>
        <m:d>
          <m:dPr>
            <m:begChr m:val=""/>
            <m:endChr m:val="⟩"/>
            <m:ctrlPr>
              <w:rPr>
                <w:rFonts w:ascii="DejaVu Math TeX Gyre" w:hAnsi="DejaVu Math TeX Gyre" w:eastAsia="华文宋体"/>
              </w:rPr>
            </m:ctrlPr>
          </m:dPr>
          <m:e>
            <m:r>
              <m:rPr>
                <m:sty m:val="p"/>
              </m:rPr>
              <w:rPr>
                <w:rFonts w:ascii="DejaVu Math TeX Gyre" w:hAnsi="DejaVu Math TeX Gyre" w:eastAsia="华文宋体"/>
              </w:rPr>
              <m:t>+5/2</m:t>
            </m:r>
            <m:ctrlPr>
              <w:rPr>
                <w:rFonts w:ascii="DejaVu Math TeX Gyre" w:hAnsi="DejaVu Math TeX Gyre" w:eastAsia="华文宋体"/>
              </w:rPr>
            </m:ctrlPr>
          </m:e>
        </m:d>
      </m:oMath>
      <w:r>
        <w:rPr>
          <w:rFonts w:hint="eastAsia" w:hAnsi="DejaVu Math TeX Gyre" w:eastAsia="华文宋体"/>
        </w:rPr>
        <w:t>，探测到</w:t>
      </w:r>
      <w:ins w:id="123" w:author="WPS_1700618618" w:date="2026-03-31T14:33:16Z">
        <w:r>
          <w:rPr>
            <w:rFonts w:hint="eastAsia" w:hAnsi="DejaVu Math TeX Gyre" w:eastAsia="华文宋体"/>
            <w:lang w:val="en-US" w:eastAsia="zh-CN"/>
          </w:rPr>
          <w:t>各</w:t>
        </w:r>
      </w:ins>
      <w:ins w:id="124" w:author="WPS_1700618618" w:date="2026-03-31T14:33:23Z">
        <w:r>
          <w:rPr>
            <w:rFonts w:hint="default" w:hAnsi="DejaVu Math TeX Gyre" w:eastAsia="华文宋体"/>
            <w:lang w:val="en-US" w:eastAsia="zh-CN"/>
          </w:rPr>
          <w:t>m</w:t>
        </w:r>
      </w:ins>
      <w:ins w:id="125" w:author="WPS_1700618618" w:date="2026-03-31T14:33:24Z">
        <w:r>
          <w:rPr>
            <w:rFonts w:hint="default" w:hAnsi="DejaVu Math TeX Gyre" w:eastAsia="华文宋体"/>
            <w:lang w:val="en-US" w:eastAsia="zh-CN"/>
          </w:rPr>
          <w:t>F</w:t>
        </w:r>
      </w:ins>
      <w:ins w:id="126" w:author="WPS_1700618618" w:date="2026-03-31T14:33:26Z">
        <w:r>
          <w:rPr>
            <w:rFonts w:hint="eastAsia" w:hAnsi="DejaVu Math TeX Gyre" w:eastAsia="华文宋体"/>
            <w:lang w:val="en-US" w:eastAsia="zh-CN"/>
          </w:rPr>
          <w:t>态的</w:t>
        </w:r>
      </w:ins>
      <w:ins w:id="127" w:author="WPS_1700618618" w:date="2026-03-31T14:33:28Z">
        <w:r>
          <w:rPr>
            <w:rFonts w:hint="eastAsia" w:hAnsi="DejaVu Math TeX Gyre" w:eastAsia="华文宋体"/>
            <w:lang w:val="en-US" w:eastAsia="zh-CN"/>
          </w:rPr>
          <w:t>概率</w:t>
        </w:r>
      </w:ins>
      <w:ins w:id="128" w:author="WPS_1700618618" w:date="2026-03-31T14:33:30Z">
        <w:r>
          <w:rPr>
            <w:rFonts w:hint="eastAsia" w:hAnsi="DejaVu Math TeX Gyre" w:eastAsia="华文宋体"/>
            <w:lang w:val="en-US" w:eastAsia="zh-CN"/>
          </w:rPr>
          <w:t>（</w:t>
        </w:r>
      </w:ins>
      <w:ins w:id="129" w:author="WPS_1700618618" w:date="2026-03-31T14:33:32Z">
        <w:r>
          <w:rPr>
            <w:rFonts w:hint="eastAsia" w:hAnsi="DejaVu Math TeX Gyre" w:eastAsia="华文宋体"/>
            <w:lang w:val="en-US" w:eastAsia="zh-CN"/>
          </w:rPr>
          <w:t>从+</w:t>
        </w:r>
      </w:ins>
      <w:ins w:id="130" w:author="WPS_1700618618" w:date="2026-03-31T14:33:33Z">
        <w:r>
          <w:rPr>
            <w:rFonts w:hint="eastAsia" w:hAnsi="DejaVu Math TeX Gyre" w:eastAsia="华文宋体"/>
            <w:lang w:val="en-US" w:eastAsia="zh-CN"/>
          </w:rPr>
          <w:t>5</w:t>
        </w:r>
      </w:ins>
      <w:ins w:id="131" w:author="WPS_1700618618" w:date="2026-03-31T14:33:34Z">
        <w:r>
          <w:rPr>
            <w:rFonts w:hint="default" w:hAnsi="DejaVu Math TeX Gyre" w:eastAsia="华文宋体"/>
            <w:lang w:val="en-US" w:eastAsia="zh-CN"/>
          </w:rPr>
          <w:t>/</w:t>
        </w:r>
      </w:ins>
      <w:ins w:id="132" w:author="WPS_1700618618" w:date="2026-03-31T14:33:35Z">
        <w:r>
          <w:rPr>
            <w:rFonts w:hint="default" w:hAnsi="DejaVu Math TeX Gyre" w:eastAsia="华文宋体"/>
            <w:lang w:val="en-US" w:eastAsia="zh-CN"/>
          </w:rPr>
          <w:t>2</w:t>
        </w:r>
      </w:ins>
      <w:ins w:id="133" w:author="WPS_1700618618" w:date="2026-03-31T14:33:36Z">
        <w:r>
          <w:rPr>
            <w:rFonts w:hint="eastAsia" w:hAnsi="DejaVu Math TeX Gyre" w:eastAsia="华文宋体"/>
            <w:lang w:val="en-US" w:eastAsia="zh-CN"/>
          </w:rPr>
          <w:t>到</w:t>
        </w:r>
      </w:ins>
      <w:ins w:id="134" w:author="WPS_1700618618" w:date="2026-03-31T14:33:37Z">
        <w:r>
          <w:rPr>
            <w:rFonts w:hint="eastAsia" w:hAnsi="DejaVu Math TeX Gyre" w:eastAsia="华文宋体"/>
            <w:lang w:val="en-US" w:eastAsia="zh-CN"/>
          </w:rPr>
          <w:t>-</w:t>
        </w:r>
      </w:ins>
      <w:ins w:id="135" w:author="WPS_1700618618" w:date="2026-03-31T14:33:38Z">
        <w:r>
          <w:rPr>
            <w:rFonts w:hint="eastAsia" w:hAnsi="DejaVu Math TeX Gyre" w:eastAsia="华文宋体"/>
            <w:lang w:val="en-US" w:eastAsia="zh-CN"/>
          </w:rPr>
          <w:t>5</w:t>
        </w:r>
      </w:ins>
      <w:ins w:id="136" w:author="WPS_1700618618" w:date="2026-03-31T14:33:38Z">
        <w:r>
          <w:rPr>
            <w:rFonts w:hint="default" w:hAnsi="DejaVu Math TeX Gyre" w:eastAsia="华文宋体"/>
            <w:lang w:val="en-US" w:eastAsia="zh-CN"/>
          </w:rPr>
          <w:t>/</w:t>
        </w:r>
      </w:ins>
      <w:ins w:id="137" w:author="WPS_1700618618" w:date="2026-03-31T14:33:39Z">
        <w:r>
          <w:rPr>
            <w:rFonts w:hint="default" w:hAnsi="DejaVu Math TeX Gyre" w:eastAsia="华文宋体"/>
            <w:lang w:val="en-US" w:eastAsia="zh-CN"/>
          </w:rPr>
          <w:t>2</w:t>
        </w:r>
      </w:ins>
      <w:ins w:id="138" w:author="WPS_1700618618" w:date="2026-03-31T14:33:30Z">
        <w:r>
          <w:rPr>
            <w:rFonts w:hint="eastAsia" w:hAnsi="DejaVu Math TeX Gyre" w:eastAsia="华文宋体"/>
            <w:lang w:val="en-US" w:eastAsia="zh-CN"/>
          </w:rPr>
          <w:t>）</w:t>
        </w:r>
      </w:ins>
      <m:oMath>
        <m:sSub>
          <m:sSubPr>
            <m:ctrlPr>
              <w:del w:id="139" w:author="WPS_1700618618" w:date="2026-03-31T14:33:47Z">
                <w:rPr>
                  <w:rFonts w:ascii="Cambria Math" w:hAnsi="Cambria Math" w:eastAsia="华文宋体" w:cs="Times New Roman"/>
                </w:rPr>
              </w:del>
            </m:ctrlPr>
          </m:sSubPr>
          <m:e>
            <w:del w:id="140" w:author="WPS_1700618618" w:date="2026-03-31T14:33:47Z">
              <m:r>
                <m:rPr/>
                <w:rPr>
                  <w:rFonts w:ascii="Cambria Math" w:hAnsi="Cambria Math" w:eastAsia="华文宋体" w:cs="Times New Roman"/>
                </w:rPr>
                <m:t>m</m:t>
              </m:r>
            </w:del>
            <m:ctrlPr>
              <w:del w:id="141" w:author="WPS_1700618618" w:date="2026-03-31T14:33:47Z">
                <w:rPr>
                  <w:rFonts w:ascii="Cambria Math" w:hAnsi="Cambria Math" w:eastAsia="华文宋体" w:cs="Times New Roman"/>
                </w:rPr>
              </w:del>
            </m:ctrlPr>
          </m:e>
          <m:sub>
            <w:del w:id="142" w:author="WPS_1700618618" w:date="2026-03-31T14:33:47Z">
              <m:r>
                <m:rPr/>
                <w:rPr>
                  <w:rFonts w:ascii="Cambria Math" w:hAnsi="Cambria Math" w:eastAsia="华文宋体" w:cs="Times New Roman"/>
                </w:rPr>
                <m:t>F</m:t>
              </m:r>
            </w:del>
            <m:ctrlPr>
              <w:del w:id="143" w:author="WPS_1700618618" w:date="2026-03-31T14:33:47Z">
                <w:rPr>
                  <w:rFonts w:ascii="Cambria Math" w:hAnsi="Cambria Math" w:eastAsia="华文宋体" w:cs="Times New Roman"/>
                </w:rPr>
              </w:del>
            </m:ctrlPr>
          </m:sub>
        </m:sSub>
        <w:del w:id="144" w:author="WPS_1700618618" w:date="2026-03-31T14:33:47Z">
          <m:r>
            <m:rPr/>
            <w:rPr>
              <w:rFonts w:ascii="DejaVu Math TeX Gyre" w:hAnsi="DejaVu Math TeX Gyre" w:eastAsia="华文宋体" w:cs="Times New Roman"/>
            </w:rPr>
            <m:t>=+5/2</m:t>
          </m:r>
        </w:del>
      </m:oMath>
      <w:del w:id="145" w:author="WPS_1700618618" w:date="2026-03-31T14:33:47Z">
        <w:r>
          <w:rPr>
            <w:rFonts w:ascii="Times New Roman" w:hAnsi="Times New Roman" w:eastAsia="华文宋体" w:cs="Times New Roman"/>
          </w:rPr>
          <w:delText>到</w:delText>
        </w:r>
      </w:del>
      <m:oMath>
        <w:del w:id="146" w:author="WPS_1700618618" w:date="2026-03-31T14:33:47Z">
          <m:r>
            <m:rPr/>
            <w:rPr>
              <w:rFonts w:ascii="DejaVu Math TeX Gyre" w:hAnsi="DejaVu Math TeX Gyre" w:eastAsia="华文宋体" w:cs="Times New Roman"/>
            </w:rPr>
            <m:t>−5/2</m:t>
          </m:r>
        </w:del>
      </m:oMath>
      <w:del w:id="147" w:author="WPS_1700618618" w:date="2026-03-31T14:33:47Z">
        <w:r>
          <w:rPr>
            <w:rFonts w:ascii="Times New Roman" w:hAnsi="Times New Roman" w:eastAsia="华文宋体" w:cs="Times New Roman"/>
          </w:rPr>
          <w:delText>的概率</w:delText>
        </w:r>
      </w:del>
      <w:r>
        <w:rPr>
          <w:rFonts w:ascii="Times New Roman" w:hAnsi="Times New Roman" w:eastAsia="华文宋体" w:cs="Times New Roman"/>
        </w:rPr>
        <w:t>分别为：1, 0.58, 0.31, 0.16, 0.08, 0.03。</w:t>
      </w:r>
      <w:r>
        <w:rPr>
          <w:rFonts w:hint="eastAsia" w:ascii="Times New Roman" w:hAnsi="Times New Roman" w:eastAsia="华文宋体" w:cs="Times New Roman"/>
        </w:rPr>
        <w:t>再考虑到</w:t>
      </w:r>
      <w:ins w:id="148" w:author="WPS_1700618618" w:date="2026-03-31T14:34:16Z">
        <w:r>
          <w:rPr>
            <w:rFonts w:hint="eastAsia" w:ascii="Times New Roman" w:hAnsi="Times New Roman" w:eastAsia="华文宋体" w:cs="Times New Roman"/>
            <w:lang w:val="en-US" w:eastAsia="zh-CN"/>
          </w:rPr>
          <w:t>原子</w:t>
        </w:r>
      </w:ins>
      <w:ins w:id="149" w:author="WPS_1700618618" w:date="2026-03-31T14:34:17Z">
        <w:r>
          <w:rPr>
            <w:rFonts w:hint="eastAsia" w:ascii="Times New Roman" w:hAnsi="Times New Roman" w:eastAsia="华文宋体" w:cs="Times New Roman"/>
            <w:lang w:val="en-US" w:eastAsia="zh-CN"/>
          </w:rPr>
          <w:t>在</w:t>
        </w:r>
      </w:ins>
      <w:r>
        <w:rPr>
          <w:rFonts w:hint="eastAsia" w:ascii="Times New Roman" w:hAnsi="Times New Roman" w:eastAsia="华文宋体" w:cs="Times New Roman"/>
        </w:rPr>
        <w:t>光阱</w:t>
      </w:r>
      <w:ins w:id="150" w:author="WPS_1700618618" w:date="2026-03-31T14:34:19Z">
        <w:r>
          <w:rPr>
            <w:rFonts w:hint="eastAsia" w:ascii="Times New Roman" w:hAnsi="Times New Roman" w:eastAsia="华文宋体" w:cs="Times New Roman"/>
            <w:lang w:val="en-US" w:eastAsia="zh-CN"/>
          </w:rPr>
          <w:t>中</w:t>
        </w:r>
      </w:ins>
      <w:ins w:id="151" w:author="WPS_1700618618" w:date="2026-03-31T14:34:21Z">
        <w:r>
          <w:rPr>
            <w:rFonts w:hint="eastAsia" w:ascii="Times New Roman" w:hAnsi="Times New Roman" w:eastAsia="华文宋体" w:cs="Times New Roman"/>
            <w:lang w:val="en-US" w:eastAsia="zh-CN"/>
          </w:rPr>
          <w:t>感受到</w:t>
        </w:r>
      </w:ins>
      <w:r>
        <w:rPr>
          <w:rFonts w:hint="eastAsia" w:ascii="Times New Roman" w:hAnsi="Times New Roman" w:eastAsia="华文宋体" w:cs="Times New Roman"/>
        </w:rPr>
        <w:t>的tensor场的</w:t>
      </w:r>
      <w:del w:id="152" w:author="WPS_1700618618" w:date="2026-03-31T14:34:31Z">
        <w:r>
          <w:rPr>
            <w:rFonts w:hint="eastAsia" w:ascii="Times New Roman" w:hAnsi="Times New Roman" w:eastAsia="华文宋体" w:cs="Times New Roman"/>
          </w:rPr>
          <w:delText>空间</w:delText>
        </w:r>
      </w:del>
      <w:r>
        <w:rPr>
          <w:rFonts w:hint="eastAsia" w:ascii="Times New Roman" w:hAnsi="Times New Roman" w:eastAsia="华文宋体" w:cs="Times New Roman"/>
        </w:rPr>
        <w:t>分布，我们重</w:t>
      </w:r>
      <w:r>
        <w:rPr>
          <w:rFonts w:ascii="Times New Roman" w:hAnsi="Times New Roman" w:eastAsia="华文宋体" w:cs="Times New Roman"/>
        </w:rPr>
        <w:t>新进行simulation，理论曲线的尖峰因此变得平滑，与实验值</w:t>
      </w:r>
      <w:r>
        <w:rPr>
          <w:rFonts w:hint="eastAsia" w:ascii="Times New Roman" w:hAnsi="Times New Roman" w:eastAsia="华文宋体" w:cs="Times New Roman"/>
        </w:rPr>
        <w:t>更贴合。</w:t>
      </w:r>
      <w:r>
        <w:rPr>
          <w:rFonts w:ascii="Times New Roman" w:hAnsi="Times New Roman" w:eastAsia="华文宋体" w:cs="Times New Roman"/>
        </w:rPr>
        <w:t>具体simulation 细节已放入method</w:t>
      </w:r>
      <w:r>
        <w:rPr>
          <w:rFonts w:hint="eastAsia" w:ascii="Times New Roman" w:hAnsi="Times New Roman" w:eastAsia="华文宋体" w:cs="Times New Roman"/>
        </w:rPr>
        <w:t xml:space="preserve"> </w:t>
      </w:r>
      <w:r>
        <w:rPr>
          <w:rFonts w:ascii="Times New Roman" w:hAnsi="Times New Roman" w:eastAsia="华文宋体" w:cs="Times New Roman"/>
        </w:rPr>
        <w:t>section</w:t>
      </w:r>
      <w:r>
        <w:rPr>
          <w:rFonts w:hint="eastAsia" w:ascii="Times New Roman" w:hAnsi="Times New Roman" w:eastAsia="华文宋体" w:cs="Times New Roman"/>
        </w:rPr>
        <w:t xml:space="preserve"> Calibration of </w:t>
      </w:r>
      <m:oMath>
        <m:sSub>
          <m:sSubPr>
            <m:ctrlPr>
              <w:rPr>
                <w:rFonts w:ascii="DejaVu Math TeX Gyre" w:hAnsi="DejaVu Math TeX Gyre" w:eastAsia="华文宋体"/>
              </w:rPr>
            </m:ctrlPr>
          </m:sSubPr>
          <m:e>
            <m:r>
              <m:rPr>
                <m:sty m:val="p"/>
              </m:rPr>
              <w:rPr>
                <w:rFonts w:ascii="DejaVu Math TeX Gyre" w:hAnsi="DejaVu Math TeX Gyre" w:eastAsia="华文宋体"/>
              </w:rPr>
              <m:t>Ω</m:t>
            </m:r>
            <m:ctrlPr>
              <w:rPr>
                <w:rFonts w:ascii="DejaVu Math TeX Gyre" w:hAnsi="DejaVu Math TeX Gyre" w:eastAsia="华文宋体"/>
              </w:rPr>
            </m:ctrlPr>
          </m:e>
          <m:sub>
            <m:r>
              <m:rPr/>
              <w:rPr>
                <w:rFonts w:ascii="DejaVu Math TeX Gyre" w:hAnsi="DejaVu Math TeX Gyre" w:eastAsia="华文宋体"/>
              </w:rPr>
              <m:t>B</m:t>
            </m:r>
            <m:ctrlPr>
              <w:rPr>
                <w:rFonts w:ascii="DejaVu Math TeX Gyre" w:hAnsi="DejaVu Math TeX Gyre" w:eastAsia="华文宋体"/>
              </w:rPr>
            </m:ctrlPr>
          </m:sub>
        </m:sSub>
        <m:r>
          <m:rPr/>
          <w:rPr>
            <w:rFonts w:ascii="DejaVu Math TeX Gyre" w:hAnsi="DejaVu Math TeX Gyre" w:eastAsia="华文宋体"/>
          </w:rPr>
          <m:t>/</m:t>
        </m:r>
        <m:sSub>
          <m:sSubPr>
            <m:ctrlPr>
              <w:rPr>
                <w:rFonts w:ascii="DejaVu Math TeX Gyre" w:hAnsi="DejaVu Math TeX Gyre" w:eastAsia="华文宋体"/>
              </w:rPr>
            </m:ctrlPr>
          </m:sSubPr>
          <m:e>
            <m:r>
              <m:rPr>
                <m:sty m:val="p"/>
              </m:rPr>
              <w:rPr>
                <w:rFonts w:ascii="DejaVu Math TeX Gyre" w:hAnsi="DejaVu Math TeX Gyre" w:eastAsia="华文宋体"/>
              </w:rPr>
              <m:t>Ω</m:t>
            </m:r>
            <m:ctrlPr>
              <w:rPr>
                <w:rFonts w:ascii="DejaVu Math TeX Gyre" w:hAnsi="DejaVu Math TeX Gyre" w:eastAsia="华文宋体"/>
              </w:rPr>
            </m:ctrlPr>
          </m:e>
          <m:sub>
            <m:r>
              <m:rPr>
                <m:sty m:val="p"/>
              </m:rPr>
              <w:rPr>
                <w:rFonts w:ascii="DejaVu Math TeX Gyre" w:hAnsi="DejaVu Math TeX Gyre" w:eastAsia="华文宋体"/>
              </w:rPr>
              <m:t>T</m:t>
            </m:r>
            <m:ctrlPr>
              <w:rPr>
                <w:rFonts w:ascii="DejaVu Math TeX Gyre" w:hAnsi="DejaVu Math TeX Gyre" w:eastAsia="华文宋体"/>
              </w:rPr>
            </m:ctrlPr>
          </m:sub>
        </m:sSub>
      </m:oMath>
      <w:r>
        <w:rPr>
          <w:rFonts w:hint="eastAsia" w:ascii="Times New Roman" w:hAnsi="Times New Roman" w:eastAsia="华文宋体" w:cs="Times New Roman"/>
        </w:rPr>
        <w:t>。</w:t>
      </w:r>
    </w:p>
    <w:p w14:paraId="76828C35">
      <w:pPr>
        <w:spacing w:after="156" w:afterLines="50"/>
        <w:ind w:left="105" w:hanging="105" w:hangingChars="50"/>
        <w:rPr>
          <w:del w:id="153" w:author="WPS_1700618618" w:date="2026-03-31T14:37:04Z"/>
          <w:rFonts w:ascii="Times New Roman" w:hAnsi="Times New Roman" w:eastAsia="华文宋体" w:cs="Times New Roman"/>
        </w:rPr>
      </w:pPr>
      <w:del w:id="154" w:author="WPS_1700618618" w:date="2026-03-31T14:37:04Z">
        <w:r>
          <w:rPr>
            <w:rFonts w:hint="eastAsia" w:ascii="Times New Roman" w:hAnsi="Times New Roman" w:eastAsia="华文宋体" w:cs="Times New Roman"/>
          </w:rPr>
          <w:delText>值得注意的是，拟合曲线的频率结构对</w:delText>
        </w:r>
      </w:del>
      <m:oMath>
        <m:sSub>
          <m:sSubPr>
            <m:ctrlPr>
              <w:del w:id="155" w:author="WPS_1700618618" w:date="2026-03-31T14:37:04Z">
                <w:rPr>
                  <w:rFonts w:ascii="DejaVu Math TeX Gyre" w:hAnsi="DejaVu Math TeX Gyre" w:eastAsia="华文宋体"/>
                </w:rPr>
              </w:del>
            </m:ctrlPr>
          </m:sSubPr>
          <m:e>
            <w:del w:id="156" w:author="WPS_1700618618" w:date="2026-03-31T14:37:04Z">
              <m:r>
                <m:rPr>
                  <m:sty m:val="p"/>
                </m:rPr>
                <w:rPr>
                  <w:rFonts w:ascii="DejaVu Math TeX Gyre" w:hAnsi="DejaVu Math TeX Gyre" w:eastAsia="华文宋体"/>
                </w:rPr>
                <m:t>Ω</m:t>
              </m:r>
            </w:del>
            <m:ctrlPr>
              <w:del w:id="157" w:author="WPS_1700618618" w:date="2026-03-31T14:37:04Z">
                <w:rPr>
                  <w:rFonts w:ascii="DejaVu Math TeX Gyre" w:hAnsi="DejaVu Math TeX Gyre" w:eastAsia="华文宋体"/>
                </w:rPr>
              </w:del>
            </m:ctrlPr>
          </m:e>
          <m:sub>
            <w:del w:id="158" w:author="WPS_1700618618" w:date="2026-03-31T14:37:04Z">
              <m:r>
                <m:rPr/>
                <w:rPr>
                  <w:rFonts w:ascii="DejaVu Math TeX Gyre" w:hAnsi="DejaVu Math TeX Gyre" w:eastAsia="华文宋体"/>
                </w:rPr>
                <m:t>B</m:t>
              </m:r>
            </w:del>
            <m:ctrlPr>
              <w:del w:id="159" w:author="WPS_1700618618" w:date="2026-03-31T14:37:04Z">
                <w:rPr>
                  <w:rFonts w:ascii="DejaVu Math TeX Gyre" w:hAnsi="DejaVu Math TeX Gyre" w:eastAsia="华文宋体"/>
                </w:rPr>
              </w:del>
            </m:ctrlPr>
          </m:sub>
        </m:sSub>
        <w:del w:id="160" w:author="WPS_1700618618" w:date="2026-03-31T14:37:04Z">
          <m:r>
            <m:rPr/>
            <w:rPr>
              <w:rFonts w:ascii="DejaVu Math TeX Gyre" w:hAnsi="DejaVu Math TeX Gyre" w:eastAsia="华文宋体"/>
            </w:rPr>
            <m:t>/</m:t>
          </m:r>
        </w:del>
        <m:sSub>
          <m:sSubPr>
            <m:ctrlPr>
              <w:del w:id="161" w:author="WPS_1700618618" w:date="2026-03-31T14:37:04Z">
                <w:rPr>
                  <w:rFonts w:ascii="DejaVu Math TeX Gyre" w:hAnsi="DejaVu Math TeX Gyre" w:eastAsia="华文宋体"/>
                </w:rPr>
              </w:del>
            </m:ctrlPr>
          </m:sSubPr>
          <m:e>
            <w:del w:id="162" w:author="WPS_1700618618" w:date="2026-03-31T14:37:04Z">
              <m:r>
                <m:rPr>
                  <m:sty m:val="p"/>
                </m:rPr>
                <w:rPr>
                  <w:rFonts w:ascii="DejaVu Math TeX Gyre" w:hAnsi="DejaVu Math TeX Gyre" w:eastAsia="华文宋体"/>
                </w:rPr>
                <m:t>Ω</m:t>
              </m:r>
            </w:del>
            <m:ctrlPr>
              <w:del w:id="163" w:author="WPS_1700618618" w:date="2026-03-31T14:37:04Z">
                <w:rPr>
                  <w:rFonts w:ascii="DejaVu Math TeX Gyre" w:hAnsi="DejaVu Math TeX Gyre" w:eastAsia="华文宋体"/>
                </w:rPr>
              </w:del>
            </m:ctrlPr>
          </m:e>
          <m:sub>
            <w:del w:id="164" w:author="WPS_1700618618" w:date="2026-03-31T14:37:04Z">
              <m:r>
                <m:rPr>
                  <m:sty m:val="p"/>
                </m:rPr>
                <w:rPr>
                  <w:rFonts w:ascii="DejaVu Math TeX Gyre" w:hAnsi="DejaVu Math TeX Gyre" w:eastAsia="华文宋体"/>
                </w:rPr>
                <m:t>T</m:t>
              </m:r>
            </w:del>
            <m:ctrlPr>
              <w:del w:id="165" w:author="WPS_1700618618" w:date="2026-03-31T14:37:04Z">
                <w:rPr>
                  <w:rFonts w:ascii="DejaVu Math TeX Gyre" w:hAnsi="DejaVu Math TeX Gyre" w:eastAsia="华文宋体"/>
                </w:rPr>
              </w:del>
            </m:ctrlPr>
          </m:sub>
        </m:sSub>
      </m:oMath>
      <w:del w:id="166" w:author="WPS_1700618618" w:date="2026-03-31T14:37:04Z">
        <w:r>
          <w:rPr>
            <w:rFonts w:hint="eastAsia" w:ascii="Times New Roman" w:hAnsi="Times New Roman" w:eastAsia="华文宋体" w:cs="Times New Roman"/>
          </w:rPr>
          <w:delText>的比值极为敏感。正是利用这一敏感性，我们能够从频率结构与实验符合良好的模拟曲线中可靠地提取该比值。基于改进模型，我们在给定磁场与阱光功率条件下得出了</w:delText>
        </w:r>
      </w:del>
      <m:oMath>
        <m:sSub>
          <m:sSubPr>
            <m:ctrlPr>
              <w:del w:id="167" w:author="WPS_1700618618" w:date="2026-03-31T14:37:04Z">
                <w:rPr>
                  <w:rFonts w:ascii="DejaVu Math TeX Gyre" w:hAnsi="DejaVu Math TeX Gyre" w:eastAsia="华文宋体"/>
                </w:rPr>
              </w:del>
            </m:ctrlPr>
          </m:sSubPr>
          <m:e>
            <w:del w:id="168" w:author="WPS_1700618618" w:date="2026-03-31T14:37:04Z">
              <m:r>
                <m:rPr>
                  <m:sty m:val="p"/>
                </m:rPr>
                <w:rPr>
                  <w:rFonts w:ascii="DejaVu Math TeX Gyre" w:hAnsi="DejaVu Math TeX Gyre" w:eastAsia="华文宋体"/>
                </w:rPr>
                <m:t>Ω</m:t>
              </m:r>
            </w:del>
            <m:ctrlPr>
              <w:del w:id="169" w:author="WPS_1700618618" w:date="2026-03-31T14:37:04Z">
                <w:rPr>
                  <w:rFonts w:ascii="DejaVu Math TeX Gyre" w:hAnsi="DejaVu Math TeX Gyre" w:eastAsia="华文宋体"/>
                </w:rPr>
              </w:del>
            </m:ctrlPr>
          </m:e>
          <m:sub>
            <w:del w:id="170" w:author="WPS_1700618618" w:date="2026-03-31T14:37:04Z">
              <m:r>
                <m:rPr/>
                <w:rPr>
                  <w:rFonts w:ascii="DejaVu Math TeX Gyre" w:hAnsi="DejaVu Math TeX Gyre" w:eastAsia="华文宋体"/>
                </w:rPr>
                <m:t>B</m:t>
              </m:r>
            </w:del>
            <m:ctrlPr>
              <w:del w:id="171" w:author="WPS_1700618618" w:date="2026-03-31T14:37:04Z">
                <w:rPr>
                  <w:rFonts w:ascii="DejaVu Math TeX Gyre" w:hAnsi="DejaVu Math TeX Gyre" w:eastAsia="华文宋体"/>
                </w:rPr>
              </w:del>
            </m:ctrlPr>
          </m:sub>
        </m:sSub>
        <w:del w:id="172" w:author="WPS_1700618618" w:date="2026-03-31T14:37:04Z">
          <m:r>
            <m:rPr/>
            <w:rPr>
              <w:rFonts w:ascii="DejaVu Math TeX Gyre" w:hAnsi="DejaVu Math TeX Gyre" w:eastAsia="华文宋体"/>
            </w:rPr>
            <m:t>/</m:t>
          </m:r>
        </w:del>
        <m:sSub>
          <m:sSubPr>
            <m:ctrlPr>
              <w:del w:id="173" w:author="WPS_1700618618" w:date="2026-03-31T14:37:04Z">
                <w:rPr>
                  <w:rFonts w:ascii="DejaVu Math TeX Gyre" w:hAnsi="DejaVu Math TeX Gyre" w:eastAsia="华文宋体"/>
                </w:rPr>
              </w:del>
            </m:ctrlPr>
          </m:sSubPr>
          <m:e>
            <w:del w:id="174" w:author="WPS_1700618618" w:date="2026-03-31T14:37:04Z">
              <m:r>
                <m:rPr>
                  <m:sty m:val="p"/>
                </m:rPr>
                <w:rPr>
                  <w:rFonts w:ascii="DejaVu Math TeX Gyre" w:hAnsi="DejaVu Math TeX Gyre" w:eastAsia="华文宋体"/>
                </w:rPr>
                <m:t>Ω</m:t>
              </m:r>
            </w:del>
            <m:ctrlPr>
              <w:del w:id="175" w:author="WPS_1700618618" w:date="2026-03-31T14:37:04Z">
                <w:rPr>
                  <w:rFonts w:ascii="DejaVu Math TeX Gyre" w:hAnsi="DejaVu Math TeX Gyre" w:eastAsia="华文宋体"/>
                </w:rPr>
              </w:del>
            </m:ctrlPr>
          </m:e>
          <m:sub>
            <w:del w:id="176" w:author="WPS_1700618618" w:date="2026-03-31T14:37:04Z">
              <m:r>
                <m:rPr>
                  <m:sty m:val="p"/>
                </m:rPr>
                <w:rPr>
                  <w:rFonts w:ascii="DejaVu Math TeX Gyre" w:hAnsi="DejaVu Math TeX Gyre" w:eastAsia="华文宋体"/>
                </w:rPr>
                <m:t>T</m:t>
              </m:r>
            </w:del>
            <m:ctrlPr>
              <w:del w:id="177" w:author="WPS_1700618618" w:date="2026-03-31T14:37:04Z">
                <w:rPr>
                  <w:rFonts w:ascii="DejaVu Math TeX Gyre" w:hAnsi="DejaVu Math TeX Gyre" w:eastAsia="华文宋体"/>
                </w:rPr>
              </w:del>
            </m:ctrlPr>
          </m:sub>
        </m:sSub>
      </m:oMath>
      <w:del w:id="178" w:author="WPS_1700618618" w:date="2026-03-31T14:37:04Z">
        <w:r>
          <w:rPr>
            <w:rFonts w:hint="eastAsia" w:ascii="Times New Roman" w:hAnsi="Times New Roman" w:eastAsia="华文宋体" w:cs="Times New Roman"/>
          </w:rPr>
          <w:delText>。利用该结果可反推出正文Fig</w:delText>
        </w:r>
      </w:del>
      <w:del w:id="179" w:author="WPS_1700618618" w:date="2026-03-31T14:37:04Z">
        <w:r>
          <w:rPr>
            <w:rFonts w:ascii="Times New Roman" w:hAnsi="Times New Roman" w:eastAsia="华文宋体" w:cs="Times New Roman"/>
          </w:rPr>
          <w:delText xml:space="preserve">. </w:delText>
        </w:r>
      </w:del>
      <w:del w:id="180" w:author="WPS_1700618618" w:date="2026-03-31T14:37:04Z">
        <w:r>
          <w:rPr>
            <w:rFonts w:hint="eastAsia" w:ascii="Times New Roman" w:hAnsi="Times New Roman" w:eastAsia="华文宋体" w:cs="Times New Roman"/>
          </w:rPr>
          <w:delText>2b 和</w:delText>
        </w:r>
      </w:del>
      <w:del w:id="181" w:author="WPS_1700618618" w:date="2026-03-31T14:37:04Z">
        <w:r>
          <w:rPr>
            <w:rFonts w:ascii="Times New Roman" w:hAnsi="Times New Roman" w:eastAsia="华文宋体" w:cs="Times New Roman"/>
          </w:rPr>
          <w:delText xml:space="preserve">Fig. </w:delText>
        </w:r>
      </w:del>
      <w:del w:id="182" w:author="WPS_1700618618" w:date="2026-03-31T14:37:04Z">
        <w:r>
          <w:rPr>
            <w:rFonts w:hint="eastAsia" w:ascii="Times New Roman" w:hAnsi="Times New Roman" w:eastAsia="华文宋体" w:cs="Times New Roman"/>
          </w:rPr>
          <w:delText>2d 实验条件下</w:delText>
        </w:r>
      </w:del>
      <m:oMath>
        <m:sSub>
          <m:sSubPr>
            <m:ctrlPr>
              <w:del w:id="183" w:author="WPS_1700618618" w:date="2026-03-31T14:37:04Z">
                <w:rPr>
                  <w:rFonts w:ascii="DejaVu Math TeX Gyre" w:hAnsi="DejaVu Math TeX Gyre" w:eastAsia="华文宋体"/>
                </w:rPr>
              </w:del>
            </m:ctrlPr>
          </m:sSubPr>
          <m:e>
            <w:del w:id="184" w:author="WPS_1700618618" w:date="2026-03-31T14:37:04Z">
              <m:r>
                <m:rPr>
                  <m:sty m:val="p"/>
                </m:rPr>
                <w:rPr>
                  <w:rFonts w:ascii="DejaVu Math TeX Gyre" w:hAnsi="DejaVu Math TeX Gyre" w:eastAsia="华文宋体"/>
                </w:rPr>
                <m:t>Ω</m:t>
              </m:r>
            </w:del>
            <m:ctrlPr>
              <w:del w:id="185" w:author="WPS_1700618618" w:date="2026-03-31T14:37:04Z">
                <w:rPr>
                  <w:rFonts w:ascii="DejaVu Math TeX Gyre" w:hAnsi="DejaVu Math TeX Gyre" w:eastAsia="华文宋体"/>
                </w:rPr>
              </w:del>
            </m:ctrlPr>
          </m:e>
          <m:sub>
            <w:del w:id="186" w:author="WPS_1700618618" w:date="2026-03-31T14:37:04Z">
              <m:r>
                <m:rPr/>
                <w:rPr>
                  <w:rFonts w:ascii="DejaVu Math TeX Gyre" w:hAnsi="DejaVu Math TeX Gyre" w:eastAsia="华文宋体"/>
                </w:rPr>
                <m:t>B</m:t>
              </m:r>
            </w:del>
            <m:ctrlPr>
              <w:del w:id="187" w:author="WPS_1700618618" w:date="2026-03-31T14:37:04Z">
                <w:rPr>
                  <w:rFonts w:ascii="DejaVu Math TeX Gyre" w:hAnsi="DejaVu Math TeX Gyre" w:eastAsia="华文宋体"/>
                </w:rPr>
              </w:del>
            </m:ctrlPr>
          </m:sub>
        </m:sSub>
        <w:del w:id="188" w:author="WPS_1700618618" w:date="2026-03-31T14:37:04Z">
          <m:r>
            <m:rPr/>
            <w:rPr>
              <w:rFonts w:ascii="DejaVu Math TeX Gyre" w:hAnsi="DejaVu Math TeX Gyre" w:eastAsia="华文宋体"/>
            </w:rPr>
            <m:t>/</m:t>
          </m:r>
        </w:del>
        <m:sSub>
          <m:sSubPr>
            <m:ctrlPr>
              <w:del w:id="189" w:author="WPS_1700618618" w:date="2026-03-31T14:37:04Z">
                <w:rPr>
                  <w:rFonts w:ascii="DejaVu Math TeX Gyre" w:hAnsi="DejaVu Math TeX Gyre" w:eastAsia="华文宋体"/>
                </w:rPr>
              </w:del>
            </m:ctrlPr>
          </m:sSubPr>
          <m:e>
            <w:del w:id="190" w:author="WPS_1700618618" w:date="2026-03-31T14:37:04Z">
              <m:r>
                <m:rPr>
                  <m:sty m:val="p"/>
                </m:rPr>
                <w:rPr>
                  <w:rFonts w:ascii="DejaVu Math TeX Gyre" w:hAnsi="DejaVu Math TeX Gyre" w:eastAsia="华文宋体"/>
                </w:rPr>
                <m:t>Ω</m:t>
              </m:r>
            </w:del>
            <m:ctrlPr>
              <w:del w:id="191" w:author="WPS_1700618618" w:date="2026-03-31T14:37:04Z">
                <w:rPr>
                  <w:rFonts w:ascii="DejaVu Math TeX Gyre" w:hAnsi="DejaVu Math TeX Gyre" w:eastAsia="华文宋体"/>
                </w:rPr>
              </w:del>
            </m:ctrlPr>
          </m:e>
          <m:sub>
            <w:del w:id="192" w:author="WPS_1700618618" w:date="2026-03-31T14:37:04Z">
              <m:r>
                <m:rPr>
                  <m:sty m:val="p"/>
                </m:rPr>
                <w:rPr>
                  <w:rFonts w:ascii="DejaVu Math TeX Gyre" w:hAnsi="DejaVu Math TeX Gyre" w:eastAsia="华文宋体"/>
                </w:rPr>
                <m:t>T</m:t>
              </m:r>
            </w:del>
            <m:ctrlPr>
              <w:del w:id="193" w:author="WPS_1700618618" w:date="2026-03-31T14:37:04Z">
                <w:rPr>
                  <w:rFonts w:ascii="DejaVu Math TeX Gyre" w:hAnsi="DejaVu Math TeX Gyre" w:eastAsia="华文宋体"/>
                </w:rPr>
              </w:del>
            </m:ctrlPr>
          </m:sub>
        </m:sSub>
      </m:oMath>
      <w:del w:id="194" w:author="WPS_1700618618" w:date="2026-03-31T14:37:04Z">
        <w:r>
          <w:rPr>
            <w:rFonts w:hint="eastAsia" w:hAnsi="DejaVu Math TeX Gyre" w:eastAsia="华文宋体"/>
          </w:rPr>
          <w:delText>的值，二者</w:delText>
        </w:r>
      </w:del>
      <w:del w:id="195" w:author="WPS_1700618618" w:date="2026-03-31T14:37:04Z">
        <w:r>
          <w:rPr>
            <w:rFonts w:hint="eastAsia" w:ascii="Times New Roman" w:hAnsi="Times New Roman" w:eastAsia="华文宋体" w:cs="Times New Roman"/>
          </w:rPr>
          <w:delText>分别位于4的两侧。因此，模型的改进并未改变我们关于该比值相对于临界值4的判断及相关结论。</w:delText>
        </w:r>
      </w:del>
    </w:p>
    <w:p w14:paraId="5EE10A0D">
      <w:pPr>
        <w:spacing w:after="156" w:afterLines="50"/>
        <w:ind w:left="105" w:hanging="105" w:hangingChars="50"/>
        <w:rPr>
          <w:rFonts w:ascii="Times New Roman" w:hAnsi="Times New Roman" w:eastAsia="华文宋体" w:cs="Times New Roman"/>
        </w:rPr>
      </w:pPr>
      <w:r>
        <w:rPr>
          <w:rFonts w:hint="eastAsia" w:hAnsi="DejaVu Math TeX Gyre" w:eastAsia="华文宋体"/>
        </w:rPr>
        <w:t>另外需</w:t>
      </w:r>
      <w:ins w:id="196" w:author="WPS_1700618618" w:date="2026-03-31T14:37:41Z">
        <w:r>
          <w:rPr>
            <w:rFonts w:hint="eastAsia" w:hAnsi="DejaVu Math TeX Gyre" w:eastAsia="华文宋体"/>
            <w:lang w:val="en-US" w:eastAsia="zh-CN"/>
          </w:rPr>
          <w:t>说明</w:t>
        </w:r>
      </w:ins>
      <w:del w:id="197" w:author="WPS_1700618618" w:date="2026-03-31T14:37:40Z">
        <w:r>
          <w:rPr>
            <w:rFonts w:hint="eastAsia" w:hAnsi="DejaVu Math TeX Gyre" w:eastAsia="华文宋体"/>
          </w:rPr>
          <w:delText>强调</w:delText>
        </w:r>
      </w:del>
      <w:r>
        <w:rPr>
          <w:rFonts w:hint="eastAsia" w:hAnsi="DejaVu Math TeX Gyre" w:eastAsia="华文宋体"/>
        </w:rPr>
        <w:t>的是，在文章其它部分，</w:t>
      </w:r>
      <w:r>
        <w:rPr>
          <w:rFonts w:hint="eastAsia" w:ascii="Times New Roman" w:hAnsi="Times New Roman" w:eastAsia="华文宋体" w:cs="Times New Roman"/>
        </w:rPr>
        <w:t>173</w:t>
      </w:r>
      <w:r>
        <w:rPr>
          <w:rFonts w:ascii="Times New Roman" w:hAnsi="Times New Roman" w:eastAsia="华文宋体" w:cs="Times New Roman"/>
        </w:rPr>
        <w:t>Yb</w:t>
      </w:r>
      <w:r>
        <w:rPr>
          <w:rFonts w:hint="eastAsia" w:ascii="Times New Roman" w:hAnsi="Times New Roman" w:eastAsia="华文宋体" w:cs="Times New Roman"/>
        </w:rPr>
        <w:t>被制备到cat state，仅包含</w:t>
      </w:r>
      <w:del w:id="198" w:author="WPS_1700618618" w:date="2026-03-31T14:38:31Z">
        <w:r>
          <w:rPr>
            <w:rFonts w:hint="default" w:ascii="Times New Roman" w:hAnsi="Times New Roman" w:eastAsia="华文宋体" w:cs="Times New Roman"/>
            <w:lang w:val="en-US"/>
          </w:rPr>
          <w:delText>C-G系数</w:delText>
        </w:r>
      </w:del>
      <w:ins w:id="199" w:author="WPS_1700618618" w:date="2026-03-31T14:38:32Z">
        <w:r>
          <w:rPr>
            <w:rFonts w:hint="eastAsia" w:ascii="Times New Roman" w:hAnsi="Times New Roman" w:eastAsia="华文宋体" w:cs="Times New Roman"/>
            <w:lang w:val="en-US" w:eastAsia="zh-CN"/>
          </w:rPr>
          <w:t>探测</w:t>
        </w:r>
      </w:ins>
      <w:ins w:id="200" w:author="WPS_1700618618" w:date="2026-03-31T14:38:35Z">
        <w:r>
          <w:rPr>
            <w:rFonts w:hint="eastAsia" w:ascii="Times New Roman" w:hAnsi="Times New Roman" w:eastAsia="华文宋体" w:cs="Times New Roman"/>
            <w:lang w:val="en-US" w:eastAsia="zh-CN"/>
          </w:rPr>
          <w:t>概率</w:t>
        </w:r>
      </w:ins>
      <w:r>
        <w:rPr>
          <w:rFonts w:hint="eastAsia" w:ascii="Times New Roman" w:hAnsi="Times New Roman" w:eastAsia="华文宋体" w:cs="Times New Roman"/>
        </w:rPr>
        <w:t>相差最大的</w:t>
      </w:r>
      <m:oMath>
        <m:r>
          <m:rPr>
            <m:sty m:val="p"/>
          </m:rPr>
          <w:rPr>
            <w:rFonts w:ascii="DejaVu Math TeX Gyre" w:hAnsi="Times New Roman" w:eastAsia="华文宋体" w:cs="Times New Roman"/>
          </w:rPr>
          <m:t>|</m:t>
        </m:r>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r>
          <m:rPr>
            <m:sty m:val="p"/>
          </m:rPr>
          <w:rPr>
            <w:rFonts w:ascii="DejaVu Math TeX Gyre" w:hAnsi="DejaVu Math TeX Gyre" w:eastAsia="华文宋体"/>
          </w:rPr>
          <m:t>=</m:t>
        </m:r>
        <m:d>
          <m:dPr>
            <m:begChr m:val=""/>
            <m:endChr m:val="⟩"/>
            <m:ctrlPr>
              <w:rPr>
                <w:rFonts w:ascii="DejaVu Math TeX Gyre" w:hAnsi="DejaVu Math TeX Gyre" w:eastAsia="华文宋体"/>
              </w:rPr>
            </m:ctrlPr>
          </m:dPr>
          <m:e>
            <m:r>
              <m:rPr>
                <m:sty m:val="p"/>
              </m:rPr>
              <w:rPr>
                <w:rFonts w:ascii="DejaVu Math TeX Gyre" w:hAnsi="DejaVu Math TeX Gyre"/>
              </w:rPr>
              <m:t>±</m:t>
            </m:r>
            <m:r>
              <m:rPr>
                <m:sty m:val="p"/>
              </m:rPr>
              <w:rPr>
                <w:rFonts w:ascii="DejaVu Math TeX Gyre" w:hAnsi="DejaVu Math TeX Gyre" w:eastAsia="华文宋体"/>
              </w:rPr>
              <m:t>5/2</m:t>
            </m:r>
            <m:ctrlPr>
              <w:rPr>
                <w:rFonts w:ascii="DejaVu Math TeX Gyre" w:hAnsi="DejaVu Math TeX Gyre" w:eastAsia="华文宋体"/>
              </w:rPr>
            </m:ctrlPr>
          </m:e>
        </m:d>
      </m:oMath>
      <w:r>
        <w:rPr>
          <w:rFonts w:hint="eastAsia" w:hAnsi="DejaVu Math TeX Gyre" w:eastAsia="华文宋体"/>
        </w:rPr>
        <w:t>两个子态</w:t>
      </w:r>
      <w:del w:id="201" w:author="WPS_1700618618" w:date="2026-03-31T14:39:02Z">
        <w:r>
          <w:rPr>
            <w:rFonts w:hint="eastAsia" w:hAnsi="DejaVu Math TeX Gyre" w:eastAsia="华文宋体"/>
          </w:rPr>
          <w:delText>；且阱的光功率也是此处的</w:delText>
        </w:r>
      </w:del>
      <w:del w:id="202" w:author="WPS_1700618618" w:date="2026-03-31T14:39:02Z">
        <w:r>
          <w:rPr>
            <w:rFonts w:ascii="Times New Roman" w:hAnsi="Times New Roman" w:eastAsia="华文宋体" w:cs="Times New Roman"/>
          </w:rPr>
          <w:delText>4</w:delText>
        </w:r>
      </w:del>
      <w:del w:id="203" w:author="WPS_1700618618" w:date="2026-03-31T14:39:02Z">
        <w:r>
          <w:rPr>
            <w:rFonts w:hint="eastAsia" w:hAnsi="DejaVu Math TeX Gyre" w:eastAsia="华文宋体"/>
          </w:rPr>
          <w:delText>倍，放大了跃迁上态的</w:delText>
        </w:r>
      </w:del>
      <w:del w:id="204" w:author="WPS_1700618618" w:date="2026-03-31T14:39:02Z">
        <w:r>
          <w:rPr>
            <w:rFonts w:ascii="Times New Roman" w:hAnsi="Times New Roman" w:eastAsia="华文宋体" w:cs="Times New Roman"/>
          </w:rPr>
          <w:delText>tensor shift</w:delText>
        </w:r>
      </w:del>
      <w:del w:id="205" w:author="WPS_1700618618" w:date="2026-03-31T14:39:02Z">
        <w:r>
          <w:rPr>
            <w:rFonts w:hint="eastAsia" w:hAnsi="DejaVu Math TeX Gyre" w:eastAsia="华文宋体"/>
          </w:rPr>
          <w:delText>，增大了两个</w:delText>
        </w:r>
      </w:del>
      <m:oMath>
        <m:sSub>
          <m:sSubPr>
            <m:ctrlPr>
              <w:del w:id="206" w:author="WPS_1700618618" w:date="2026-03-31T14:39:02Z">
                <w:rPr>
                  <w:rFonts w:ascii="Cambria Math" w:hAnsi="Cambria Math" w:eastAsia="华文宋体" w:cs="Times New Roman"/>
                </w:rPr>
              </w:del>
            </m:ctrlPr>
          </m:sSubPr>
          <m:e>
            <w:del w:id="207" w:author="WPS_1700618618" w:date="2026-03-31T14:39:02Z">
              <m:r>
                <m:rPr/>
                <w:rPr>
                  <w:rFonts w:ascii="Cambria Math" w:hAnsi="Cambria Math" w:eastAsia="华文宋体" w:cs="Times New Roman"/>
                </w:rPr>
                <m:t>m</m:t>
              </m:r>
            </w:del>
            <m:ctrlPr>
              <w:del w:id="208" w:author="WPS_1700618618" w:date="2026-03-31T14:39:02Z">
                <w:rPr>
                  <w:rFonts w:ascii="Cambria Math" w:hAnsi="Cambria Math" w:eastAsia="华文宋体" w:cs="Times New Roman"/>
                </w:rPr>
              </w:del>
            </m:ctrlPr>
          </m:e>
          <m:sub>
            <w:del w:id="209" w:author="WPS_1700618618" w:date="2026-03-31T14:39:02Z">
              <m:r>
                <m:rPr/>
                <w:rPr>
                  <w:rFonts w:ascii="Cambria Math" w:hAnsi="Cambria Math" w:eastAsia="华文宋体" w:cs="Times New Roman"/>
                </w:rPr>
                <m:t>F</m:t>
              </m:r>
            </w:del>
            <m:ctrlPr>
              <w:del w:id="210" w:author="WPS_1700618618" w:date="2026-03-31T14:39:02Z">
                <w:rPr>
                  <w:rFonts w:ascii="Cambria Math" w:hAnsi="Cambria Math" w:eastAsia="华文宋体" w:cs="Times New Roman"/>
                </w:rPr>
              </w:del>
            </m:ctrlPr>
          </m:sub>
        </m:sSub>
      </m:oMath>
      <w:del w:id="211" w:author="WPS_1700618618" w:date="2026-03-31T14:39:02Z">
        <w:r>
          <w:rPr>
            <w:rFonts w:hint="eastAsia" w:hAnsi="DejaVu Math TeX Gyre" w:eastAsia="华文宋体"/>
          </w:rPr>
          <w:delText>跃迁之间的频率差</w:delText>
        </w:r>
      </w:del>
      <w:r>
        <w:rPr>
          <w:rFonts w:hint="eastAsia" w:hAnsi="DejaVu Math TeX Gyre" w:eastAsia="华文宋体"/>
        </w:rPr>
        <w:t>，因此</w:t>
      </w:r>
      <w:ins w:id="212" w:author="WPS_1700618618" w:date="2026-03-31T14:39:40Z">
        <w:r>
          <w:rPr>
            <w:rFonts w:hint="eastAsia" w:hAnsi="DejaVu Math TeX Gyre" w:eastAsia="华文宋体"/>
            <w:lang w:val="en-US" w:eastAsia="zh-CN"/>
          </w:rPr>
          <w:t>可</w:t>
        </w:r>
      </w:ins>
      <w:ins w:id="213" w:author="WPS_1700618618" w:date="2026-03-31T14:39:44Z">
        <w:r>
          <w:rPr>
            <w:rFonts w:hint="eastAsia" w:hAnsi="DejaVu Math TeX Gyre" w:eastAsia="华文宋体"/>
            <w:lang w:val="en-US" w:eastAsia="zh-CN"/>
          </w:rPr>
          <w:t>清晰</w:t>
        </w:r>
      </w:ins>
      <w:ins w:id="214" w:author="WPS_1700618618" w:date="2026-03-31T14:39:45Z">
        <w:r>
          <w:rPr>
            <w:rFonts w:hint="eastAsia" w:hAnsi="DejaVu Math TeX Gyre" w:eastAsia="华文宋体"/>
            <w:lang w:val="en-US" w:eastAsia="zh-CN"/>
          </w:rPr>
          <w:t>分辨</w:t>
        </w:r>
      </w:ins>
      <w:ins w:id="215" w:author="WPS_1700618618" w:date="2026-03-31T14:39:47Z">
        <w:r>
          <w:rPr>
            <w:rFonts w:hint="eastAsia" w:hAnsi="DejaVu Math TeX Gyre" w:eastAsia="华文宋体"/>
            <w:lang w:val="en-US" w:eastAsia="zh-CN"/>
          </w:rPr>
          <w:t>这两个</w:t>
        </w:r>
      </w:ins>
      <w:del w:id="216" w:author="WPS_1700618618" w:date="2026-03-31T14:39:30Z">
        <w:r>
          <w:rPr>
            <w:rFonts w:hint="eastAsia" w:hAnsi="DejaVu Math TeX Gyre" w:eastAsia="华文宋体"/>
          </w:rPr>
          <w:delText>没有出现</w:delText>
        </w:r>
      </w:del>
      <m:oMath>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oMath>
      <w:ins w:id="217" w:author="WPS_1700618618" w:date="2026-03-31T14:39:52Z">
        <w:r>
          <w:rPr>
            <w:rFonts w:hint="eastAsia" w:hAnsi="DejaVu Math TeX Gyre" w:eastAsia="华文宋体"/>
            <w:i w:val="0"/>
            <w:lang w:val="en-US" w:eastAsia="zh-CN"/>
          </w:rPr>
          <w:t>子</w:t>
        </w:r>
      </w:ins>
      <w:r>
        <w:rPr>
          <w:rFonts w:hint="eastAsia" w:hAnsi="DejaVu Math TeX Gyre" w:eastAsia="华文宋体"/>
        </w:rPr>
        <w:t>态</w:t>
      </w:r>
      <w:ins w:id="218" w:author="WPS_1700618618" w:date="2026-03-31T14:39:53Z">
        <w:r>
          <w:rPr>
            <w:rFonts w:hint="eastAsia" w:hAnsi="DejaVu Math TeX Gyre" w:eastAsia="华文宋体"/>
            <w:lang w:eastAsia="zh-CN"/>
          </w:rPr>
          <w:t>，</w:t>
        </w:r>
      </w:ins>
      <w:ins w:id="219" w:author="WPS_1700618618" w:date="2026-03-31T14:40:00Z">
        <w:r>
          <w:rPr>
            <w:rFonts w:hint="eastAsia" w:hAnsi="DejaVu Math TeX Gyre" w:eastAsia="华文宋体"/>
            <w:lang w:val="en-US" w:eastAsia="zh-CN"/>
          </w:rPr>
          <w:t>未出现</w:t>
        </w:r>
      </w:ins>
      <w:ins w:id="220" w:author="WPS_1700618618" w:date="2026-03-31T14:40:18Z">
        <w:r>
          <w:rPr>
            <w:rFonts w:hint="eastAsia" w:hAnsi="DejaVu Math TeX Gyre" w:eastAsia="华文宋体"/>
            <w:lang w:val="en-US" w:eastAsia="zh-CN"/>
          </w:rPr>
          <w:t>上述</w:t>
        </w:r>
      </w:ins>
      <w:ins w:id="221" w:author="WPS_1700618618" w:date="2026-03-31T14:40:19Z">
        <w:r>
          <w:rPr>
            <w:rFonts w:hint="eastAsia" w:hAnsi="DejaVu Math TeX Gyre" w:eastAsia="华文宋体"/>
            <w:lang w:val="en-US" w:eastAsia="zh-CN"/>
          </w:rPr>
          <w:t>探测</w:t>
        </w:r>
      </w:ins>
      <w:ins w:id="222" w:author="WPS_1700618618" w:date="2026-03-31T14:40:21Z">
        <w:r>
          <w:rPr>
            <w:rFonts w:hint="eastAsia" w:hAnsi="DejaVu Math TeX Gyre" w:eastAsia="华文宋体"/>
            <w:lang w:val="en-US" w:eastAsia="zh-CN"/>
          </w:rPr>
          <w:t>问题</w:t>
        </w:r>
      </w:ins>
      <w:del w:id="223" w:author="WPS_1700618618" w:date="2026-03-31T14:39:50Z">
        <w:r>
          <w:rPr>
            <w:rFonts w:hint="eastAsia" w:hAnsi="DejaVu Math TeX Gyre" w:eastAsia="华文宋体"/>
          </w:rPr>
          <w:delText>无法分辨的问题</w:delText>
        </w:r>
      </w:del>
      <w:r>
        <w:rPr>
          <w:rFonts w:hint="eastAsia" w:hAnsi="DejaVu Math TeX Gyre" w:eastAsia="华文宋体"/>
        </w:rPr>
        <w:t>。细节详见</w:t>
      </w:r>
      <w:r>
        <w:rPr>
          <w:rFonts w:ascii="Times New Roman" w:hAnsi="Times New Roman" w:eastAsia="华文宋体" w:cs="Times New Roman"/>
        </w:rPr>
        <w:t>method</w:t>
      </w:r>
      <w:r>
        <w:rPr>
          <w:rFonts w:hint="eastAsia" w:ascii="Times New Roman" w:hAnsi="Times New Roman" w:eastAsia="华文宋体" w:cs="Times New Roman"/>
        </w:rPr>
        <w:t xml:space="preserve"> </w:t>
      </w:r>
      <w:r>
        <w:rPr>
          <w:rFonts w:ascii="Times New Roman" w:hAnsi="Times New Roman" w:eastAsia="华文宋体" w:cs="Times New Roman"/>
        </w:rPr>
        <w:t>section</w:t>
      </w:r>
      <w:r>
        <w:rPr>
          <w:rFonts w:hint="eastAsia" w:ascii="Times New Roman" w:hAnsi="Times New Roman" w:eastAsia="华文宋体" w:cs="Times New Roman"/>
        </w:rPr>
        <w:t xml:space="preserve"> Atom sample detection。</w:t>
      </w:r>
    </w:p>
    <w:p w14:paraId="02DC874E">
      <w:pPr>
        <w:spacing w:after="156" w:afterLines="50"/>
        <w:ind w:left="105" w:hanging="105" w:hangingChars="50"/>
        <w:rPr>
          <w:rFonts w:ascii="Times New Roman" w:hAnsi="Times New Roman" w:eastAsia="华文宋体" w:cs="Times New Roman"/>
        </w:rPr>
      </w:pPr>
    </w:p>
    <w:p w14:paraId="473EA645">
      <w:pPr>
        <w:spacing w:after="156" w:afterLines="50"/>
        <w:rPr>
          <w:rFonts w:ascii="Times New Roman" w:hAnsi="Times New Roman" w:eastAsia="华文宋体" w:cs="Times New Roman"/>
        </w:rPr>
      </w:pPr>
      <w:r>
        <w:rPr>
          <w:rFonts w:ascii="Times New Roman" w:hAnsi="Times New Roman" w:eastAsia="华文宋体" w:cs="Times New Roman"/>
        </w:rPr>
        <w:t>Q3: Please check the formatting of the references. I noticed capitalization problems in Refs. 19 and 26.</w:t>
      </w:r>
    </w:p>
    <w:p w14:paraId="497D70D2">
      <w:pPr>
        <w:spacing w:after="156" w:afterLines="50"/>
        <w:rPr>
          <w:rFonts w:ascii="Times New Roman" w:hAnsi="Times New Roman" w:eastAsia="华文宋体" w:cs="Times New Roman"/>
        </w:rPr>
      </w:pPr>
      <w:r>
        <w:rPr>
          <w:rFonts w:ascii="Times New Roman" w:hAnsi="Times New Roman" w:eastAsia="华文宋体" w:cs="Times New Roman"/>
        </w:rPr>
        <w:t xml:space="preserve">A3: </w:t>
      </w:r>
      <w:r>
        <w:rPr>
          <w:rFonts w:hint="eastAsia" w:ascii="Times New Roman" w:hAnsi="Times New Roman" w:eastAsia="华文宋体" w:cs="Times New Roman"/>
        </w:rPr>
        <w:t>我们已按照</w:t>
      </w:r>
      <w:r>
        <w:rPr>
          <w:rFonts w:ascii="Times New Roman" w:hAnsi="Times New Roman" w:eastAsia="华文宋体" w:cs="Times New Roman"/>
        </w:rPr>
        <w:t>nature惯用格式要求，进行了全文检查修改，修正了包括原Ref. 26的”Yb”以及Ref. 23, Ref. 24等多处大小写错误。</w:t>
      </w:r>
    </w:p>
    <w:p w14:paraId="0FA75E50">
      <w:pPr>
        <w:spacing w:after="156" w:afterLines="50"/>
        <w:rPr>
          <w:rFonts w:ascii="Times New Roman" w:hAnsi="Times New Roman" w:eastAsia="华文宋体" w:cs="Times New Roman"/>
        </w:rPr>
      </w:pPr>
    </w:p>
    <w:p w14:paraId="6C5DF444">
      <w:pPr>
        <w:spacing w:after="156" w:afterLines="50"/>
        <w:rPr>
          <w:rFonts w:ascii="Times New Roman" w:hAnsi="Times New Roman" w:eastAsia="华文宋体" w:cs="Times New Roman"/>
        </w:rPr>
      </w:pPr>
      <w:r>
        <w:rPr>
          <w:rFonts w:ascii="Times New Roman" w:hAnsi="Times New Roman" w:eastAsia="华文宋体" w:cs="Times New Roman"/>
        </w:rPr>
        <w:t>Q4: The authors mention the simultaneous effect of the Zeeman and tensor light shifts. In fact, this is a major effect (often referred to alignment-to-orientation conversion) that plays an important role in nonlinear Faraday rotation. The authors might wish to make this connection, if they think it is relevant.</w:t>
      </w:r>
    </w:p>
    <w:p w14:paraId="2567B40E">
      <w:pPr>
        <w:spacing w:after="156" w:afterLines="50"/>
        <w:rPr>
          <w:ins w:id="224" w:author="WPS_1700618618" w:date="2026-03-31T14:42:21Z"/>
          <w:rFonts w:ascii="Times New Roman" w:hAnsi="Times New Roman" w:eastAsia="华文宋体" w:cs="Times New Roman"/>
        </w:rPr>
      </w:pPr>
      <w:r>
        <w:rPr>
          <w:rFonts w:ascii="Times New Roman" w:hAnsi="Times New Roman" w:eastAsia="华文宋体" w:cs="Times New Roman"/>
        </w:rPr>
        <w:t>A4: 在nonlinear Faraday rotation中，alignment-to-orientation conversion (AOC)来源于探测光的tensor shift，是自旋态在tensor shift下的相干演化</w:t>
      </w:r>
      <w:ins w:id="225" w:author="WPS_1700618618" w:date="2026-03-31T14:43:08Z">
        <w:r>
          <w:rPr>
            <w:rFonts w:hint="eastAsia" w:ascii="Times New Roman" w:hAnsi="Times New Roman" w:eastAsia="华文宋体" w:cs="Times New Roman"/>
            <w:lang w:val="en-US" w:eastAsia="zh-CN"/>
          </w:rPr>
          <w:t xml:space="preserve"> </w:t>
        </w:r>
      </w:ins>
      <w:ins w:id="226" w:author="WPS_1700618618" w:date="2026-03-31T14:42:55Z">
        <w:r>
          <w:rPr>
            <w:rFonts w:ascii="Times New Roman" w:hAnsi="Times New Roman" w:eastAsia="华文宋体" w:cs="Times New Roman"/>
          </w:rPr>
          <w:t>(Budker, D. et al., 2000 [30])</w:t>
        </w:r>
      </w:ins>
      <w:ins w:id="227" w:author="WPS_1700618618" w:date="2026-03-31T14:42:58Z">
        <w:r>
          <w:rPr>
            <w:rFonts w:hint="eastAsia" w:ascii="Times New Roman" w:hAnsi="Times New Roman" w:eastAsia="华文宋体" w:cs="Times New Roman"/>
            <w:lang w:eastAsia="zh-CN"/>
          </w:rPr>
          <w:t>。</w:t>
        </w:r>
      </w:ins>
      <w:del w:id="228" w:author="WPS_1700618618" w:date="2026-03-31T14:42:58Z">
        <w:r>
          <w:rPr>
            <w:rFonts w:ascii="Times New Roman" w:hAnsi="Times New Roman" w:eastAsia="华文宋体" w:cs="Times New Roman"/>
          </w:rPr>
          <w:delText>，</w:delText>
        </w:r>
      </w:del>
      <w:r>
        <w:rPr>
          <w:rFonts w:ascii="Times New Roman" w:hAnsi="Times New Roman" w:eastAsia="华文宋体" w:cs="Times New Roman"/>
        </w:rPr>
        <w:t>我们猫态制备正是利用了这一原理，让原子由最初的orienta</w:t>
      </w:r>
      <w:ins w:id="229" w:author="WPS_1700618618" w:date="2026-03-31T14:41:41Z">
        <w:r>
          <w:rPr>
            <w:rFonts w:hint="default" w:ascii="Times New Roman" w:hAnsi="Times New Roman" w:eastAsia="华文宋体" w:cs="Times New Roman"/>
            <w:lang w:val="en-US"/>
          </w:rPr>
          <w:t>t</w:t>
        </w:r>
      </w:ins>
      <w:r>
        <w:rPr>
          <w:rFonts w:ascii="Times New Roman" w:hAnsi="Times New Roman" w:eastAsia="华文宋体" w:cs="Times New Roman"/>
        </w:rPr>
        <w:t>ion state变为alignment state。</w:t>
      </w:r>
    </w:p>
    <w:p w14:paraId="6130A163">
      <w:pPr>
        <w:spacing w:after="156" w:afterLines="50"/>
        <w:rPr>
          <w:del w:id="230" w:author="WPS_1700618618" w:date="2026-03-31T14:42:19Z"/>
          <w:rFonts w:ascii="Times New Roman" w:hAnsi="Times New Roman" w:eastAsia="华文宋体" w:cs="Times New Roman"/>
        </w:rPr>
      </w:pPr>
      <w:del w:id="231" w:author="WPS_1700618618" w:date="2026-03-31T14:42:19Z">
        <w:r>
          <w:rPr>
            <w:rFonts w:ascii="Times New Roman" w:hAnsi="Times New Roman" w:eastAsia="华文宋体" w:cs="Times New Roman"/>
          </w:rPr>
          <w:delText>这一效应会使线性的faraday rotation发生额外的twist，产生非线性旋光效应，可以用于较弱磁场的高精度探测(Budker, D. et al., 2000 [30])</w:delText>
        </w:r>
      </w:del>
      <w:del w:id="232" w:author="WPS_1700618618" w:date="2026-03-31T14:42:19Z">
        <w:r>
          <w:rPr>
            <w:rFonts w:hint="eastAsia" w:ascii="Times New Roman" w:hAnsi="Times New Roman" w:eastAsia="华文宋体" w:cs="Times New Roman"/>
          </w:rPr>
          <w:delText>。</w:delText>
        </w:r>
      </w:del>
    </w:p>
    <w:p w14:paraId="71D454F3">
      <w:pPr>
        <w:spacing w:after="156" w:afterLines="50"/>
        <w:rPr>
          <w:rFonts w:ascii="Times New Roman" w:hAnsi="Times New Roman" w:eastAsia="华文宋体" w:cs="Times New Roman"/>
        </w:rPr>
      </w:pPr>
      <w:r>
        <w:rPr>
          <w:rFonts w:hint="eastAsia" w:ascii="Times New Roman" w:hAnsi="Times New Roman" w:eastAsia="华文宋体" w:cs="Times New Roman"/>
        </w:rPr>
        <w:t>此外，在</w:t>
      </w:r>
      <w:r>
        <w:rPr>
          <w:rFonts w:ascii="Times New Roman" w:hAnsi="Times New Roman" w:eastAsia="华文宋体" w:cs="Times New Roman"/>
        </w:rPr>
        <w:t>simultaneous effect of the Zeeman and tensor light shifts</w:t>
      </w:r>
      <w:r>
        <w:rPr>
          <w:rFonts w:hint="eastAsia" w:ascii="Times New Roman" w:hAnsi="Times New Roman" w:eastAsia="华文宋体" w:cs="Times New Roman"/>
        </w:rPr>
        <w:t>中，</w:t>
      </w:r>
      <w:ins w:id="233" w:author="WPS_1700618618" w:date="2026-03-31T14:43:26Z">
        <w:r>
          <w:rPr>
            <w:rFonts w:hint="eastAsia" w:ascii="Times New Roman" w:hAnsi="Times New Roman" w:eastAsia="华文宋体" w:cs="Times New Roman"/>
            <w:lang w:val="en-US" w:eastAsia="zh-CN"/>
          </w:rPr>
          <w:t>两种</w:t>
        </w:r>
      </w:ins>
      <w:ins w:id="234" w:author="WPS_1700618618" w:date="2026-03-31T14:43:28Z">
        <w:r>
          <w:rPr>
            <w:rFonts w:hint="eastAsia" w:ascii="Times New Roman" w:hAnsi="Times New Roman" w:eastAsia="华文宋体" w:cs="Times New Roman"/>
            <w:lang w:val="en-US" w:eastAsia="zh-CN"/>
          </w:rPr>
          <w:t>现象</w:t>
        </w:r>
      </w:ins>
      <w:del w:id="235" w:author="WPS_1700618618" w:date="2026-03-31T14:43:24Z">
        <w:r>
          <w:rPr>
            <w:rFonts w:hint="eastAsia" w:ascii="Times New Roman" w:hAnsi="Times New Roman" w:eastAsia="华文宋体" w:cs="Times New Roman"/>
          </w:rPr>
          <w:delText>二者</w:delText>
        </w:r>
      </w:del>
      <w:r>
        <w:rPr>
          <w:rFonts w:hint="eastAsia" w:ascii="Times New Roman" w:hAnsi="Times New Roman" w:eastAsia="华文宋体" w:cs="Times New Roman"/>
        </w:rPr>
        <w:t>也有关联。</w:t>
      </w:r>
      <w:r>
        <w:rPr>
          <w:rFonts w:ascii="Times New Roman" w:hAnsi="Times New Roman" w:eastAsia="华文宋体" w:cs="Times New Roman"/>
        </w:rPr>
        <w:t>我们的实验中，当激光偏振完美平行于外磁场方向时，alignment state</w:t>
      </w:r>
      <w:ins w:id="236" w:author="WPS_1700618618" w:date="2026-03-31T14:47:19Z">
        <w:r>
          <w:rPr>
            <w:rFonts w:hint="default" w:ascii="Times New Roman" w:hAnsi="Times New Roman" w:eastAsia="华文宋体" w:cs="Times New Roman"/>
            <w:lang w:val="en-US"/>
          </w:rPr>
          <w:t xml:space="preserve"> </w:t>
        </w:r>
      </w:ins>
      <w:ins w:id="237" w:author="WPS_1700618618" w:date="2026-03-31T14:47:13Z">
        <w:r>
          <w:rPr>
            <w:rFonts w:hint="default" w:ascii="Times New Roman" w:hAnsi="Times New Roman" w:eastAsia="华文宋体" w:cs="Times New Roman"/>
            <w:lang w:val="en-US"/>
          </w:rPr>
          <w:t>(</w:t>
        </w:r>
      </w:ins>
      <w:ins w:id="238" w:author="WPS_1700618618" w:date="2026-03-31T14:47:15Z">
        <w:r>
          <w:rPr>
            <w:rFonts w:hint="default" w:ascii="Times New Roman" w:hAnsi="Times New Roman" w:eastAsia="华文宋体" w:cs="Times New Roman"/>
            <w:lang w:val="en-US"/>
          </w:rPr>
          <w:t xml:space="preserve">cat </w:t>
        </w:r>
      </w:ins>
      <w:ins w:id="239" w:author="WPS_1700618618" w:date="2026-03-31T14:47:16Z">
        <w:r>
          <w:rPr>
            <w:rFonts w:hint="default" w:ascii="Times New Roman" w:hAnsi="Times New Roman" w:eastAsia="华文宋体" w:cs="Times New Roman"/>
            <w:lang w:val="en-US"/>
          </w:rPr>
          <w:t>state</w:t>
        </w:r>
      </w:ins>
      <w:ins w:id="240" w:author="WPS_1700618618" w:date="2026-03-31T14:47:13Z">
        <w:r>
          <w:rPr>
            <w:rFonts w:hint="default" w:ascii="Times New Roman" w:hAnsi="Times New Roman" w:eastAsia="华文宋体" w:cs="Times New Roman"/>
            <w:lang w:val="en-US"/>
          </w:rPr>
          <w:t>)</w:t>
        </w:r>
      </w:ins>
      <w:r>
        <w:rPr>
          <w:rFonts w:ascii="Times New Roman" w:hAnsi="Times New Roman" w:eastAsia="华文宋体" w:cs="Times New Roman"/>
        </w:rPr>
        <w:t>同时也是tensor light shift的本征态，</w:t>
      </w:r>
      <w:del w:id="241" w:author="WPS_1700618618" w:date="2026-03-31T14:44:12Z">
        <w:r>
          <w:rPr>
            <w:rFonts w:hint="default" w:ascii="Times New Roman" w:hAnsi="Times New Roman" w:eastAsia="华文宋体" w:cs="Times New Roman"/>
            <w:lang w:val="en-US"/>
          </w:rPr>
          <w:delText>因此不会带来额外的效应</w:delText>
        </w:r>
      </w:del>
      <w:ins w:id="242" w:author="WPS_1700618618" w:date="2026-03-31T14:45:11Z">
        <w:r>
          <w:rPr>
            <w:rFonts w:hint="eastAsia" w:ascii="Times New Roman" w:hAnsi="Times New Roman" w:eastAsia="华文宋体" w:cs="Times New Roman"/>
            <w:lang w:val="en-US" w:eastAsia="zh-CN"/>
          </w:rPr>
          <w:t xml:space="preserve">cat </w:t>
        </w:r>
      </w:ins>
      <w:ins w:id="243" w:author="WPS_1700618618" w:date="2026-03-31T14:45:12Z">
        <w:r>
          <w:rPr>
            <w:rFonts w:hint="eastAsia" w:ascii="Times New Roman" w:hAnsi="Times New Roman" w:eastAsia="华文宋体" w:cs="Times New Roman"/>
            <w:lang w:val="en-US" w:eastAsia="zh-CN"/>
          </w:rPr>
          <w:t>state</w:t>
        </w:r>
      </w:ins>
      <w:ins w:id="244" w:author="WPS_1700618618" w:date="2026-03-31T14:45:14Z">
        <w:r>
          <w:rPr>
            <w:rFonts w:hint="eastAsia" w:ascii="Times New Roman" w:hAnsi="Times New Roman" w:eastAsia="华文宋体" w:cs="Times New Roman"/>
            <w:lang w:val="en-US" w:eastAsia="zh-CN"/>
          </w:rPr>
          <w:t>相位</w:t>
        </w:r>
      </w:ins>
      <w:ins w:id="245" w:author="WPS_1700618618" w:date="2026-03-31T14:44:15Z">
        <w:r>
          <w:rPr>
            <w:rFonts w:hint="eastAsia" w:ascii="Times New Roman" w:hAnsi="Times New Roman" w:eastAsia="华文宋体" w:cs="Times New Roman"/>
            <w:lang w:val="en-US" w:eastAsia="zh-CN"/>
          </w:rPr>
          <w:t>不受</w:t>
        </w:r>
      </w:ins>
      <w:ins w:id="246" w:author="WPS_1700618618" w:date="2026-03-31T14:44:16Z">
        <w:r>
          <w:rPr>
            <w:rFonts w:hint="eastAsia" w:ascii="Times New Roman" w:hAnsi="Times New Roman" w:eastAsia="华文宋体" w:cs="Times New Roman"/>
            <w:lang w:val="en-US" w:eastAsia="zh-CN"/>
          </w:rPr>
          <w:t>tensor</w:t>
        </w:r>
      </w:ins>
      <w:ins w:id="247" w:author="WPS_1700618618" w:date="2026-03-31T14:44:17Z">
        <w:r>
          <w:rPr>
            <w:rFonts w:hint="eastAsia" w:ascii="Times New Roman" w:hAnsi="Times New Roman" w:eastAsia="华文宋体" w:cs="Times New Roman"/>
            <w:lang w:val="en-US" w:eastAsia="zh-CN"/>
          </w:rPr>
          <w:t xml:space="preserve"> </w:t>
        </w:r>
      </w:ins>
      <w:ins w:id="248" w:author="WPS_1700618618" w:date="2026-03-31T14:44:18Z">
        <w:r>
          <w:rPr>
            <w:rFonts w:hint="eastAsia" w:ascii="Times New Roman" w:hAnsi="Times New Roman" w:eastAsia="华文宋体" w:cs="Times New Roman"/>
            <w:lang w:val="en-US" w:eastAsia="zh-CN"/>
          </w:rPr>
          <w:t>shift</w:t>
        </w:r>
      </w:ins>
      <w:ins w:id="249" w:author="WPS_1700618618" w:date="2026-03-31T14:44:19Z">
        <w:r>
          <w:rPr>
            <w:rFonts w:hint="eastAsia" w:ascii="Times New Roman" w:hAnsi="Times New Roman" w:eastAsia="华文宋体" w:cs="Times New Roman"/>
            <w:lang w:val="en-US" w:eastAsia="zh-CN"/>
          </w:rPr>
          <w:t>影响</w:t>
        </w:r>
      </w:ins>
      <w:r>
        <w:rPr>
          <w:rFonts w:ascii="Times New Roman" w:hAnsi="Times New Roman" w:eastAsia="华文宋体" w:cs="Times New Roman"/>
        </w:rPr>
        <w:t>；但当</w:t>
      </w:r>
      <w:ins w:id="250" w:author="WPS_1700618618" w:date="2026-03-31T14:46:33Z">
        <w:r>
          <w:rPr>
            <w:rFonts w:ascii="Times New Roman" w:hAnsi="Times New Roman" w:eastAsia="华文宋体" w:cs="Times New Roman"/>
          </w:rPr>
          <w:t>激光偏振</w:t>
        </w:r>
      </w:ins>
      <w:ins w:id="251" w:author="WPS_1700618618" w:date="2026-03-31T14:46:36Z">
        <w:r>
          <w:rPr>
            <w:rFonts w:hint="eastAsia" w:ascii="Times New Roman" w:hAnsi="Times New Roman" w:eastAsia="华文宋体" w:cs="Times New Roman"/>
            <w:lang w:val="en-US" w:eastAsia="zh-CN"/>
          </w:rPr>
          <w:t>与</w:t>
        </w:r>
      </w:ins>
      <w:ins w:id="252" w:author="WPS_1700618618" w:date="2026-03-31T14:46:33Z">
        <w:r>
          <w:rPr>
            <w:rFonts w:ascii="Times New Roman" w:hAnsi="Times New Roman" w:eastAsia="华文宋体" w:cs="Times New Roman"/>
          </w:rPr>
          <w:t>外磁场</w:t>
        </w:r>
      </w:ins>
      <w:del w:id="253" w:author="WPS_1700618618" w:date="2026-03-31T14:46:27Z">
        <w:r>
          <w:rPr>
            <w:rFonts w:ascii="Times New Roman" w:hAnsi="Times New Roman" w:eastAsia="华文宋体" w:cs="Times New Roman"/>
          </w:rPr>
          <w:delText>两者</w:delText>
        </w:r>
      </w:del>
      <w:r>
        <w:rPr>
          <w:rFonts w:ascii="Times New Roman" w:hAnsi="Times New Roman" w:eastAsia="华文宋体" w:cs="Times New Roman"/>
        </w:rPr>
        <w:t>存在角度时，</w:t>
      </w:r>
      <w:del w:id="254" w:author="WPS_1700618618" w:date="2026-03-31T14:47:24Z">
        <w:r>
          <w:rPr>
            <w:rFonts w:hint="default" w:ascii="Times New Roman" w:hAnsi="Times New Roman" w:eastAsia="华文宋体" w:cs="Times New Roman"/>
            <w:lang w:val="en-US"/>
          </w:rPr>
          <w:delText>也会使得alignment state</w:delText>
        </w:r>
      </w:del>
      <w:ins w:id="255" w:author="WPS_1700618618" w:date="2026-03-31T14:47:24Z">
        <w:r>
          <w:rPr>
            <w:rFonts w:hint="default" w:ascii="Times New Roman" w:hAnsi="Times New Roman" w:eastAsia="华文宋体" w:cs="Times New Roman"/>
            <w:lang w:val="en-US"/>
          </w:rPr>
          <w:t>cat</w:t>
        </w:r>
      </w:ins>
      <w:ins w:id="256" w:author="WPS_1700618618" w:date="2026-03-31T14:47:25Z">
        <w:r>
          <w:rPr>
            <w:rFonts w:hint="default" w:ascii="Times New Roman" w:hAnsi="Times New Roman" w:eastAsia="华文宋体" w:cs="Times New Roman"/>
            <w:lang w:val="en-US"/>
          </w:rPr>
          <w:t xml:space="preserve"> stat</w:t>
        </w:r>
      </w:ins>
      <w:ins w:id="257" w:author="WPS_1700618618" w:date="2026-03-31T14:47:26Z">
        <w:r>
          <w:rPr>
            <w:rFonts w:hint="default" w:ascii="Times New Roman" w:hAnsi="Times New Roman" w:eastAsia="华文宋体" w:cs="Times New Roman"/>
            <w:lang w:val="en-US"/>
          </w:rPr>
          <w:t>e</w:t>
        </w:r>
      </w:ins>
      <w:ins w:id="258" w:author="WPS_1700618618" w:date="2026-03-31T14:47:59Z">
        <w:r>
          <w:rPr>
            <w:rFonts w:hint="eastAsia" w:ascii="Times New Roman" w:hAnsi="Times New Roman" w:eastAsia="华文宋体" w:cs="Times New Roman"/>
            <w:lang w:val="en-US" w:eastAsia="zh-CN"/>
          </w:rPr>
          <w:t>受tensor shift影响</w:t>
        </w:r>
      </w:ins>
      <w:r>
        <w:rPr>
          <w:rFonts w:ascii="Times New Roman" w:hAnsi="Times New Roman" w:eastAsia="华文宋体" w:cs="Times New Roman"/>
        </w:rPr>
        <w:t>发生twist，</w:t>
      </w:r>
      <w:ins w:id="259" w:author="WPS_1700618618" w:date="2026-03-31T14:48:18Z">
        <w:r>
          <w:rPr>
            <w:rFonts w:hint="eastAsia" w:ascii="Times New Roman" w:hAnsi="Times New Roman" w:eastAsia="华文宋体" w:cs="Times New Roman"/>
            <w:lang w:val="en-US" w:eastAsia="zh-CN"/>
          </w:rPr>
          <w:t>这</w:t>
        </w:r>
      </w:ins>
      <w:r>
        <w:rPr>
          <w:rFonts w:ascii="Times New Roman" w:hAnsi="Times New Roman" w:eastAsia="华文宋体" w:cs="Times New Roman"/>
        </w:rPr>
        <w:t>正是AOC所描述的效应。因此我们在section Tensor shift中</w:t>
      </w:r>
      <w:ins w:id="260" w:author="WPS_1700618618" w:date="2026-03-31T14:48:37Z">
        <w:r>
          <w:rPr>
            <w:rFonts w:ascii="Times New Roman" w:hAnsi="Times New Roman" w:eastAsia="华文宋体" w:cs="Times New Roman"/>
          </w:rPr>
          <w:t>提及了两者的关联</w:t>
        </w:r>
      </w:ins>
      <w:ins w:id="261" w:author="WPS_1700618618" w:date="2026-03-31T14:48:38Z">
        <w:r>
          <w:rPr>
            <w:rFonts w:hint="eastAsia" w:ascii="Times New Roman" w:hAnsi="Times New Roman" w:eastAsia="华文宋体" w:cs="Times New Roman"/>
            <w:lang w:eastAsia="zh-CN"/>
          </w:rPr>
          <w:t>，</w:t>
        </w:r>
      </w:ins>
      <w:ins w:id="262" w:author="WPS_1700618618" w:date="2026-03-31T14:48:39Z">
        <w:r>
          <w:rPr>
            <w:rFonts w:hint="eastAsia" w:ascii="Times New Roman" w:hAnsi="Times New Roman" w:eastAsia="华文宋体" w:cs="Times New Roman"/>
            <w:lang w:val="en-US" w:eastAsia="zh-CN"/>
          </w:rPr>
          <w:t>并</w:t>
        </w:r>
      </w:ins>
      <w:r>
        <w:rPr>
          <w:rFonts w:ascii="Times New Roman" w:hAnsi="Times New Roman" w:eastAsia="华文宋体" w:cs="Times New Roman"/>
        </w:rPr>
        <w:t>增加了引用</w:t>
      </w:r>
      <w:r>
        <w:rPr>
          <w:rFonts w:hint="eastAsia" w:ascii="Times New Roman" w:hAnsi="Times New Roman" w:eastAsia="华文宋体" w:cs="Times New Roman"/>
        </w:rPr>
        <w:t xml:space="preserve"> </w:t>
      </w:r>
      <w:r>
        <w:rPr>
          <w:rFonts w:ascii="Times New Roman" w:hAnsi="Times New Roman" w:eastAsia="华文宋体" w:cs="Times New Roman"/>
        </w:rPr>
        <w:t>(Budker, D. et al., 2000 [30])</w:t>
      </w:r>
      <w:del w:id="263" w:author="WPS_1700618618" w:date="2026-03-31T14:48:41Z">
        <w:r>
          <w:rPr>
            <w:rFonts w:ascii="Times New Roman" w:hAnsi="Times New Roman" w:eastAsia="华文宋体" w:cs="Times New Roman"/>
          </w:rPr>
          <w:delText>，</w:delText>
        </w:r>
      </w:del>
      <w:del w:id="264" w:author="WPS_1700618618" w:date="2026-03-31T14:48:35Z">
        <w:r>
          <w:rPr>
            <w:rFonts w:ascii="Times New Roman" w:hAnsi="Times New Roman" w:eastAsia="华文宋体" w:cs="Times New Roman"/>
          </w:rPr>
          <w:delText>提及了两者的关联</w:delText>
        </w:r>
      </w:del>
      <w:r>
        <w:rPr>
          <w:rFonts w:hint="eastAsia" w:ascii="Times New Roman" w:hAnsi="Times New Roman" w:eastAsia="华文宋体" w:cs="Times New Roman"/>
        </w:rPr>
        <w:t>。</w:t>
      </w:r>
    </w:p>
    <w:p w14:paraId="6A2A7CF8">
      <w:pPr>
        <w:spacing w:after="156" w:afterLines="50"/>
        <w:rPr>
          <w:rFonts w:ascii="Times New Roman" w:hAnsi="Times New Roman" w:eastAsia="华文宋体" w:cs="Times New Roman"/>
        </w:rPr>
      </w:pPr>
    </w:p>
    <w:p w14:paraId="50BCF8AE">
      <w:pPr>
        <w:spacing w:after="156" w:afterLines="50"/>
        <w:rPr>
          <w:rFonts w:ascii="Times New Roman" w:hAnsi="Times New Roman" w:cs="Times New Roman"/>
          <w:color w:val="C00000"/>
        </w:rPr>
      </w:pPr>
      <w:r>
        <w:rPr>
          <w:rFonts w:ascii="Times New Roman" w:hAnsi="Times New Roman" w:cs="Times New Roman"/>
          <w:color w:val="C00000"/>
        </w:rPr>
        <w:t>#R3</w:t>
      </w:r>
    </w:p>
    <w:p w14:paraId="7C9CF922">
      <w:pPr>
        <w:spacing w:after="156" w:afterLines="50"/>
        <w:rPr>
          <w:rFonts w:ascii="Times New Roman" w:hAnsi="Times New Roman" w:cs="Times New Roman"/>
        </w:rPr>
      </w:pPr>
      <w:r>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14:paraId="2D0E89F5">
      <w:pPr>
        <w:spacing w:after="156" w:afterLines="50"/>
        <w:rPr>
          <w:rFonts w:ascii="Times New Roman" w:hAnsi="Times New Roman" w:cs="Times New Roman"/>
        </w:rPr>
      </w:pPr>
      <w:r>
        <w:rPr>
          <w:rFonts w:ascii="Times New Roman" w:hAnsi="Times New Roman" w:cs="Times New Roman"/>
        </w:rPr>
        <w:t>Q1a: How valuable is this measurement/Why is it important?</w:t>
      </w:r>
    </w:p>
    <w:p w14:paraId="21CF588B">
      <w:pPr>
        <w:spacing w:after="156" w:afterLines="50"/>
        <w:rPr>
          <w:rFonts w:ascii="Times New Roman" w:hAnsi="Times New Roman" w:eastAsia="华文宋体" w:cs="Times New Roman"/>
        </w:rPr>
      </w:pPr>
      <w:r>
        <w:rPr>
          <w:rFonts w:ascii="Times New Roman" w:hAnsi="Times New Roman" w:eastAsia="华文宋体" w:cs="Times New Roman"/>
        </w:rPr>
        <w:t>A1a: 核磁矩是核的基本性质</w:t>
      </w:r>
      <w:r>
        <w:rPr>
          <w:rFonts w:hint="eastAsia" w:ascii="Times New Roman" w:hAnsi="Times New Roman" w:eastAsia="华文宋体" w:cs="Times New Roman"/>
          <w:lang w:eastAsia="zh-CN"/>
        </w:rPr>
        <w:t>，</w:t>
      </w:r>
      <w:del w:id="265" w:author="WPS_1700618618" w:date="2026-03-31T15:01:20Z">
        <w:r>
          <w:rPr>
            <w:rFonts w:hint="eastAsia" w:ascii="Times New Roman" w:hAnsi="Times New Roman" w:eastAsia="华文宋体" w:cs="Times New Roman"/>
            <w:lang w:val="en-US" w:eastAsia="zh-CN"/>
          </w:rPr>
          <w:delText>核磁矩</w:delText>
        </w:r>
      </w:del>
      <w:ins w:id="266" w:author="WPS_1700618618" w:date="2026-03-31T15:00:32Z">
        <w:r>
          <w:rPr>
            <w:rFonts w:hint="eastAsia" w:ascii="Times New Roman" w:hAnsi="Times New Roman" w:eastAsia="华文宋体" w:cs="Times New Roman"/>
            <w:lang w:val="en-US" w:eastAsia="zh-CN"/>
          </w:rPr>
          <w:t>核磁矩</w:t>
        </w:r>
      </w:ins>
      <w:ins w:id="267" w:author="WPS_1700618618" w:date="2026-03-31T15:00:33Z">
        <w:r>
          <w:rPr>
            <w:rFonts w:hint="eastAsia" w:ascii="Times New Roman" w:hAnsi="Times New Roman" w:eastAsia="华文宋体" w:cs="Times New Roman"/>
            <w:lang w:val="en-US" w:eastAsia="zh-CN"/>
          </w:rPr>
          <w:t>之比</w:t>
        </w:r>
      </w:ins>
      <w:ins w:id="268" w:author="WPS_1700618618" w:date="2026-03-31T15:00:34Z">
        <w:r>
          <w:rPr>
            <w:rFonts w:hint="eastAsia" w:ascii="Times New Roman" w:hAnsi="Times New Roman" w:eastAsia="华文宋体" w:cs="Times New Roman"/>
            <w:lang w:val="en-US" w:eastAsia="zh-CN"/>
          </w:rPr>
          <w:t>反映</w:t>
        </w:r>
      </w:ins>
      <w:ins w:id="269" w:author="WPS_1700618618" w:date="2026-03-31T15:00:35Z">
        <w:r>
          <w:rPr>
            <w:rFonts w:hint="eastAsia" w:ascii="Times New Roman" w:hAnsi="Times New Roman" w:eastAsia="华文宋体" w:cs="Times New Roman"/>
            <w:lang w:val="en-US" w:eastAsia="zh-CN"/>
          </w:rPr>
          <w:t>了</w:t>
        </w:r>
      </w:ins>
      <w:ins w:id="270" w:author="WPS_1700618618" w:date="2026-03-31T15:00:50Z">
        <w:r>
          <w:rPr>
            <w:rFonts w:hint="eastAsia" w:ascii="Times New Roman" w:hAnsi="Times New Roman" w:eastAsia="华文宋体" w:cs="Times New Roman"/>
            <w:lang w:val="en-US" w:eastAsia="zh-CN"/>
          </w:rPr>
          <w:t>不同</w:t>
        </w:r>
      </w:ins>
      <w:ins w:id="271" w:author="WPS_1700618618" w:date="2026-03-31T15:00:53Z">
        <w:r>
          <w:rPr>
            <w:rFonts w:hint="eastAsia" w:ascii="Times New Roman" w:hAnsi="Times New Roman" w:eastAsia="华文宋体" w:cs="Times New Roman"/>
            <w:lang w:val="en-US" w:eastAsia="zh-CN"/>
          </w:rPr>
          <w:t>同位素</w:t>
        </w:r>
      </w:ins>
      <w:ins w:id="272" w:author="WPS_1700618618" w:date="2026-03-31T15:00:54Z">
        <w:r>
          <w:rPr>
            <w:rFonts w:hint="eastAsia" w:ascii="Times New Roman" w:hAnsi="Times New Roman" w:eastAsia="华文宋体" w:cs="Times New Roman"/>
            <w:lang w:val="en-US" w:eastAsia="zh-CN"/>
          </w:rPr>
          <w:t>间</w:t>
        </w:r>
      </w:ins>
      <w:ins w:id="273" w:author="WPS_1700618618" w:date="2026-03-31T15:00:58Z">
        <w:r>
          <w:rPr>
            <w:rFonts w:hint="eastAsia" w:ascii="Times New Roman" w:hAnsi="Times New Roman" w:eastAsia="华文宋体" w:cs="Times New Roman"/>
            <w:lang w:val="en-US" w:eastAsia="zh-CN"/>
          </w:rPr>
          <w:t>核</w:t>
        </w:r>
      </w:ins>
      <w:ins w:id="274" w:author="WPS_1700618618" w:date="2026-03-31T15:00:59Z">
        <w:r>
          <w:rPr>
            <w:rFonts w:hint="eastAsia" w:ascii="Times New Roman" w:hAnsi="Times New Roman" w:eastAsia="华文宋体" w:cs="Times New Roman"/>
            <w:lang w:val="en-US" w:eastAsia="zh-CN"/>
          </w:rPr>
          <w:t>结构</w:t>
        </w:r>
      </w:ins>
      <w:ins w:id="275" w:author="WPS_1700618618" w:date="2026-03-31T15:01:01Z">
        <w:r>
          <w:rPr>
            <w:rFonts w:hint="eastAsia" w:ascii="Times New Roman" w:hAnsi="Times New Roman" w:eastAsia="华文宋体" w:cs="Times New Roman"/>
            <w:lang w:val="en-US" w:eastAsia="zh-CN"/>
          </w:rPr>
          <w:t>的</w:t>
        </w:r>
      </w:ins>
      <w:ins w:id="276" w:author="WPS_1700618618" w:date="2026-03-31T15:01:02Z">
        <w:r>
          <w:rPr>
            <w:rFonts w:hint="eastAsia" w:ascii="Times New Roman" w:hAnsi="Times New Roman" w:eastAsia="华文宋体" w:cs="Times New Roman"/>
            <w:lang w:val="en-US" w:eastAsia="zh-CN"/>
          </w:rPr>
          <w:t>相对</w:t>
        </w:r>
      </w:ins>
      <w:ins w:id="277" w:author="WPS_1700618618" w:date="2026-03-31T15:01:03Z">
        <w:r>
          <w:rPr>
            <w:rFonts w:hint="eastAsia" w:ascii="Times New Roman" w:hAnsi="Times New Roman" w:eastAsia="华文宋体" w:cs="Times New Roman"/>
            <w:lang w:val="en-US" w:eastAsia="zh-CN"/>
          </w:rPr>
          <w:t>演化</w:t>
        </w:r>
      </w:ins>
      <w:r>
        <w:rPr>
          <w:rFonts w:ascii="Times New Roman" w:hAnsi="Times New Roman" w:eastAsia="华文宋体" w:cs="Times New Roman"/>
        </w:rPr>
        <w:t>。当前测量核磁矩的主流方法是选定某一已知磁矩</w:t>
      </w:r>
      <w:ins w:id="278" w:author="WPS_1700618618" w:date="2026-03-31T14:50:47Z">
        <w:r>
          <w:rPr>
            <w:rFonts w:hint="eastAsia" w:ascii="Times New Roman" w:hAnsi="Times New Roman" w:eastAsia="华文宋体" w:cs="Times New Roman"/>
            <w:lang w:val="en-US" w:eastAsia="zh-CN"/>
          </w:rPr>
          <w:t>作为</w:t>
        </w:r>
      </w:ins>
      <w:ins w:id="279" w:author="WPS_1700618618" w:date="2026-03-31T14:50:48Z">
        <w:r>
          <w:rPr>
            <w:rFonts w:hint="eastAsia" w:ascii="Times New Roman" w:hAnsi="Times New Roman" w:eastAsia="华文宋体" w:cs="Times New Roman"/>
            <w:lang w:val="en-US" w:eastAsia="zh-CN"/>
          </w:rPr>
          <w:t>参考</w:t>
        </w:r>
      </w:ins>
      <w:del w:id="280" w:author="WPS_1700618618" w:date="2026-03-31T14:50:38Z">
        <w:r>
          <w:rPr>
            <w:rFonts w:ascii="Times New Roman" w:hAnsi="Times New Roman" w:eastAsia="华文宋体" w:cs="Times New Roman"/>
          </w:rPr>
          <w:delText>的</w:delText>
        </w:r>
      </w:del>
      <w:del w:id="281" w:author="WPS_1700618618" w:date="2026-03-31T14:50:28Z">
        <w:r>
          <w:rPr>
            <w:rFonts w:ascii="Times New Roman" w:hAnsi="Times New Roman" w:eastAsia="华文宋体" w:cs="Times New Roman"/>
          </w:rPr>
          <w:delText>校准</w:delText>
        </w:r>
      </w:del>
      <w:del w:id="282" w:author="WPS_1700618618" w:date="2026-03-31T14:50:34Z">
        <w:r>
          <w:rPr>
            <w:rFonts w:ascii="Times New Roman" w:hAnsi="Times New Roman" w:eastAsia="华文宋体" w:cs="Times New Roman"/>
          </w:rPr>
          <w:delText>元素</w:delText>
        </w:r>
      </w:del>
      <w:r>
        <w:rPr>
          <w:rFonts w:ascii="Times New Roman" w:hAnsi="Times New Roman" w:eastAsia="华文宋体" w:cs="Times New Roman"/>
        </w:rPr>
        <w:t>，测量</w:t>
      </w:r>
      <w:ins w:id="283" w:author="WPS_1700618618" w:date="2026-03-31T14:51:01Z">
        <w:r>
          <w:rPr>
            <w:rFonts w:hint="eastAsia" w:ascii="Times New Roman" w:hAnsi="Times New Roman" w:eastAsia="华文宋体" w:cs="Times New Roman"/>
            <w:lang w:val="en-US" w:eastAsia="zh-CN"/>
          </w:rPr>
          <w:t>其与</w:t>
        </w:r>
      </w:ins>
      <w:ins w:id="284" w:author="WPS_1700618618" w:date="2026-03-31T14:51:03Z">
        <w:r>
          <w:rPr>
            <w:rFonts w:hint="eastAsia" w:ascii="Times New Roman" w:hAnsi="Times New Roman" w:eastAsia="华文宋体" w:cs="Times New Roman"/>
            <w:lang w:val="en-US" w:eastAsia="zh-CN"/>
          </w:rPr>
          <w:t>未知</w:t>
        </w:r>
      </w:ins>
      <w:del w:id="285" w:author="WPS_1700618618" w:date="2026-03-31T14:50:59Z">
        <w:r>
          <w:rPr>
            <w:rFonts w:ascii="Times New Roman" w:hAnsi="Times New Roman" w:eastAsia="华文宋体" w:cs="Times New Roman"/>
          </w:rPr>
          <w:delText>待测</w:delText>
        </w:r>
      </w:del>
      <w:ins w:id="286" w:author="WPS_1700618618" w:date="2026-03-31T14:51:14Z">
        <w:r>
          <w:rPr>
            <w:rFonts w:hint="eastAsia" w:ascii="Times New Roman" w:hAnsi="Times New Roman" w:eastAsia="华文宋体" w:cs="Times New Roman"/>
            <w:lang w:val="en-US" w:eastAsia="zh-CN"/>
          </w:rPr>
          <w:t>磁矩</w:t>
        </w:r>
      </w:ins>
      <w:del w:id="287" w:author="WPS_1700618618" w:date="2026-03-31T14:51:13Z">
        <w:r>
          <w:rPr>
            <w:rFonts w:ascii="Times New Roman" w:hAnsi="Times New Roman" w:eastAsia="华文宋体" w:cs="Times New Roman"/>
          </w:rPr>
          <w:delText>元素</w:delText>
        </w:r>
      </w:del>
      <w:del w:id="288" w:author="WPS_1700618618" w:date="2026-03-31T14:51:07Z">
        <w:r>
          <w:rPr>
            <w:rFonts w:hint="default" w:ascii="Times New Roman" w:hAnsi="Times New Roman" w:eastAsia="华文宋体" w:cs="Times New Roman"/>
            <w:lang w:val="en-US"/>
          </w:rPr>
          <w:delText>与校准元素的磁矩</w:delText>
        </w:r>
      </w:del>
      <w:ins w:id="289" w:author="WPS_1700618618" w:date="2026-03-31T14:51:08Z">
        <w:r>
          <w:rPr>
            <w:rFonts w:hint="eastAsia" w:ascii="Times New Roman" w:hAnsi="Times New Roman" w:eastAsia="华文宋体" w:cs="Times New Roman"/>
            <w:lang w:val="en-US" w:eastAsia="zh-CN"/>
          </w:rPr>
          <w:t>之</w:t>
        </w:r>
      </w:ins>
      <w:r>
        <w:rPr>
          <w:rFonts w:ascii="Times New Roman" w:hAnsi="Times New Roman" w:eastAsia="华文宋体" w:cs="Times New Roman"/>
        </w:rPr>
        <w:t>比</w:t>
      </w:r>
      <w:ins w:id="290" w:author="WPS_1700618618" w:date="2026-03-31T14:51:39Z">
        <w:r>
          <w:rPr>
            <w:rFonts w:hint="eastAsia" w:ascii="Times New Roman" w:hAnsi="Times New Roman" w:eastAsia="华文宋体" w:cs="Times New Roman"/>
            <w:lang w:eastAsia="zh-CN"/>
          </w:rPr>
          <w:t>，</w:t>
        </w:r>
      </w:ins>
      <w:ins w:id="291" w:author="WPS_1700618618" w:date="2026-03-31T14:51:42Z">
        <w:r>
          <w:rPr>
            <w:rFonts w:hint="eastAsia" w:ascii="Times New Roman" w:hAnsi="Times New Roman" w:eastAsia="华文宋体" w:cs="Times New Roman"/>
            <w:lang w:val="en-US" w:eastAsia="zh-CN"/>
          </w:rPr>
          <w:t>由此</w:t>
        </w:r>
      </w:ins>
      <w:ins w:id="292" w:author="WPS_1700618618" w:date="2026-03-31T14:51:43Z">
        <w:r>
          <w:rPr>
            <w:rFonts w:hint="eastAsia" w:ascii="Times New Roman" w:hAnsi="Times New Roman" w:eastAsia="华文宋体" w:cs="Times New Roman"/>
            <w:lang w:val="en-US" w:eastAsia="zh-CN"/>
          </w:rPr>
          <w:t>得到</w:t>
        </w:r>
      </w:ins>
      <w:ins w:id="293" w:author="WPS_1700618618" w:date="2026-03-31T14:51:45Z">
        <w:r>
          <w:rPr>
            <w:rFonts w:hint="eastAsia" w:ascii="Times New Roman" w:hAnsi="Times New Roman" w:eastAsia="华文宋体" w:cs="Times New Roman"/>
            <w:lang w:val="en-US" w:eastAsia="zh-CN"/>
          </w:rPr>
          <w:t>未知</w:t>
        </w:r>
      </w:ins>
      <w:ins w:id="294" w:author="WPS_1700618618" w:date="2026-03-31T14:51:46Z">
        <w:r>
          <w:rPr>
            <w:rFonts w:hint="eastAsia" w:ascii="Times New Roman" w:hAnsi="Times New Roman" w:eastAsia="华文宋体" w:cs="Times New Roman"/>
            <w:lang w:val="en-US" w:eastAsia="zh-CN"/>
          </w:rPr>
          <w:t>磁矩</w:t>
        </w:r>
      </w:ins>
      <w:ins w:id="295" w:author="WPS_1700618618" w:date="2026-03-31T14:51:47Z">
        <w:r>
          <w:rPr>
            <w:rFonts w:hint="eastAsia" w:ascii="Times New Roman" w:hAnsi="Times New Roman" w:eastAsia="华文宋体" w:cs="Times New Roman"/>
            <w:lang w:val="en-US" w:eastAsia="zh-CN"/>
          </w:rPr>
          <w:t>值</w:t>
        </w:r>
      </w:ins>
      <w:del w:id="296" w:author="WPS_1700618618" w:date="2026-03-31T14:51:19Z">
        <w:r>
          <w:rPr>
            <w:rFonts w:ascii="Times New Roman" w:hAnsi="Times New Roman" w:eastAsia="华文宋体" w:cs="Times New Roman"/>
          </w:rPr>
          <w:delText>并</w:delText>
        </w:r>
      </w:del>
      <w:del w:id="297" w:author="WPS_1700618618" w:date="2026-03-31T14:51:18Z">
        <w:r>
          <w:rPr>
            <w:rFonts w:ascii="Times New Roman" w:hAnsi="Times New Roman" w:eastAsia="华文宋体" w:cs="Times New Roman"/>
          </w:rPr>
          <w:delText>反推</w:delText>
        </w:r>
      </w:del>
      <w:r>
        <w:rPr>
          <w:rFonts w:ascii="Times New Roman" w:hAnsi="Times New Roman" w:eastAsia="华文宋体" w:cs="Times New Roman"/>
        </w:rPr>
        <w:t>，因此提升</w:t>
      </w:r>
      <w:ins w:id="298" w:author="WPS_1700618618" w:date="2026-03-31T15:02:04Z">
        <w:r>
          <w:rPr>
            <w:rFonts w:hint="eastAsia" w:ascii="Times New Roman" w:hAnsi="Times New Roman" w:eastAsia="华文宋体" w:cs="Times New Roman"/>
            <w:lang w:val="en-US" w:eastAsia="zh-CN"/>
          </w:rPr>
          <w:t>核</w:t>
        </w:r>
      </w:ins>
      <w:r>
        <w:rPr>
          <w:rFonts w:ascii="Times New Roman" w:hAnsi="Times New Roman" w:eastAsia="华文宋体" w:cs="Times New Roman"/>
        </w:rPr>
        <w:t>磁矩比的测量精度</w:t>
      </w:r>
      <w:del w:id="299" w:author="WPS_1700618618" w:date="2026-03-31T14:53:43Z">
        <w:r>
          <w:rPr>
            <w:rFonts w:hint="default" w:ascii="Times New Roman" w:hAnsi="Times New Roman" w:eastAsia="华文宋体" w:cs="Times New Roman"/>
            <w:lang w:val="en-US"/>
          </w:rPr>
          <w:delText>很重要</w:delText>
        </w:r>
      </w:del>
      <w:ins w:id="300" w:author="WPS_1700618618" w:date="2026-03-31T14:53:44Z">
        <w:r>
          <w:rPr>
            <w:rFonts w:hint="eastAsia" w:ascii="Times New Roman" w:hAnsi="Times New Roman" w:eastAsia="华文宋体" w:cs="Times New Roman"/>
            <w:lang w:val="en-US" w:eastAsia="zh-CN"/>
          </w:rPr>
          <w:t>有助于</w:t>
        </w:r>
      </w:ins>
      <w:ins w:id="301" w:author="WPS_1700618618" w:date="2026-03-31T14:53:47Z">
        <w:r>
          <w:rPr>
            <w:rFonts w:hint="eastAsia" w:ascii="Times New Roman" w:hAnsi="Times New Roman" w:eastAsia="华文宋体" w:cs="Times New Roman"/>
            <w:lang w:val="en-US" w:eastAsia="zh-CN"/>
          </w:rPr>
          <w:t>普遍</w:t>
        </w:r>
      </w:ins>
      <w:ins w:id="302" w:author="WPS_1700618618" w:date="2026-03-31T14:53:51Z">
        <w:r>
          <w:rPr>
            <w:rFonts w:hint="eastAsia" w:ascii="Times New Roman" w:hAnsi="Times New Roman" w:eastAsia="华文宋体" w:cs="Times New Roman"/>
            <w:lang w:val="en-US" w:eastAsia="zh-CN"/>
          </w:rPr>
          <w:t>提升</w:t>
        </w:r>
      </w:ins>
      <w:ins w:id="303" w:author="WPS_1700618618" w:date="2026-03-31T14:53:55Z">
        <w:r>
          <w:rPr>
            <w:rFonts w:hint="eastAsia" w:ascii="Times New Roman" w:hAnsi="Times New Roman" w:eastAsia="华文宋体" w:cs="Times New Roman"/>
            <w:lang w:val="en-US" w:eastAsia="zh-CN"/>
          </w:rPr>
          <w:t>核磁矩的</w:t>
        </w:r>
      </w:ins>
      <w:ins w:id="304" w:author="WPS_1700618618" w:date="2026-03-31T14:53:57Z">
        <w:r>
          <w:rPr>
            <w:rFonts w:hint="eastAsia" w:ascii="Times New Roman" w:hAnsi="Times New Roman" w:eastAsia="华文宋体" w:cs="Times New Roman"/>
            <w:lang w:val="en-US" w:eastAsia="zh-CN"/>
          </w:rPr>
          <w:t>测量精度</w:t>
        </w:r>
      </w:ins>
      <w:r>
        <w:rPr>
          <w:rFonts w:ascii="Times New Roman" w:hAnsi="Times New Roman" w:eastAsia="华文宋体" w:cs="Times New Roman"/>
        </w:rPr>
        <w:t>。</w:t>
      </w:r>
    </w:p>
    <w:p w14:paraId="72963CFC">
      <w:pPr>
        <w:spacing w:after="156" w:afterLines="50"/>
        <w:rPr>
          <w:rFonts w:ascii="Times New Roman" w:hAnsi="Times New Roman" w:eastAsia="华文宋体" w:cs="Times New Roman"/>
        </w:rPr>
      </w:pPr>
    </w:p>
    <w:p w14:paraId="2A848C7D">
      <w:pPr>
        <w:spacing w:after="156" w:afterLines="50"/>
        <w:rPr>
          <w:rFonts w:ascii="Times New Roman" w:hAnsi="Times New Roman" w:cs="Times New Roman"/>
        </w:rPr>
      </w:pPr>
      <w:r>
        <w:rPr>
          <w:rFonts w:ascii="Times New Roman" w:hAnsi="Times New Roman" w:cs="Times New Roman"/>
        </w:rPr>
        <w:t>Q1b: Why not provide the measured value directly in the abstract?</w:t>
      </w:r>
    </w:p>
    <w:p w14:paraId="3A0E4F88">
      <w:pPr>
        <w:spacing w:after="156" w:afterLines="50"/>
        <w:rPr>
          <w:rFonts w:ascii="Times New Roman" w:hAnsi="Times New Roman" w:eastAsia="华文宋体" w:cs="Times New Roman"/>
        </w:rPr>
      </w:pPr>
      <w:r>
        <w:rPr>
          <w:rFonts w:ascii="Times New Roman" w:hAnsi="Times New Roman" w:eastAsia="华文宋体" w:cs="Times New Roman"/>
        </w:rPr>
        <w:t xml:space="preserve">A1b: </w:t>
      </w:r>
      <w:del w:id="305" w:author="WPS_1700618618" w:date="2026-03-31T14:48:52Z">
        <w:r>
          <w:rPr>
            <w:rFonts w:hint="default" w:ascii="Times New Roman" w:hAnsi="Times New Roman" w:eastAsia="华文宋体" w:cs="Times New Roman"/>
            <w:lang w:val="en-US"/>
          </w:rPr>
          <w:delText>感谢</w:delText>
        </w:r>
      </w:del>
      <w:ins w:id="306" w:author="WPS_1700618618" w:date="2026-03-31T14:48:54Z">
        <w:r>
          <w:rPr>
            <w:rFonts w:hint="eastAsia" w:ascii="Times New Roman" w:hAnsi="Times New Roman" w:eastAsia="华文宋体" w:cs="Times New Roman"/>
            <w:lang w:val="en-US" w:eastAsia="zh-CN"/>
          </w:rPr>
          <w:t>应</w:t>
        </w:r>
      </w:ins>
      <w:r>
        <w:rPr>
          <w:rFonts w:hint="eastAsia" w:ascii="Times New Roman" w:hAnsi="Times New Roman" w:eastAsia="华文宋体" w:cs="Times New Roman"/>
        </w:rPr>
        <w:t>建议，</w:t>
      </w:r>
      <w:r>
        <w:rPr>
          <w:rFonts w:ascii="Times New Roman" w:hAnsi="Times New Roman" w:eastAsia="华文宋体" w:cs="Times New Roman"/>
        </w:rPr>
        <w:t>我们已将测量值加入摘要。</w:t>
      </w:r>
    </w:p>
    <w:p w14:paraId="2C0BB59C">
      <w:pPr>
        <w:spacing w:after="156" w:afterLines="50"/>
        <w:rPr>
          <w:rFonts w:ascii="Times New Roman" w:hAnsi="Times New Roman" w:eastAsia="华文宋体" w:cs="Times New Roman"/>
        </w:rPr>
      </w:pPr>
    </w:p>
    <w:p w14:paraId="520DF01E">
      <w:pPr>
        <w:spacing w:after="156" w:afterLines="50"/>
        <w:rPr>
          <w:rFonts w:ascii="Times New Roman" w:hAnsi="Times New Roman" w:cs="Times New Roman"/>
        </w:rPr>
      </w:pPr>
      <w:r>
        <w:rPr>
          <w:rFonts w:ascii="Times New Roman" w:hAnsi="Times New Roman" w:cs="Times New Roman"/>
        </w:rPr>
        <w:t>Q1c: Have there been more measurements of this ratio apart from these of Refs. [29] and [30]? If so, a summary plot showing each measured value and associated uncertainty would be welcome. Are all the quoted values (authors and previous works) given with a 1-σ uncertainty?</w:t>
      </w:r>
    </w:p>
    <w:p w14:paraId="13ACA5E1">
      <w:pPr>
        <w:spacing w:after="156" w:afterLines="50"/>
        <w:rPr>
          <w:rFonts w:ascii="Times New Roman" w:hAnsi="Times New Roman" w:eastAsia="华文宋体" w:cs="Times New Roman"/>
        </w:rPr>
      </w:pPr>
      <w:r>
        <w:rPr>
          <w:rFonts w:ascii="Times New Roman" w:hAnsi="Times New Roman" w:eastAsia="华文宋体" w:cs="Times New Roman"/>
        </w:rPr>
        <w:t xml:space="preserve">A1c: </w:t>
      </w:r>
      <w:r>
        <w:rPr>
          <w:rFonts w:hint="eastAsia" w:ascii="Times New Roman" w:hAnsi="Times New Roman" w:eastAsia="华文宋体" w:cs="Times New Roman"/>
        </w:rPr>
        <w:t>此前</w:t>
      </w:r>
      <w:del w:id="307" w:author="WPS_1700618618" w:date="2026-03-31T15:02:41Z">
        <w:r>
          <w:rPr>
            <w:rFonts w:hint="eastAsia" w:ascii="Times New Roman" w:hAnsi="Times New Roman" w:eastAsia="华文宋体" w:cs="Times New Roman"/>
          </w:rPr>
          <w:delText>只</w:delText>
        </w:r>
      </w:del>
      <w:r>
        <w:rPr>
          <w:rFonts w:hint="eastAsia" w:ascii="Times New Roman" w:hAnsi="Times New Roman" w:eastAsia="华文宋体" w:cs="Times New Roman"/>
        </w:rPr>
        <w:t>有两项测量结果，根据审稿人的建议，我们已在正文中补充了数据对比表格（</w:t>
      </w:r>
      <w:ins w:id="308" w:author="WPS_1700618618" w:date="2026-03-31T15:03:24Z">
        <w:r>
          <w:rPr>
            <w:rFonts w:hint="eastAsia" w:ascii="Times New Roman" w:hAnsi="Times New Roman" w:eastAsia="华文宋体" w:cs="Times New Roman"/>
            <w:lang w:val="en-US" w:eastAsia="zh-CN"/>
          </w:rPr>
          <w:t>所有</w:t>
        </w:r>
      </w:ins>
      <w:r>
        <w:rPr>
          <w:rFonts w:hint="eastAsia" w:ascii="Times New Roman" w:hAnsi="Times New Roman" w:eastAsia="华文宋体" w:cs="Times New Roman"/>
        </w:rPr>
        <w:t>括号内</w:t>
      </w:r>
      <w:ins w:id="309" w:author="WPS_1700618618" w:date="2026-03-31T15:03:26Z">
        <w:r>
          <w:rPr>
            <w:rFonts w:hint="eastAsia" w:ascii="Times New Roman" w:hAnsi="Times New Roman" w:eastAsia="华文宋体" w:cs="Times New Roman"/>
            <w:lang w:val="en-US" w:eastAsia="zh-CN"/>
          </w:rPr>
          <w:t>值</w:t>
        </w:r>
      </w:ins>
      <w:ins w:id="310" w:author="WPS_1700618618" w:date="2026-03-31T15:03:28Z">
        <w:r>
          <w:rPr>
            <w:rFonts w:hint="eastAsia" w:ascii="Times New Roman" w:hAnsi="Times New Roman" w:eastAsia="华文宋体" w:cs="Times New Roman"/>
            <w:lang w:val="en-US" w:eastAsia="zh-CN"/>
          </w:rPr>
          <w:t>均</w:t>
        </w:r>
      </w:ins>
      <w:r>
        <w:rPr>
          <w:rFonts w:hint="eastAsia" w:ascii="Times New Roman" w:hAnsi="Times New Roman" w:eastAsia="华文宋体" w:cs="Times New Roman"/>
        </w:rPr>
        <w:t>为</w:t>
      </w:r>
      <m:oMath>
        <m:r>
          <m:rPr>
            <m:sty m:val="p"/>
          </m:rPr>
          <w:rPr>
            <w:rFonts w:ascii="DejaVu Math TeX Gyre" w:hAnsi="DejaVu Math TeX Gyre" w:cs="Times New Roman"/>
          </w:rPr>
          <m:t>1−σ</m:t>
        </m:r>
      </m:oMath>
      <w:r>
        <w:rPr>
          <w:rFonts w:hAnsi="DejaVu Math TeX Gyre" w:cs="Times New Roman"/>
        </w:rPr>
        <w:t xml:space="preserve"> </w:t>
      </w:r>
      <w:r>
        <w:rPr>
          <w:rFonts w:ascii="Times New Roman" w:hAnsi="Times New Roman" w:cs="Times New Roman"/>
        </w:rPr>
        <w:t>uncertainty</w:t>
      </w:r>
      <w:r>
        <w:rPr>
          <w:rFonts w:hint="eastAsia" w:ascii="Times New Roman" w:hAnsi="Times New Roman" w:eastAsia="华文宋体" w:cs="Times New Roman"/>
        </w:rPr>
        <w:t>）。由于各组数据的errorbar量级差异</w:t>
      </w:r>
      <w:ins w:id="311" w:author="WPS_1700618618" w:date="2026-03-31T15:03:43Z">
        <w:r>
          <w:rPr>
            <w:rFonts w:hint="eastAsia" w:ascii="Times New Roman" w:hAnsi="Times New Roman" w:eastAsia="华文宋体" w:cs="Times New Roman"/>
            <w:lang w:val="en-US" w:eastAsia="zh-CN"/>
          </w:rPr>
          <w:t>过大</w:t>
        </w:r>
      </w:ins>
      <w:del w:id="312" w:author="WPS_1700618618" w:date="2026-03-31T15:03:42Z">
        <w:r>
          <w:rPr>
            <w:rFonts w:hint="eastAsia" w:ascii="Times New Roman" w:hAnsi="Times New Roman" w:eastAsia="华文宋体" w:cs="Times New Roman"/>
          </w:rPr>
          <w:delText>显著</w:delText>
        </w:r>
      </w:del>
      <w:r>
        <w:rPr>
          <w:rFonts w:hint="eastAsia" w:ascii="Times New Roman" w:hAnsi="Times New Roman" w:eastAsia="华文宋体" w:cs="Times New Roman"/>
        </w:rPr>
        <w:t>，若采用绘图呈现，难以在同一坐标尺度内清晰展示，因此</w:t>
      </w:r>
      <w:ins w:id="313" w:author="WPS_1700618618" w:date="2026-03-31T15:03:58Z">
        <w:r>
          <w:rPr>
            <w:rFonts w:hint="eastAsia" w:ascii="Times New Roman" w:hAnsi="Times New Roman" w:eastAsia="华文宋体" w:cs="Times New Roman"/>
            <w:lang w:val="en-US" w:eastAsia="zh-CN"/>
          </w:rPr>
          <w:t>我们</w:t>
        </w:r>
      </w:ins>
      <w:r>
        <w:rPr>
          <w:rFonts w:hint="eastAsia" w:ascii="Times New Roman" w:hAnsi="Times New Roman" w:eastAsia="华文宋体" w:cs="Times New Roman"/>
        </w:rPr>
        <w:t>选用</w:t>
      </w:r>
      <w:ins w:id="314" w:author="WPS_1700618618" w:date="2026-03-31T15:03:59Z">
        <w:r>
          <w:rPr>
            <w:rFonts w:hint="eastAsia" w:ascii="Times New Roman" w:hAnsi="Times New Roman" w:eastAsia="华文宋体" w:cs="Times New Roman"/>
            <w:lang w:val="en-US" w:eastAsia="zh-CN"/>
          </w:rPr>
          <w:t>了</w:t>
        </w:r>
      </w:ins>
      <w:r>
        <w:rPr>
          <w:rFonts w:hint="eastAsia" w:ascii="Times New Roman" w:hAnsi="Times New Roman" w:eastAsia="华文宋体" w:cs="Times New Roman"/>
        </w:rPr>
        <w:t>表格形式</w:t>
      </w:r>
      <w:del w:id="315" w:author="WPS_1700618618" w:date="2026-03-31T15:04:02Z">
        <w:r>
          <w:rPr>
            <w:rFonts w:hint="eastAsia" w:ascii="Times New Roman" w:hAnsi="Times New Roman" w:eastAsia="华文宋体" w:cs="Times New Roman"/>
          </w:rPr>
          <w:delText>更为</w:delText>
        </w:r>
      </w:del>
      <w:del w:id="316" w:author="WPS_1700618618" w:date="2026-03-31T15:04:01Z">
        <w:r>
          <w:rPr>
            <w:rFonts w:hint="eastAsia" w:ascii="Times New Roman" w:hAnsi="Times New Roman" w:eastAsia="华文宋体" w:cs="Times New Roman"/>
          </w:rPr>
          <w:delText>合适</w:delText>
        </w:r>
      </w:del>
      <w:r>
        <w:rPr>
          <w:rFonts w:hint="eastAsia" w:ascii="Times New Roman" w:hAnsi="Times New Roman" w:eastAsia="华文宋体" w:cs="Times New Roman"/>
        </w:rPr>
        <w:t>。</w:t>
      </w:r>
    </w:p>
    <w:p w14:paraId="78774D2D">
      <w:pPr>
        <w:spacing w:after="156" w:afterLines="50"/>
        <w:rPr>
          <w:rFonts w:ascii="Times New Roman" w:hAnsi="Times New Roman" w:eastAsia="华文宋体" w:cs="Times New Roman"/>
        </w:rPr>
      </w:pPr>
    </w:p>
    <w:p w14:paraId="4C8A769B">
      <w:pPr>
        <w:spacing w:after="156" w:afterLines="50"/>
        <w:rPr>
          <w:rFonts w:ascii="Times New Roman" w:hAnsi="Times New Roman" w:eastAsia="华文宋体" w:cs="Times New Roman"/>
        </w:rPr>
      </w:pPr>
      <w:r>
        <w:rPr>
          <w:rFonts w:ascii="Times New Roman" w:hAnsi="Times New Roman" w:eastAsia="华文宋体" w:cs="Times New Roman"/>
        </w:rPr>
        <w:t>Q1d: In the part Ratio of nuclear magnetic moments (page 8), the authors compile values of the ratio of nuclear magnetic moment, RL, measured while different experimental parameters are varied to search for systematic effects (Figs. 2 and 3). Why are the different values not overlapping? Please comment on how the average is weighted and why.</w:t>
      </w:r>
    </w:p>
    <w:p w14:paraId="3DD5321A">
      <w:pPr>
        <w:spacing w:after="156" w:afterLines="50"/>
        <w:rPr>
          <w:ins w:id="317" w:author="WPS_1700618618" w:date="2026-03-31T15:06:43Z"/>
          <w:rFonts w:ascii="Times New Roman" w:hAnsi="Times New Roman" w:eastAsia="华文宋体" w:cs="Times New Roman"/>
        </w:rPr>
      </w:pPr>
      <w:r>
        <w:rPr>
          <w:rFonts w:ascii="Times New Roman" w:hAnsi="Times New Roman" w:eastAsia="华文宋体" w:cs="Times New Roman"/>
        </w:rPr>
        <w:t>A1d: Fig. 2b和Fig. 2d图中的</w:t>
      </w:r>
      <m:oMath>
        <m:sSub>
          <m:sSubPr>
            <m:ctrlPr>
              <w:rPr>
                <w:rFonts w:ascii="Cambria Math" w:hAnsi="Cambria Math" w:eastAsia="华文宋体" w:cs="Times New Roman"/>
              </w:rPr>
            </m:ctrlPr>
          </m:sSubPr>
          <m:e>
            <m:r>
              <m:rPr/>
              <w:rPr>
                <w:rFonts w:ascii="Cambria Math" w:hAnsi="Cambria Math" w:eastAsia="华文宋体" w:cs="Times New Roman"/>
              </w:rPr>
              <m:t>R</m:t>
            </m:r>
            <m:ctrlPr>
              <w:rPr>
                <w:rFonts w:ascii="Cambria Math" w:hAnsi="Cambria Math" w:eastAsia="华文宋体" w:cs="Times New Roman"/>
              </w:rPr>
            </m:ctrlPr>
          </m:e>
          <m:sub>
            <m:r>
              <m:rPr/>
              <w:rPr>
                <w:rFonts w:ascii="Cambria Math" w:hAnsi="Cambria Math" w:eastAsia="华文宋体" w:cs="Times New Roman"/>
              </w:rPr>
              <m:t>L</m:t>
            </m:r>
            <m:ctrlPr>
              <w:rPr>
                <w:rFonts w:ascii="Cambria Math" w:hAnsi="Cambria Math" w:eastAsia="华文宋体" w:cs="Times New Roman"/>
              </w:rPr>
            </m:ctrlPr>
          </m:sub>
        </m:sSub>
      </m:oMath>
      <w:r>
        <w:rPr>
          <w:rFonts w:ascii="Times New Roman" w:hAnsi="Times New Roman" w:eastAsia="华文宋体" w:cs="Times New Roman"/>
        </w:rPr>
        <w:t>为对不同磁场下(50 mG</w:t>
      </w:r>
      <w:r>
        <w:rPr>
          <w:rFonts w:hint="eastAsia" w:ascii="Times New Roman" w:hAnsi="Times New Roman" w:eastAsia="华文宋体" w:cs="Times New Roman"/>
        </w:rPr>
        <w:t>和100</w:t>
      </w:r>
      <w:r>
        <w:rPr>
          <w:rFonts w:ascii="Times New Roman" w:hAnsi="Times New Roman" w:eastAsia="华文宋体" w:cs="Times New Roman"/>
        </w:rPr>
        <w:t xml:space="preserve"> mG)测得的数据做抛物面拟合得到的极值点，意在验证tensor</w:t>
      </w:r>
      <w:ins w:id="318" w:author="WPS_1700618618" w:date="2026-03-31T15:05:07Z">
        <w:r>
          <w:rPr>
            <w:rFonts w:hint="eastAsia" w:ascii="Times New Roman" w:hAnsi="Times New Roman" w:eastAsia="华文宋体" w:cs="Times New Roman"/>
            <w:lang w:val="en-US" w:eastAsia="zh-CN"/>
          </w:rPr>
          <w:t xml:space="preserve"> </w:t>
        </w:r>
      </w:ins>
      <w:ins w:id="319" w:author="WPS_1700618618" w:date="2026-03-31T15:05:05Z">
        <w:r>
          <w:rPr>
            <w:rFonts w:hint="eastAsia" w:ascii="Times New Roman" w:hAnsi="Times New Roman" w:eastAsia="华文宋体" w:cs="Times New Roman"/>
            <w:lang w:val="en-US" w:eastAsia="zh-CN"/>
          </w:rPr>
          <w:t>shift</w:t>
        </w:r>
      </w:ins>
      <w:r>
        <w:rPr>
          <w:rFonts w:ascii="Times New Roman" w:hAnsi="Times New Roman" w:eastAsia="华文宋体" w:cs="Times New Roman"/>
        </w:rPr>
        <w:t>理论的正确性，拟合结果证明二者在误差允许范围内相符，即当tensor场和主磁场平行，</w:t>
      </w:r>
      <m:oMath>
        <m:sSub>
          <m:sSubPr>
            <m:ctrlPr>
              <w:rPr>
                <w:rFonts w:ascii="Cambria Math" w:hAnsi="Cambria Math" w:eastAsia="华文宋体" w:cs="Times New Roman"/>
              </w:rPr>
            </m:ctrlPr>
          </m:sSubPr>
          <m:e>
            <m:r>
              <m:rPr/>
              <w:rPr>
                <w:rFonts w:ascii="Cambria Math" w:hAnsi="Cambria Math" w:eastAsia="华文宋体" w:cs="Times New Roman"/>
              </w:rPr>
              <m:t>R</m:t>
            </m:r>
            <m:ctrlPr>
              <w:rPr>
                <w:rFonts w:ascii="Cambria Math" w:hAnsi="Cambria Math" w:eastAsia="华文宋体" w:cs="Times New Roman"/>
              </w:rPr>
            </m:ctrlPr>
          </m:e>
          <m:sub>
            <m:r>
              <m:rPr/>
              <w:rPr>
                <w:rFonts w:ascii="Cambria Math" w:hAnsi="Cambria Math" w:eastAsia="华文宋体" w:cs="Times New Roman"/>
              </w:rPr>
              <m:t>L</m:t>
            </m:r>
            <m:ctrlPr>
              <w:rPr>
                <w:rFonts w:ascii="Cambria Math" w:hAnsi="Cambria Math" w:eastAsia="华文宋体" w:cs="Times New Roman"/>
              </w:rPr>
            </m:ctrlPr>
          </m:sub>
        </m:sSub>
      </m:oMath>
      <w:r>
        <w:rPr>
          <w:rFonts w:ascii="Times New Roman" w:hAnsi="Times New Roman" w:eastAsia="华文宋体" w:cs="Times New Roman"/>
        </w:rPr>
        <w:t>与磁场大小无关。</w:t>
      </w:r>
    </w:p>
    <w:p w14:paraId="76F4F00C">
      <w:pPr>
        <w:spacing w:after="156" w:afterLines="50"/>
        <w:rPr>
          <w:rFonts w:ascii="Times New Roman" w:hAnsi="Times New Roman" w:eastAsia="华文宋体" w:cs="Times New Roman"/>
        </w:rPr>
      </w:pPr>
      <w:r>
        <w:rPr>
          <w:rFonts w:ascii="Times New Roman" w:hAnsi="Times New Roman" w:eastAsia="华文宋体" w:cs="Times New Roman"/>
        </w:rPr>
        <w:t>因此</w:t>
      </w:r>
      <w:r>
        <w:rPr>
          <w:rFonts w:hint="eastAsia" w:ascii="Times New Roman" w:hAnsi="Times New Roman" w:eastAsia="华文宋体" w:cs="Times New Roman"/>
        </w:rPr>
        <w:t>，在依据F</w:t>
      </w:r>
      <w:r>
        <w:rPr>
          <w:rFonts w:ascii="Times New Roman" w:hAnsi="Times New Roman" w:eastAsia="华文宋体" w:cs="Times New Roman"/>
        </w:rPr>
        <w:t>ig. 2</w:t>
      </w:r>
      <w:r>
        <w:rPr>
          <w:rFonts w:hint="eastAsia" w:ascii="Times New Roman" w:hAnsi="Times New Roman" w:eastAsia="华文宋体" w:cs="Times New Roman"/>
        </w:rPr>
        <w:t>完成主磁场与tensor场对齐</w:t>
      </w:r>
      <w:r>
        <w:rPr>
          <w:rFonts w:ascii="Times New Roman" w:hAnsi="Times New Roman" w:eastAsia="华文宋体" w:cs="Times New Roman"/>
        </w:rPr>
        <w:t>后，Fig. 3a和Fig. 3b均在100 mG磁场下测量，分别测量对光阱功率</w:t>
      </w:r>
      <w:r>
        <w:rPr>
          <w:rFonts w:hint="eastAsia" w:ascii="Times New Roman" w:hAnsi="Times New Roman" w:eastAsia="华文宋体" w:cs="Times New Roman"/>
        </w:rPr>
        <w:t>（</w:t>
      </w:r>
      <w:r>
        <w:rPr>
          <w:rFonts w:ascii="Times New Roman" w:hAnsi="Times New Roman" w:eastAsia="华文宋体" w:cs="Times New Roman"/>
        </w:rPr>
        <w:t>即light shift</w:t>
      </w:r>
      <w:r>
        <w:rPr>
          <w:rFonts w:hint="eastAsia" w:ascii="Times New Roman" w:hAnsi="Times New Roman" w:eastAsia="华文宋体" w:cs="Times New Roman"/>
        </w:rPr>
        <w:t>）</w:t>
      </w:r>
      <w:r>
        <w:rPr>
          <w:rFonts w:ascii="Times New Roman" w:hAnsi="Times New Roman" w:eastAsia="华文宋体" w:cs="Times New Roman"/>
        </w:rPr>
        <w:t>，以及对两同位素密度比的依赖，均未观察到</w:t>
      </w:r>
      <w:del w:id="320" w:author="WPS_1700618618" w:date="2026-03-31T15:06:08Z">
        <w:r>
          <w:rPr>
            <w:rFonts w:ascii="Times New Roman" w:hAnsi="Times New Roman" w:eastAsia="华文宋体" w:cs="Times New Roman"/>
          </w:rPr>
          <w:delText>明显的</w:delText>
        </w:r>
      </w:del>
      <w:r>
        <w:rPr>
          <w:rFonts w:ascii="Times New Roman" w:hAnsi="Times New Roman" w:eastAsia="华文宋体" w:cs="Times New Roman"/>
        </w:rPr>
        <w:t>依赖关系。Fig. 3a和Fig. 3b各自独立测得一个加权平均值与误差棒，二者在误差允许范围内相符，我们将这两个值加权平均，得到了最终的核磁矩之比。在Section “Ratio of nuclear magnetic moments”中，我们增加了相关的说明细节。</w:t>
      </w:r>
    </w:p>
    <w:p w14:paraId="164A9581">
      <w:pPr>
        <w:spacing w:after="156" w:afterLines="50"/>
        <w:rPr>
          <w:ins w:id="321" w:author="WPS_1700618618" w:date="2026-03-31T15:08:45Z"/>
          <w:rFonts w:hint="eastAsia" w:ascii="Times New Roman" w:hAnsi="Times New Roman" w:eastAsia="华文宋体" w:cs="Times New Roman"/>
        </w:rPr>
      </w:pPr>
      <w:r>
        <w:rPr>
          <w:rFonts w:hint="eastAsia" w:ascii="Times New Roman" w:hAnsi="Times New Roman" w:eastAsia="华文宋体" w:cs="Times New Roman"/>
        </w:rPr>
        <w:t>由下方表格可见，四个</w:t>
      </w:r>
      <m:oMath>
        <m:sSub>
          <m:sSubPr>
            <m:ctrlPr>
              <w:rPr>
                <w:rFonts w:ascii="Cambria Math" w:hAnsi="Cambria Math" w:eastAsia="华文宋体" w:cs="Times New Roman"/>
              </w:rPr>
            </m:ctrlPr>
          </m:sSubPr>
          <m:e>
            <m:r>
              <m:rPr/>
              <w:rPr>
                <w:rFonts w:ascii="Cambria Math" w:hAnsi="Cambria Math" w:eastAsia="华文宋体" w:cs="Times New Roman"/>
              </w:rPr>
              <m:t>R</m:t>
            </m:r>
            <m:ctrlPr>
              <w:rPr>
                <w:rFonts w:ascii="Cambria Math" w:hAnsi="Cambria Math" w:eastAsia="华文宋体" w:cs="Times New Roman"/>
              </w:rPr>
            </m:ctrlPr>
          </m:e>
          <m:sub>
            <m:r>
              <m:rPr/>
              <w:rPr>
                <w:rFonts w:ascii="Cambria Math" w:hAnsi="Cambria Math" w:eastAsia="华文宋体" w:cs="Times New Roman"/>
              </w:rPr>
              <m:t>L</m:t>
            </m:r>
            <m:ctrlPr>
              <w:rPr>
                <w:rFonts w:ascii="Cambria Math" w:hAnsi="Cambria Math" w:eastAsia="华文宋体" w:cs="Times New Roman"/>
              </w:rPr>
            </m:ctrlPr>
          </m:sub>
        </m:sSub>
      </m:oMath>
      <w:r>
        <w:rPr>
          <w:rFonts w:hint="eastAsia" w:ascii="Times New Roman" w:hAnsi="Times New Roman" w:eastAsia="华文宋体" w:cs="Times New Roman"/>
        </w:rPr>
        <w:t>值（分别来自</w:t>
      </w:r>
      <w:r>
        <w:rPr>
          <w:rFonts w:ascii="Times New Roman" w:hAnsi="Times New Roman" w:eastAsia="华文宋体" w:cs="Times New Roman"/>
        </w:rPr>
        <w:t xml:space="preserve">Fig. </w:t>
      </w:r>
      <w:r>
        <w:rPr>
          <w:rFonts w:hint="eastAsia" w:ascii="Times New Roman" w:hAnsi="Times New Roman" w:eastAsia="华文宋体" w:cs="Times New Roman"/>
        </w:rPr>
        <w:t>2b</w:t>
      </w:r>
      <w:r>
        <w:rPr>
          <w:rFonts w:ascii="Times New Roman" w:hAnsi="Times New Roman" w:eastAsia="华文宋体" w:cs="Times New Roman"/>
        </w:rPr>
        <w:t xml:space="preserve">, Fig. </w:t>
      </w:r>
      <w:r>
        <w:rPr>
          <w:rFonts w:hint="eastAsia" w:ascii="Times New Roman" w:hAnsi="Times New Roman" w:eastAsia="华文宋体" w:cs="Times New Roman"/>
        </w:rPr>
        <w:t>2d的极值点，以及</w:t>
      </w:r>
      <w:r>
        <w:rPr>
          <w:rFonts w:ascii="Times New Roman" w:hAnsi="Times New Roman" w:eastAsia="华文宋体" w:cs="Times New Roman"/>
        </w:rPr>
        <w:t>Fig. 3a</w:t>
      </w:r>
      <w:r>
        <w:rPr>
          <w:rFonts w:hint="eastAsia" w:ascii="Times New Roman" w:hAnsi="Times New Roman" w:eastAsia="华文宋体" w:cs="Times New Roman"/>
        </w:rPr>
        <w:t>和</w:t>
      </w:r>
      <w:r>
        <w:rPr>
          <w:rFonts w:ascii="Times New Roman" w:hAnsi="Times New Roman" w:eastAsia="华文宋体" w:cs="Times New Roman"/>
        </w:rPr>
        <w:t>Fig. 3</w:t>
      </w:r>
      <w:r>
        <w:rPr>
          <w:rFonts w:hint="eastAsia" w:ascii="Times New Roman" w:hAnsi="Times New Roman" w:eastAsia="华文宋体" w:cs="Times New Roman"/>
        </w:rPr>
        <w:t>b各自的平均值）在误差范围内彼此符合。其中，</w:t>
      </w:r>
      <w:r>
        <w:rPr>
          <w:rFonts w:ascii="Times New Roman" w:hAnsi="Times New Roman" w:eastAsia="华文宋体" w:cs="Times New Roman"/>
        </w:rPr>
        <w:t xml:space="preserve">Fig. </w:t>
      </w:r>
      <w:r>
        <w:rPr>
          <w:rFonts w:hint="eastAsia" w:ascii="Times New Roman" w:hAnsi="Times New Roman" w:eastAsia="华文宋体" w:cs="Times New Roman"/>
        </w:rPr>
        <w:t>2</w:t>
      </w:r>
      <w:r>
        <w:rPr>
          <w:rFonts w:ascii="Times New Roman" w:hAnsi="Times New Roman" w:eastAsia="华文宋体" w:cs="Times New Roman"/>
        </w:rPr>
        <w:t>b</w:t>
      </w:r>
      <w:r>
        <w:rPr>
          <w:rFonts w:hint="eastAsia" w:ascii="Times New Roman" w:hAnsi="Times New Roman" w:eastAsia="华文宋体" w:cs="Times New Roman"/>
        </w:rPr>
        <w:t>因所用主磁场条件与其他测量不同，未被纳入最终核磁矩比值的计算；而</w:t>
      </w:r>
      <w:r>
        <w:rPr>
          <w:rFonts w:ascii="Times New Roman" w:hAnsi="Times New Roman" w:eastAsia="华文宋体" w:cs="Times New Roman"/>
        </w:rPr>
        <w:t xml:space="preserve">Fig. </w:t>
      </w:r>
      <w:r>
        <w:rPr>
          <w:rFonts w:hint="eastAsia" w:ascii="Times New Roman" w:hAnsi="Times New Roman" w:eastAsia="华文宋体" w:cs="Times New Roman"/>
        </w:rPr>
        <w:t>2d的极值点，</w:t>
      </w:r>
      <w:r>
        <w:rPr>
          <w:rFonts w:ascii="Times New Roman" w:hAnsi="Times New Roman" w:eastAsia="华文宋体" w:cs="Times New Roman"/>
        </w:rPr>
        <w:t>Fig. 3a</w:t>
      </w:r>
      <w:r>
        <w:rPr>
          <w:rFonts w:hint="eastAsia" w:ascii="Times New Roman" w:hAnsi="Times New Roman" w:eastAsia="华文宋体" w:cs="Times New Roman"/>
        </w:rPr>
        <w:t>中光阱功率30 W对应的点，以及</w:t>
      </w:r>
      <w:r>
        <w:rPr>
          <w:rFonts w:ascii="Times New Roman" w:hAnsi="Times New Roman" w:eastAsia="华文宋体" w:cs="Times New Roman"/>
        </w:rPr>
        <w:t>Fig. 3</w:t>
      </w:r>
      <w:r>
        <w:rPr>
          <w:rFonts w:hint="eastAsia" w:ascii="Times New Roman" w:hAnsi="Times New Roman" w:eastAsia="华文宋体" w:cs="Times New Roman"/>
        </w:rPr>
        <w:t>b中从左至右第二个点，是在相同实验设定条件下获得的。</w:t>
      </w:r>
    </w:p>
    <w:p w14:paraId="263FF01A">
      <w:pPr>
        <w:spacing w:after="156" w:afterLines="50"/>
        <w:rPr>
          <w:rFonts w:hint="eastAsia" w:ascii="Times New Roman" w:hAnsi="Times New Roman" w:eastAsia="华文宋体" w:cs="Times New Roman"/>
          <w:lang w:val="en-US" w:eastAsia="zh-CN"/>
        </w:rPr>
      </w:pPr>
      <w:ins w:id="322" w:author="WPS_1700618618" w:date="2026-03-31T15:08:52Z">
        <w:r>
          <w:rPr>
            <w:rFonts w:hint="eastAsia" w:ascii="Times New Roman" w:hAnsi="Times New Roman" w:eastAsia="华文宋体" w:cs="Times New Roman"/>
            <w:lang w:val="en-US" w:eastAsia="zh-CN"/>
          </w:rPr>
          <w:t>竖着列</w:t>
        </w:r>
      </w:ins>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20"/>
        <w:gridCol w:w="1420"/>
        <w:gridCol w:w="1420"/>
      </w:tblGrid>
      <w:tr w14:paraId="5601C08B">
        <w:trPr>
          <w:jc w:val="center"/>
        </w:trPr>
        <w:tc>
          <w:tcPr>
            <w:tcW w:w="1419" w:type="dxa"/>
          </w:tcPr>
          <w:p w14:paraId="48403792">
            <w:pPr>
              <w:spacing w:after="156" w:afterLines="50"/>
              <w:jc w:val="left"/>
              <w:rPr>
                <w:rFonts w:ascii="Times New Roman" w:hAnsi="Times New Roman" w:eastAsia="华文宋体" w:cs="Times New Roman"/>
              </w:rPr>
            </w:pPr>
          </w:p>
        </w:tc>
        <w:tc>
          <w:tcPr>
            <w:tcW w:w="1419" w:type="dxa"/>
          </w:tcPr>
          <w:p w14:paraId="6286763E">
            <w:pPr>
              <w:spacing w:after="156" w:afterLines="50"/>
              <w:jc w:val="left"/>
              <w:rPr>
                <w:rFonts w:ascii="Times New Roman" w:hAnsi="Times New Roman" w:eastAsia="华文宋体" w:cs="Times New Roman"/>
              </w:rPr>
            </w:pPr>
            <w:r>
              <w:rPr>
                <w:rFonts w:ascii="Times New Roman" w:hAnsi="Times New Roman" w:eastAsia="华文宋体" w:cs="Times New Roman"/>
              </w:rPr>
              <w:t xml:space="preserve">Fig. </w:t>
            </w:r>
            <w:r>
              <w:rPr>
                <w:rFonts w:hint="eastAsia" w:ascii="Times New Roman" w:hAnsi="Times New Roman" w:eastAsia="华文宋体" w:cs="Times New Roman"/>
              </w:rPr>
              <w:t>2b</w:t>
            </w:r>
          </w:p>
        </w:tc>
        <w:tc>
          <w:tcPr>
            <w:tcW w:w="1419" w:type="dxa"/>
          </w:tcPr>
          <w:p w14:paraId="4A7D52C8">
            <w:pPr>
              <w:spacing w:after="156" w:afterLines="50"/>
              <w:jc w:val="left"/>
              <w:rPr>
                <w:rFonts w:ascii="Times New Roman" w:hAnsi="Times New Roman" w:eastAsia="华文宋体" w:cs="Times New Roman"/>
              </w:rPr>
            </w:pPr>
            <w:r>
              <w:rPr>
                <w:rFonts w:ascii="Times New Roman" w:hAnsi="Times New Roman" w:eastAsia="华文宋体" w:cs="Times New Roman"/>
              </w:rPr>
              <w:t xml:space="preserve">Fig. </w:t>
            </w:r>
            <w:r>
              <w:rPr>
                <w:rFonts w:hint="eastAsia" w:ascii="Times New Roman" w:hAnsi="Times New Roman" w:eastAsia="华文宋体" w:cs="Times New Roman"/>
              </w:rPr>
              <w:t>2d</w:t>
            </w:r>
          </w:p>
        </w:tc>
        <w:tc>
          <w:tcPr>
            <w:tcW w:w="1420" w:type="dxa"/>
          </w:tcPr>
          <w:p w14:paraId="0FBD1930">
            <w:pPr>
              <w:spacing w:after="156" w:afterLines="50"/>
              <w:jc w:val="left"/>
              <w:rPr>
                <w:rFonts w:ascii="Times New Roman" w:hAnsi="Times New Roman" w:eastAsia="华文宋体" w:cs="Times New Roman"/>
              </w:rPr>
            </w:pPr>
            <w:r>
              <w:rPr>
                <w:rFonts w:ascii="Times New Roman" w:hAnsi="Times New Roman" w:eastAsia="华文宋体" w:cs="Times New Roman"/>
              </w:rPr>
              <w:t>Fig. 3a</w:t>
            </w:r>
          </w:p>
        </w:tc>
        <w:tc>
          <w:tcPr>
            <w:tcW w:w="1420" w:type="dxa"/>
          </w:tcPr>
          <w:p w14:paraId="47B5D189">
            <w:pPr>
              <w:spacing w:after="156" w:afterLines="50"/>
              <w:jc w:val="left"/>
              <w:rPr>
                <w:rFonts w:ascii="Times New Roman" w:hAnsi="Times New Roman" w:eastAsia="华文宋体" w:cs="Times New Roman"/>
              </w:rPr>
            </w:pPr>
            <w:r>
              <w:rPr>
                <w:rFonts w:ascii="Times New Roman" w:hAnsi="Times New Roman" w:eastAsia="华文宋体" w:cs="Times New Roman"/>
              </w:rPr>
              <w:t>Fig. 3b</w:t>
            </w:r>
          </w:p>
        </w:tc>
        <w:tc>
          <w:tcPr>
            <w:tcW w:w="1420" w:type="dxa"/>
          </w:tcPr>
          <w:p w14:paraId="5BC066AA">
            <w:pPr>
              <w:spacing w:after="156" w:afterLines="50"/>
              <w:jc w:val="left"/>
              <w:rPr>
                <w:rFonts w:hint="default" w:ascii="Times New Roman" w:hAnsi="Times New Roman" w:eastAsia="华文宋体" w:cs="Times New Roman"/>
                <w:lang w:val="en-US" w:eastAsia="zh-CN"/>
              </w:rPr>
            </w:pPr>
            <w:ins w:id="323" w:author="WPS_1700618618" w:date="2026-03-31T15:08:54Z">
              <w:r>
                <w:rPr>
                  <w:rFonts w:hint="eastAsia" w:ascii="Times New Roman" w:hAnsi="Times New Roman" w:eastAsia="华文宋体" w:cs="Times New Roman"/>
                  <w:lang w:val="en-US" w:eastAsia="zh-CN"/>
                </w:rPr>
                <w:t>R</w:t>
              </w:r>
            </w:ins>
            <w:ins w:id="324" w:author="WPS_1700618618" w:date="2026-03-31T15:08:57Z">
              <w:r>
                <w:rPr>
                  <w:rFonts w:hint="eastAsia" w:ascii="Times New Roman" w:hAnsi="Times New Roman" w:eastAsia="华文宋体" w:cs="Times New Roman"/>
                  <w:lang w:val="en-US" w:eastAsia="zh-CN"/>
                </w:rPr>
                <w:t>NMM</w:t>
              </w:r>
            </w:ins>
          </w:p>
        </w:tc>
      </w:tr>
      <w:tr w14:paraId="60F4287A">
        <w:trPr>
          <w:jc w:val="center"/>
        </w:trPr>
        <w:tc>
          <w:tcPr>
            <w:tcW w:w="1419" w:type="dxa"/>
          </w:tcPr>
          <w:p w14:paraId="5DCC6810">
            <w:pPr>
              <w:spacing w:after="156" w:afterLines="50"/>
              <w:jc w:val="left"/>
              <w:rPr>
                <w:rFonts w:ascii="Times New Roman" w:hAnsi="Times New Roman" w:eastAsia="华文宋体" w:cs="Times New Roman"/>
              </w:rPr>
            </w:pPr>
            <m:oMathPara>
              <m:oMath>
                <m:sSub>
                  <m:sSubPr>
                    <m:ctrlPr>
                      <w:rPr>
                        <w:rFonts w:ascii="Cambria Math" w:hAnsi="Cambria Math" w:eastAsia="华文宋体" w:cs="Times New Roman"/>
                      </w:rPr>
                    </m:ctrlPr>
                  </m:sSubPr>
                  <m:e>
                    <m:r>
                      <m:rPr/>
                      <w:rPr>
                        <w:rFonts w:ascii="Cambria Math" w:hAnsi="Cambria Math" w:eastAsia="华文宋体" w:cs="Times New Roman"/>
                      </w:rPr>
                      <m:t>R</m:t>
                    </m:r>
                    <m:ctrlPr>
                      <w:rPr>
                        <w:rFonts w:ascii="Cambria Math" w:hAnsi="Cambria Math" w:eastAsia="华文宋体" w:cs="Times New Roman"/>
                      </w:rPr>
                    </m:ctrlPr>
                  </m:e>
                  <m:sub>
                    <m:r>
                      <m:rPr/>
                      <w:rPr>
                        <w:rFonts w:ascii="Cambria Math" w:hAnsi="Cambria Math" w:eastAsia="华文宋体" w:cs="Times New Roman"/>
                      </w:rPr>
                      <m:t>L</m:t>
                    </m:r>
                    <m:ctrlPr>
                      <w:rPr>
                        <w:rFonts w:ascii="Cambria Math" w:hAnsi="Cambria Math" w:eastAsia="华文宋体" w:cs="Times New Roman"/>
                      </w:rPr>
                    </m:ctrlPr>
                  </m:sub>
                </m:sSub>
              </m:oMath>
            </m:oMathPara>
          </w:p>
        </w:tc>
        <w:tc>
          <w:tcPr>
            <w:tcW w:w="1419" w:type="dxa"/>
          </w:tcPr>
          <w:p w14:paraId="77761391">
            <w:pPr>
              <w:spacing w:after="156" w:afterLines="50"/>
              <w:jc w:val="left"/>
              <w:rPr>
                <w:rFonts w:ascii="Times New Roman" w:hAnsi="Times New Roman" w:eastAsia="华文宋体" w:cs="Times New Roman"/>
              </w:rPr>
            </w:pPr>
            <w:r>
              <w:rPr>
                <w:rFonts w:ascii="Times New Roman" w:hAnsi="Times New Roman" w:eastAsia="华文宋体" w:cs="Times New Roman"/>
              </w:rPr>
              <w:t>0.726079(3)</w:t>
            </w:r>
          </w:p>
        </w:tc>
        <w:tc>
          <w:tcPr>
            <w:tcW w:w="1419" w:type="dxa"/>
          </w:tcPr>
          <w:p w14:paraId="366AB860">
            <w:pPr>
              <w:spacing w:after="156" w:afterLines="50"/>
              <w:jc w:val="left"/>
              <w:rPr>
                <w:rFonts w:ascii="Times New Roman" w:hAnsi="Times New Roman" w:eastAsia="华文宋体" w:cs="Times New Roman"/>
              </w:rPr>
            </w:pPr>
            <w:r>
              <w:rPr>
                <w:rFonts w:ascii="Times New Roman" w:hAnsi="Times New Roman" w:eastAsia="华文宋体" w:cs="Times New Roman"/>
              </w:rPr>
              <w:t>0.726080(5)</w:t>
            </w:r>
          </w:p>
        </w:tc>
        <w:tc>
          <w:tcPr>
            <w:tcW w:w="1420" w:type="dxa"/>
          </w:tcPr>
          <w:p w14:paraId="66B17729">
            <w:pPr>
              <w:spacing w:after="156" w:afterLines="50"/>
              <w:jc w:val="left"/>
              <w:rPr>
                <w:rFonts w:ascii="Times New Roman" w:hAnsi="Times New Roman" w:eastAsia="华文宋体" w:cs="Times New Roman"/>
              </w:rPr>
            </w:pPr>
            <w:r>
              <w:rPr>
                <w:rFonts w:ascii="Times New Roman" w:hAnsi="Times New Roman" w:eastAsia="华文宋体" w:cs="Times New Roman"/>
              </w:rPr>
              <w:t>0.726077(2)</w:t>
            </w:r>
          </w:p>
        </w:tc>
        <w:tc>
          <w:tcPr>
            <w:tcW w:w="1420" w:type="dxa"/>
          </w:tcPr>
          <w:p w14:paraId="72B64371">
            <w:pPr>
              <w:spacing w:after="156" w:afterLines="50"/>
              <w:jc w:val="left"/>
              <w:rPr>
                <w:rFonts w:ascii="Times New Roman" w:hAnsi="Times New Roman" w:eastAsia="华文宋体" w:cs="Times New Roman"/>
              </w:rPr>
            </w:pPr>
            <w:r>
              <w:rPr>
                <w:rFonts w:ascii="Times New Roman" w:hAnsi="Times New Roman" w:eastAsia="华文宋体" w:cs="Times New Roman"/>
              </w:rPr>
              <w:t>0.726072(4)</w:t>
            </w:r>
          </w:p>
        </w:tc>
        <w:tc>
          <w:tcPr>
            <w:tcW w:w="1420" w:type="dxa"/>
          </w:tcPr>
          <w:p w14:paraId="44CA34DB">
            <w:pPr>
              <w:spacing w:after="156" w:afterLines="50"/>
              <w:jc w:val="left"/>
              <w:rPr>
                <w:rFonts w:hint="default" w:ascii="Times New Roman" w:hAnsi="Times New Roman" w:eastAsia="华文宋体" w:cs="Times New Roman"/>
                <w:lang w:val="en-US" w:eastAsia="zh-CN"/>
              </w:rPr>
            </w:pPr>
            <w:ins w:id="325" w:author="WPS_1700618618" w:date="2026-03-31T15:09:11Z">
              <w:r>
                <w:rPr>
                  <w:rFonts w:hint="eastAsia" w:ascii="Times New Roman" w:hAnsi="Times New Roman" w:eastAsia="华文宋体" w:cs="Times New Roman"/>
                  <w:lang w:val="en-US" w:eastAsia="zh-CN"/>
                </w:rPr>
                <w:t>0.</w:t>
              </w:r>
            </w:ins>
            <w:ins w:id="326" w:author="WPS_1700618618" w:date="2026-03-31T15:09:12Z">
              <w:r>
                <w:rPr>
                  <w:rFonts w:hint="eastAsia" w:ascii="Times New Roman" w:hAnsi="Times New Roman" w:eastAsia="华文宋体" w:cs="Times New Roman"/>
                  <w:lang w:val="en-US" w:eastAsia="zh-CN"/>
                </w:rPr>
                <w:t>72</w:t>
              </w:r>
            </w:ins>
            <w:ins w:id="327" w:author="WPS_1700618618" w:date="2026-03-31T15:09:13Z">
              <w:r>
                <w:rPr>
                  <w:rFonts w:hint="eastAsia" w:ascii="Times New Roman" w:hAnsi="Times New Roman" w:eastAsia="华文宋体" w:cs="Times New Roman"/>
                  <w:lang w:val="en-US" w:eastAsia="zh-CN"/>
                </w:rPr>
                <w:t>6</w:t>
              </w:r>
            </w:ins>
            <w:ins w:id="328" w:author="WPS_1700618618" w:date="2026-03-31T15:09:14Z">
              <w:r>
                <w:rPr>
                  <w:rFonts w:hint="eastAsia" w:ascii="Times New Roman" w:hAnsi="Times New Roman" w:eastAsia="华文宋体" w:cs="Times New Roman"/>
                  <w:lang w:val="en-US" w:eastAsia="zh-CN"/>
                </w:rPr>
                <w:t>076</w:t>
              </w:r>
            </w:ins>
            <w:ins w:id="329" w:author="WPS_1700618618" w:date="2026-03-31T15:09:15Z">
              <w:r>
                <w:rPr>
                  <w:rFonts w:hint="eastAsia" w:ascii="Times New Roman" w:hAnsi="Times New Roman" w:eastAsia="华文宋体" w:cs="Times New Roman"/>
                  <w:lang w:val="en-US" w:eastAsia="zh-CN"/>
                </w:rPr>
                <w:t>（</w:t>
              </w:r>
            </w:ins>
            <w:ins w:id="330" w:author="WPS_1700618618" w:date="2026-03-31T15:09:16Z">
              <w:r>
                <w:rPr>
                  <w:rFonts w:hint="eastAsia" w:ascii="Times New Roman" w:hAnsi="Times New Roman" w:eastAsia="华文宋体" w:cs="Times New Roman"/>
                  <w:lang w:val="en-US" w:eastAsia="zh-CN"/>
                </w:rPr>
                <w:t>3</w:t>
              </w:r>
            </w:ins>
            <w:ins w:id="331" w:author="WPS_1700618618" w:date="2026-03-31T15:09:15Z">
              <w:r>
                <w:rPr>
                  <w:rFonts w:hint="eastAsia" w:ascii="Times New Roman" w:hAnsi="Times New Roman" w:eastAsia="华文宋体" w:cs="Times New Roman"/>
                  <w:lang w:val="en-US" w:eastAsia="zh-CN"/>
                </w:rPr>
                <w:t>）</w:t>
              </w:r>
            </w:ins>
          </w:p>
        </w:tc>
      </w:tr>
    </w:tbl>
    <w:p w14:paraId="750954E9">
      <w:pPr>
        <w:spacing w:after="156" w:afterLines="50"/>
        <w:rPr>
          <w:rFonts w:ascii="Times New Roman" w:hAnsi="Times New Roman" w:eastAsia="华文宋体" w:cs="Times New Roman"/>
        </w:rPr>
      </w:pPr>
    </w:p>
    <w:p w14:paraId="57437BF5">
      <w:pPr>
        <w:spacing w:after="156" w:afterLines="50"/>
        <w:rPr>
          <w:rFonts w:hint="eastAsia" w:ascii="Times New Roman" w:hAnsi="Times New Roman" w:eastAsia="华文宋体" w:cs="Times New Roman"/>
        </w:rPr>
      </w:pPr>
    </w:p>
    <w:p w14:paraId="6B9325EB">
      <w:pPr>
        <w:spacing w:after="156" w:afterLines="50"/>
        <w:rPr>
          <w:rFonts w:ascii="Times New Roman" w:hAnsi="Times New Roman" w:eastAsia="华文宋体" w:cs="Times New Roman"/>
        </w:rPr>
      </w:pPr>
      <w:r>
        <w:rPr>
          <w:rFonts w:ascii="Times New Roman" w:hAnsi="Times New Roman" w:eastAsia="华文宋体" w:cs="Times New Roman"/>
        </w:rPr>
        <w:t>The perspective of the paper concerns the search the of EDM using their experimental apparatus. As we understand, the main point here is that using a comagnetometer (rather than a single specie) should help reduced magnetic field noises which are currently the limiting factor.</w:t>
      </w:r>
    </w:p>
    <w:p w14:paraId="0722A069">
      <w:pPr>
        <w:spacing w:after="156" w:afterLines="50"/>
        <w:rPr>
          <w:rFonts w:ascii="Times New Roman" w:hAnsi="Times New Roman" w:eastAsia="华文宋体" w:cs="Times New Roman"/>
        </w:rPr>
      </w:pPr>
      <w:r>
        <w:rPr>
          <w:rFonts w:ascii="Times New Roman" w:hAnsi="Times New Roman" w:eastAsia="华文宋体" w:cs="Times New Roman"/>
        </w:rPr>
        <w:t>Q2a: In the introduction, authors claim that the glass vapor cell comagnetometer are unsuitable to search for “short-range interactions below ~ 100 µm”. Could they elaborate? A citation would help here.</w:t>
      </w:r>
    </w:p>
    <w:p w14:paraId="3DC3501E">
      <w:pPr>
        <w:spacing w:after="156" w:afterLines="50"/>
        <w:rPr>
          <w:ins w:id="332" w:author="WPS_1700618618" w:date="2026-03-31T15:12:23Z"/>
          <w:rFonts w:ascii="Times New Roman" w:hAnsi="Times New Roman" w:eastAsia="华文宋体" w:cs="Times New Roman"/>
        </w:rPr>
      </w:pPr>
      <w:r>
        <w:rPr>
          <w:rFonts w:ascii="Times New Roman" w:hAnsi="Times New Roman" w:eastAsia="华文宋体" w:cs="Times New Roman"/>
        </w:rPr>
        <w:t>A2a: In Feng, Y.-K. et al</w:t>
      </w:r>
      <w:del w:id="333" w:author="WPS_1700618618" w:date="2026-03-31T15:10:15Z">
        <w:r>
          <w:rPr>
            <w:rFonts w:ascii="Times New Roman" w:hAnsi="Times New Roman" w:eastAsia="华文宋体" w:cs="Times New Roman"/>
          </w:rPr>
          <w:delText>.</w:delText>
        </w:r>
      </w:del>
      <w:del w:id="334" w:author="WPS_1700618618" w:date="2026-03-31T15:10:14Z">
        <w:r>
          <w:rPr>
            <w:rFonts w:hint="eastAsia" w:ascii="Times New Roman" w:hAnsi="Times New Roman" w:eastAsia="华文宋体" w:cs="Times New Roman"/>
          </w:rPr>
          <w:delText xml:space="preserve"> </w:delText>
        </w:r>
      </w:del>
      <w:del w:id="335" w:author="WPS_1700618618" w:date="2026-03-31T15:10:14Z">
        <w:r>
          <w:rPr>
            <w:rFonts w:ascii="Times New Roman" w:hAnsi="Times New Roman" w:eastAsia="华文宋体" w:cs="Times New Roman"/>
          </w:rPr>
          <w:delText>(Feng, Y.-K. et al</w:delText>
        </w:r>
      </w:del>
      <w:r>
        <w:rPr>
          <w:rFonts w:ascii="Times New Roman" w:hAnsi="Times New Roman" w:eastAsia="华文宋体" w:cs="Times New Roman"/>
        </w:rPr>
        <w:t xml:space="preserve">., </w:t>
      </w:r>
      <w:r>
        <w:rPr>
          <w:rFonts w:hint="eastAsia" w:ascii="Times New Roman" w:hAnsi="Times New Roman" w:eastAsia="华文宋体" w:cs="Times New Roman"/>
        </w:rPr>
        <w:t xml:space="preserve">2022 </w:t>
      </w:r>
      <w:r>
        <w:rPr>
          <w:rFonts w:ascii="Times New Roman" w:hAnsi="Times New Roman" w:eastAsia="华文宋体" w:cs="Times New Roman"/>
        </w:rPr>
        <w:t>[13]</w:t>
      </w:r>
      <w:del w:id="336" w:author="WPS_1700618618" w:date="2026-03-31T15:10:17Z">
        <w:r>
          <w:rPr>
            <w:rFonts w:ascii="Times New Roman" w:hAnsi="Times New Roman" w:eastAsia="华文宋体" w:cs="Times New Roman"/>
          </w:rPr>
          <w:delText>)</w:delText>
        </w:r>
      </w:del>
      <w:r>
        <w:rPr>
          <w:rFonts w:ascii="Times New Roman" w:hAnsi="Times New Roman" w:eastAsia="华文宋体" w:cs="Times New Roman"/>
        </w:rPr>
        <w:t>, the authors note that, “its (the cell) end wall perpendicular to the long axis has a thickness of</w:t>
      </w:r>
      <w:r>
        <w:rPr>
          <w:rFonts w:hint="eastAsia" w:ascii="Times New Roman" w:hAnsi="Times New Roman" w:eastAsia="华文宋体" w:cs="Times New Roman"/>
        </w:rPr>
        <w:t xml:space="preserve"> </w:t>
      </w:r>
      <w:r>
        <w:rPr>
          <w:rFonts w:ascii="Times New Roman" w:hAnsi="Times New Roman" w:eastAsia="华文宋体" w:cs="Times New Roman"/>
        </w:rPr>
        <w:t xml:space="preserve">0.5 mm”, and “Current results are mainly limited by the Rb magnetometer sensitivity, and by the minimum distance between the BGO mass and Xe atoms. ” </w:t>
      </w:r>
      <w:ins w:id="337" w:author="WPS_1700618618" w:date="2026-03-31T15:12:44Z">
        <w:r>
          <w:rPr>
            <w:rFonts w:hint="eastAsia" w:ascii="Times New Roman" w:hAnsi="Times New Roman" w:eastAsia="华文宋体" w:cs="Times New Roman"/>
            <w:lang w:val="en-US" w:eastAsia="zh-CN"/>
          </w:rPr>
          <w:t>在</w:t>
        </w:r>
      </w:ins>
      <w:ins w:id="338" w:author="WPS_1700618618" w:date="2026-03-31T15:12:48Z">
        <w:r>
          <w:rPr>
            <w:rFonts w:hint="eastAsia" w:ascii="Times New Roman" w:hAnsi="Times New Roman" w:eastAsia="华文宋体" w:cs="Times New Roman"/>
            <w:lang w:val="en-US" w:eastAsia="zh-CN"/>
          </w:rPr>
          <w:t>以上</w:t>
        </w:r>
      </w:ins>
      <w:ins w:id="339" w:author="WPS_1700618618" w:date="2026-03-31T15:12:50Z">
        <w:r>
          <w:rPr>
            <w:rFonts w:hint="eastAsia" w:ascii="Times New Roman" w:hAnsi="Times New Roman" w:eastAsia="华文宋体" w:cs="Times New Roman"/>
            <w:lang w:val="en-US" w:eastAsia="zh-CN"/>
          </w:rPr>
          <w:t xml:space="preserve">vapor </w:t>
        </w:r>
      </w:ins>
      <w:ins w:id="340" w:author="WPS_1700618618" w:date="2026-03-31T15:12:51Z">
        <w:r>
          <w:rPr>
            <w:rFonts w:hint="eastAsia" w:ascii="Times New Roman" w:hAnsi="Times New Roman" w:eastAsia="华文宋体" w:cs="Times New Roman"/>
            <w:lang w:val="en-US" w:eastAsia="zh-CN"/>
          </w:rPr>
          <w:t>cell</w:t>
        </w:r>
      </w:ins>
      <w:ins w:id="341" w:author="WPS_1700618618" w:date="2026-03-31T15:12:52Z">
        <w:r>
          <w:rPr>
            <w:rFonts w:hint="eastAsia" w:ascii="Times New Roman" w:hAnsi="Times New Roman" w:eastAsia="华文宋体" w:cs="Times New Roman"/>
            <w:lang w:val="en-US" w:eastAsia="zh-CN"/>
          </w:rPr>
          <w:t>实验</w:t>
        </w:r>
      </w:ins>
      <w:ins w:id="342" w:author="WPS_1700618618" w:date="2026-03-31T15:12:53Z">
        <w:r>
          <w:rPr>
            <w:rFonts w:hint="eastAsia" w:ascii="Times New Roman" w:hAnsi="Times New Roman" w:eastAsia="华文宋体" w:cs="Times New Roman"/>
            <w:lang w:val="en-US" w:eastAsia="zh-CN"/>
          </w:rPr>
          <w:t>中，</w:t>
        </w:r>
      </w:ins>
      <w:r>
        <w:rPr>
          <w:rFonts w:hint="eastAsia" w:ascii="Times New Roman" w:hAnsi="Times New Roman" w:eastAsia="华文宋体" w:cs="Times New Roman"/>
        </w:rPr>
        <w:t>腔壁的厚度会限制原子和质量的间距难以进入s</w:t>
      </w:r>
      <w:r>
        <w:rPr>
          <w:rFonts w:ascii="Times New Roman" w:hAnsi="Times New Roman" w:eastAsia="华文宋体" w:cs="Times New Roman"/>
        </w:rPr>
        <w:t>ub</w:t>
      </w:r>
      <w:r>
        <w:rPr>
          <w:rFonts w:hint="eastAsia" w:ascii="Times New Roman" w:hAnsi="Times New Roman" w:eastAsia="华文宋体" w:cs="Times New Roman"/>
        </w:rPr>
        <w:t>-</w:t>
      </w:r>
      <w:r>
        <w:rPr>
          <w:rFonts w:ascii="Times New Roman" w:hAnsi="Times New Roman" w:eastAsia="华文宋体" w:cs="Times New Roman"/>
        </w:rPr>
        <w:t xml:space="preserve">100 </w:t>
      </w:r>
      <m:oMath>
        <m:r>
          <m:rPr/>
          <w:rPr>
            <w:rFonts w:ascii="Cambria Math" w:hAnsi="Cambria Math" w:eastAsia="华文宋体" w:cs="Times New Roman"/>
          </w:rPr>
          <m:t>μm</m:t>
        </m:r>
      </m:oMath>
      <w:r>
        <w:rPr>
          <w:rFonts w:hint="eastAsia" w:ascii="Times New Roman" w:hAnsi="Times New Roman" w:eastAsia="华文宋体" w:cs="Times New Roman"/>
        </w:rPr>
        <w:t xml:space="preserve"> </w:t>
      </w:r>
      <w:r>
        <w:rPr>
          <w:rFonts w:ascii="Times New Roman" w:hAnsi="Times New Roman" w:eastAsia="华文宋体" w:cs="Times New Roman"/>
        </w:rPr>
        <w:t>范围</w:t>
      </w:r>
      <w:ins w:id="343" w:author="WPS_1700618618" w:date="2026-03-31T15:13:02Z">
        <w:r>
          <w:rPr>
            <w:rFonts w:hint="eastAsia" w:ascii="Times New Roman" w:hAnsi="Times New Roman" w:eastAsia="华文宋体" w:cs="Times New Roman"/>
            <w:lang w:eastAsia="zh-CN"/>
          </w:rPr>
          <w:t>。</w:t>
        </w:r>
      </w:ins>
      <w:del w:id="344" w:author="WPS_1700618618" w:date="2026-03-31T15:13:02Z">
        <w:r>
          <w:rPr>
            <w:rFonts w:hint="eastAsia" w:ascii="Times New Roman" w:hAnsi="Times New Roman" w:eastAsia="华文宋体" w:cs="Times New Roman"/>
          </w:rPr>
          <w:delText>，</w:delText>
        </w:r>
      </w:del>
      <w:ins w:id="345" w:author="WPS_1700618618" w:date="2026-03-31T15:13:10Z">
        <w:r>
          <w:rPr>
            <w:rFonts w:hint="eastAsia" w:ascii="Times New Roman" w:hAnsi="Times New Roman" w:eastAsia="华文宋体" w:cs="Times New Roman"/>
            <w:lang w:val="en-US" w:eastAsia="zh-CN"/>
          </w:rPr>
          <w:t>另，</w:t>
        </w:r>
      </w:ins>
      <w:del w:id="346" w:author="WPS_1700618618" w:date="2026-03-31T15:13:08Z">
        <w:r>
          <w:rPr>
            <w:rFonts w:hint="eastAsia" w:ascii="Times New Roman" w:hAnsi="Times New Roman" w:eastAsia="华文宋体" w:cs="Times New Roman"/>
          </w:rPr>
          <w:delText>且</w:delText>
        </w:r>
      </w:del>
      <w:r>
        <w:rPr>
          <w:rFonts w:hint="eastAsia" w:ascii="Times New Roman" w:hAnsi="Times New Roman" w:eastAsia="华文宋体" w:cs="Times New Roman"/>
        </w:rPr>
        <w:t>由于原子</w:t>
      </w:r>
      <w:ins w:id="347" w:author="WPS_1700618618" w:date="2026-03-31T15:13:17Z">
        <w:r>
          <w:rPr>
            <w:rFonts w:hint="eastAsia" w:ascii="Times New Roman" w:hAnsi="Times New Roman" w:eastAsia="华文宋体" w:cs="Times New Roman"/>
            <w:lang w:val="en-US" w:eastAsia="zh-CN"/>
          </w:rPr>
          <w:t>分布在</w:t>
        </w:r>
      </w:ins>
      <w:ins w:id="348" w:author="WPS_1700618618" w:date="2026-03-31T15:13:21Z">
        <w:r>
          <w:rPr>
            <w:rFonts w:hint="eastAsia" w:ascii="Times New Roman" w:hAnsi="Times New Roman" w:eastAsia="华文宋体" w:cs="Times New Roman"/>
            <w:lang w:val="en-US" w:eastAsia="zh-CN"/>
          </w:rPr>
          <w:t>整个</w:t>
        </w:r>
      </w:ins>
      <w:del w:id="349" w:author="WPS_1700618618" w:date="2026-03-31T15:13:19Z">
        <w:r>
          <w:rPr>
            <w:rFonts w:hint="eastAsia" w:ascii="Times New Roman" w:hAnsi="Times New Roman" w:eastAsia="华文宋体" w:cs="Times New Roman"/>
          </w:rPr>
          <w:delText>会</w:delText>
        </w:r>
      </w:del>
      <w:del w:id="350" w:author="WPS_1700618618" w:date="2026-03-31T15:13:18Z">
        <w:r>
          <w:rPr>
            <w:rFonts w:hint="eastAsia" w:ascii="Times New Roman" w:hAnsi="Times New Roman" w:eastAsia="华文宋体" w:cs="Times New Roman"/>
          </w:rPr>
          <w:delText>在</w:delText>
        </w:r>
      </w:del>
      <w:r>
        <w:rPr>
          <w:rFonts w:ascii="Times New Roman" w:hAnsi="Times New Roman" w:eastAsia="华文宋体" w:cs="Times New Roman"/>
        </w:rPr>
        <w:t>cell内</w:t>
      </w:r>
      <w:del w:id="351" w:author="WPS_1700618618" w:date="2026-03-31T15:13:28Z">
        <w:r>
          <w:rPr>
            <w:rFonts w:ascii="Times New Roman" w:hAnsi="Times New Roman" w:eastAsia="华文宋体" w:cs="Times New Roman"/>
          </w:rPr>
          <w:delText>无规则运</w:delText>
        </w:r>
      </w:del>
      <w:del w:id="352" w:author="WPS_1700618618" w:date="2026-03-31T15:13:29Z">
        <w:r>
          <w:rPr>
            <w:rFonts w:ascii="Times New Roman" w:hAnsi="Times New Roman" w:eastAsia="华文宋体" w:cs="Times New Roman"/>
          </w:rPr>
          <w:delText>动</w:delText>
        </w:r>
      </w:del>
      <w:r>
        <w:rPr>
          <w:rFonts w:ascii="Times New Roman" w:hAnsi="Times New Roman" w:eastAsia="华文宋体" w:cs="Times New Roman"/>
        </w:rPr>
        <w:t>，原子</w:t>
      </w:r>
      <w:ins w:id="353" w:author="WPS_1700618618" w:date="2026-03-31T15:13:58Z">
        <w:r>
          <w:rPr>
            <w:rFonts w:hint="eastAsia" w:ascii="Times New Roman" w:hAnsi="Times New Roman" w:eastAsia="华文宋体" w:cs="Times New Roman"/>
            <w:lang w:val="en-US" w:eastAsia="zh-CN"/>
          </w:rPr>
          <w:t>大部分</w:t>
        </w:r>
      </w:ins>
      <w:ins w:id="354" w:author="WPS_1700618618" w:date="2026-03-31T15:13:59Z">
        <w:r>
          <w:rPr>
            <w:rFonts w:hint="eastAsia" w:ascii="Times New Roman" w:hAnsi="Times New Roman" w:eastAsia="华文宋体" w:cs="Times New Roman"/>
            <w:lang w:val="en-US" w:eastAsia="zh-CN"/>
          </w:rPr>
          <w:t>时间</w:t>
        </w:r>
      </w:ins>
      <w:ins w:id="355" w:author="WPS_1700618618" w:date="2026-03-31T15:14:14Z">
        <w:r>
          <w:rPr>
            <w:rFonts w:hint="eastAsia" w:ascii="Times New Roman" w:hAnsi="Times New Roman" w:eastAsia="华文宋体" w:cs="Times New Roman"/>
            <w:lang w:val="en-US" w:eastAsia="zh-CN"/>
          </w:rPr>
          <w:t>并</w:t>
        </w:r>
      </w:ins>
      <w:del w:id="356" w:author="WPS_1700618618" w:date="2026-03-31T15:14:03Z">
        <w:r>
          <w:rPr>
            <w:rFonts w:hint="default" w:ascii="Times New Roman" w:hAnsi="Times New Roman" w:eastAsia="华文宋体" w:cs="Times New Roman"/>
            <w:lang w:val="en-US"/>
          </w:rPr>
          <w:delText>-质量间距无法始终保持</w:delText>
        </w:r>
      </w:del>
      <w:ins w:id="357" w:author="WPS_1700618618" w:date="2026-03-31T15:14:04Z">
        <w:r>
          <w:rPr>
            <w:rFonts w:hint="eastAsia" w:ascii="Times New Roman" w:hAnsi="Times New Roman" w:eastAsia="华文宋体" w:cs="Times New Roman"/>
            <w:lang w:val="en-US" w:eastAsia="zh-CN"/>
          </w:rPr>
          <w:t>不处于</w:t>
        </w:r>
      </w:ins>
      <w:ins w:id="358" w:author="WPS_1700618618" w:date="2026-03-31T15:14:24Z">
        <w:r>
          <w:rPr>
            <w:rFonts w:hint="eastAsia" w:ascii="Times New Roman" w:hAnsi="Times New Roman" w:eastAsia="华文宋体" w:cs="Times New Roman"/>
            <w:lang w:val="en-US" w:eastAsia="zh-CN"/>
          </w:rPr>
          <w:t>距离</w:t>
        </w:r>
      </w:ins>
      <w:ins w:id="359" w:author="WPS_1700618618" w:date="2026-03-31T15:14:26Z">
        <w:r>
          <w:rPr>
            <w:rFonts w:hint="eastAsia" w:ascii="Times New Roman" w:hAnsi="Times New Roman" w:eastAsia="华文宋体" w:cs="Times New Roman"/>
            <w:lang w:val="en-US" w:eastAsia="zh-CN"/>
          </w:rPr>
          <w:t>质量块</w:t>
        </w:r>
      </w:ins>
      <w:ins w:id="360" w:author="WPS_1700618618" w:date="2026-03-31T15:14:27Z">
        <w:r>
          <w:rPr>
            <w:rFonts w:hint="eastAsia" w:ascii="Times New Roman" w:hAnsi="Times New Roman" w:eastAsia="华文宋体" w:cs="Times New Roman"/>
            <w:lang w:val="en-US" w:eastAsia="zh-CN"/>
          </w:rPr>
          <w:t>最近的</w:t>
        </w:r>
      </w:ins>
      <w:ins w:id="361" w:author="WPS_1700618618" w:date="2026-03-31T15:14:28Z">
        <w:r>
          <w:rPr>
            <w:rFonts w:hint="eastAsia" w:ascii="Times New Roman" w:hAnsi="Times New Roman" w:eastAsia="华文宋体" w:cs="Times New Roman"/>
            <w:lang w:val="en-US" w:eastAsia="zh-CN"/>
          </w:rPr>
          <w:t>位置</w:t>
        </w:r>
      </w:ins>
      <w:del w:id="362" w:author="WPS_1700618618" w:date="2026-03-31T15:14:23Z">
        <w:r>
          <w:rPr>
            <w:rFonts w:ascii="Times New Roman" w:hAnsi="Times New Roman" w:eastAsia="华文宋体" w:cs="Times New Roman"/>
          </w:rPr>
          <w:delText>最近距离</w:delText>
        </w:r>
      </w:del>
      <w:r>
        <w:rPr>
          <w:rFonts w:ascii="Times New Roman" w:hAnsi="Times New Roman" w:eastAsia="华文宋体" w:cs="Times New Roman"/>
        </w:rPr>
        <w:t>，</w:t>
      </w:r>
      <w:del w:id="363" w:author="WPS_1700618618" w:date="2026-03-31T15:14:38Z">
        <w:r>
          <w:rPr>
            <w:rFonts w:ascii="Times New Roman" w:hAnsi="Times New Roman" w:eastAsia="华文宋体" w:cs="Times New Roman"/>
          </w:rPr>
          <w:delText>而是会不断变化，</w:delText>
        </w:r>
      </w:del>
      <w:r>
        <w:rPr>
          <w:rFonts w:ascii="Times New Roman" w:hAnsi="Times New Roman" w:eastAsia="华文宋体" w:cs="Times New Roman"/>
        </w:rPr>
        <w:t>因此</w:t>
      </w:r>
      <w:ins w:id="364" w:author="WPS_1700618618" w:date="2026-03-31T15:14:46Z">
        <w:r>
          <w:rPr>
            <w:rFonts w:hint="eastAsia" w:ascii="Times New Roman" w:hAnsi="Times New Roman" w:eastAsia="华文宋体" w:cs="Times New Roman"/>
            <w:lang w:val="en-US" w:eastAsia="zh-CN"/>
          </w:rPr>
          <w:t>稀释了</w:t>
        </w:r>
      </w:ins>
      <w:ins w:id="365" w:author="WPS_1700618618" w:date="2026-03-31T15:14:50Z">
        <w:r>
          <w:rPr>
            <w:rFonts w:hint="eastAsia" w:ascii="Times New Roman" w:hAnsi="Times New Roman" w:eastAsia="华文宋体" w:cs="Times New Roman"/>
            <w:lang w:val="en-US" w:eastAsia="zh-CN"/>
          </w:rPr>
          <w:t>短距离</w:t>
        </w:r>
      </w:ins>
      <w:ins w:id="366" w:author="WPS_1700618618" w:date="2026-03-31T15:14:51Z">
        <w:r>
          <w:rPr>
            <w:rFonts w:hint="eastAsia" w:ascii="Times New Roman" w:hAnsi="Times New Roman" w:eastAsia="华文宋体" w:cs="Times New Roman"/>
            <w:lang w:val="en-US" w:eastAsia="zh-CN"/>
          </w:rPr>
          <w:t>效应</w:t>
        </w:r>
      </w:ins>
      <w:del w:id="367" w:author="WPS_1700618618" w:date="2026-03-31T15:14:55Z">
        <w:r>
          <w:rPr>
            <w:rFonts w:ascii="Times New Roman" w:hAnsi="Times New Roman" w:eastAsia="华文宋体" w:cs="Times New Roman"/>
          </w:rPr>
          <w:delText>测得的是不同距离下的平均效应</w:delText>
        </w:r>
      </w:del>
      <w:r>
        <w:rPr>
          <w:rFonts w:ascii="Times New Roman" w:hAnsi="Times New Roman" w:eastAsia="华文宋体" w:cs="Times New Roman"/>
        </w:rPr>
        <w:t>。</w:t>
      </w:r>
    </w:p>
    <w:p w14:paraId="0B9ED900">
      <w:pPr>
        <w:spacing w:after="156" w:afterLines="50"/>
        <w:rPr>
          <w:del w:id="368" w:author="WPS_1700618618" w:date="2026-03-31T15:12:22Z"/>
          <w:rFonts w:hint="eastAsia" w:ascii="Times New Roman" w:hAnsi="Times New Roman" w:eastAsia="华文宋体" w:cs="Times New Roman"/>
        </w:rPr>
      </w:pPr>
      <w:del w:id="369" w:author="WPS_1700618618" w:date="2026-03-31T15:12:22Z">
        <w:r>
          <w:rPr>
            <w:rFonts w:ascii="Times New Roman" w:hAnsi="Times New Roman" w:eastAsia="华文宋体" w:cs="Times New Roman"/>
          </w:rPr>
          <w:delText>若要通过减小cell尺寸以此减小平均间距，会</w:delText>
        </w:r>
      </w:del>
      <w:del w:id="370" w:author="WPS_1700618618" w:date="2026-03-31T15:12:22Z">
        <w:r>
          <w:rPr>
            <w:rFonts w:hint="eastAsia" w:ascii="Times New Roman" w:hAnsi="Times New Roman" w:eastAsia="华文宋体" w:cs="Times New Roman"/>
          </w:rPr>
          <w:delText>面临</w:delText>
        </w:r>
      </w:del>
      <w:del w:id="371" w:author="WPS_1700618618" w:date="2026-03-31T15:12:22Z">
        <w:r>
          <w:rPr>
            <w:rFonts w:ascii="Times New Roman" w:hAnsi="Times New Roman" w:eastAsia="华文宋体" w:cs="Times New Roman"/>
          </w:rPr>
          <w:delText>统计灵敏度</w:delText>
        </w:r>
      </w:del>
      <w:del w:id="372" w:author="WPS_1700618618" w:date="2026-03-31T15:12:22Z">
        <w:r>
          <w:rPr>
            <w:rFonts w:hint="eastAsia" w:ascii="Times New Roman" w:hAnsi="Times New Roman" w:eastAsia="华文宋体" w:cs="Times New Roman"/>
          </w:rPr>
          <w:delText>的损失。</w:delText>
        </w:r>
      </w:del>
    </w:p>
    <w:p w14:paraId="409AD567">
      <w:pPr>
        <w:spacing w:after="156" w:afterLines="50"/>
        <w:rPr>
          <w:rFonts w:ascii="Times New Roman" w:hAnsi="Times New Roman" w:eastAsia="华文宋体" w:cs="Times New Roman"/>
        </w:rPr>
      </w:pPr>
    </w:p>
    <w:p w14:paraId="57C50C26">
      <w:pPr>
        <w:spacing w:after="156" w:afterLines="50"/>
        <w:rPr>
          <w:rFonts w:ascii="Times New Roman" w:hAnsi="Times New Roman" w:eastAsia="华文宋体" w:cs="Times New Roman"/>
        </w:rPr>
      </w:pPr>
      <w:r>
        <w:rPr>
          <w:rFonts w:ascii="Times New Roman" w:hAnsi="Times New Roman" w:eastAsia="华文宋体" w:cs="Times New Roman"/>
        </w:rPr>
        <w:t>Q2b: Authors estimate an improvement of the sensitivity to spin-mass coupling by up to three orders of magnitude. Could they also elaborate on this? A plot showing current limits together with their projected sensitivity would, in my opinion, strengthen the paper.</w:t>
      </w:r>
    </w:p>
    <w:p w14:paraId="5AA8F2B8">
      <w:pPr>
        <w:spacing w:after="156" w:afterLines="50"/>
        <w:rPr>
          <w:ins w:id="373" w:author="WPS_1700618618" w:date="2026-03-31T15:24:38Z"/>
          <w:rFonts w:hint="eastAsia" w:ascii="Times New Roman" w:hAnsi="Times New Roman" w:eastAsia="华文宋体" w:cs="Times New Roman"/>
          <w:lang w:val="en-US" w:eastAsia="zh-CN"/>
        </w:rPr>
      </w:pPr>
      <w:r>
        <w:rPr>
          <w:rFonts w:ascii="Times New Roman" w:hAnsi="Times New Roman" w:eastAsia="华文宋体" w:cs="Times New Roman"/>
        </w:rPr>
        <w:t>A2b: 下图绿色曲线</w:t>
      </w:r>
      <w:r>
        <w:rPr>
          <w:rFonts w:hint="eastAsia" w:ascii="Times New Roman" w:hAnsi="Times New Roman" w:eastAsia="华文宋体" w:cs="Times New Roman"/>
        </w:rPr>
        <w:t>5</w:t>
      </w:r>
      <w:r>
        <w:rPr>
          <w:rFonts w:ascii="Times New Roman" w:hAnsi="Times New Roman" w:eastAsia="华文宋体" w:cs="Times New Roman"/>
        </w:rPr>
        <w:t>是我们预估的灵敏度曲线。此处</w:t>
      </w:r>
      <w:del w:id="374" w:author="WPS_1700618618" w:date="2026-03-31T15:15:59Z">
        <w:r>
          <w:rPr>
            <w:rFonts w:ascii="Times New Roman" w:hAnsi="Times New Roman" w:eastAsia="华文宋体" w:cs="Times New Roman"/>
          </w:rPr>
          <w:delText>，</w:delText>
        </w:r>
      </w:del>
      <w:r>
        <w:rPr>
          <w:rFonts w:ascii="Times New Roman" w:hAnsi="Times New Roman" w:eastAsia="华文宋体" w:cs="Times New Roman"/>
        </w:rPr>
        <w:t>考虑</w:t>
      </w:r>
      <w:ins w:id="375" w:author="WPS_1700618618" w:date="2026-03-31T15:17:52Z">
        <w:r>
          <w:rPr>
            <w:rFonts w:hint="eastAsia" w:ascii="Times New Roman" w:hAnsi="Times New Roman" w:eastAsia="华文宋体" w:cs="Times New Roman"/>
            <w:lang w:val="en-US" w:eastAsia="zh-CN"/>
          </w:rPr>
          <w:t>tweezer</w:t>
        </w:r>
      </w:ins>
      <w:ins w:id="376" w:author="WPS_1700618618" w:date="2026-03-31T15:16:10Z">
        <w:r>
          <w:rPr>
            <w:rFonts w:hint="eastAsia" w:ascii="Times New Roman" w:hAnsi="Times New Roman" w:eastAsia="华文宋体" w:cs="Times New Roman"/>
            <w:lang w:val="en-US" w:eastAsia="zh-CN"/>
          </w:rPr>
          <w:t>中</w:t>
        </w:r>
      </w:ins>
      <w:ins w:id="377" w:author="WPS_1700618618" w:date="2026-03-31T15:17:58Z">
        <w:r>
          <w:rPr>
            <w:rFonts w:hint="eastAsia" w:ascii="Times New Roman" w:hAnsi="Times New Roman" w:eastAsia="华文宋体" w:cs="Times New Roman"/>
            <w:lang w:val="en-US" w:eastAsia="zh-CN"/>
          </w:rPr>
          <w:t>由</w:t>
        </w:r>
      </w:ins>
      <w:ins w:id="378" w:author="WPS_1700618618" w:date="2026-03-31T15:16:11Z">
        <w:r>
          <w:rPr>
            <w:rFonts w:hint="eastAsia" w:ascii="Times New Roman" w:hAnsi="Times New Roman" w:eastAsia="华文宋体" w:cs="Times New Roman"/>
            <w:lang w:val="en-US" w:eastAsia="zh-CN"/>
          </w:rPr>
          <w:t>单个</w:t>
        </w:r>
      </w:ins>
      <w:ins w:id="379" w:author="WPS_1700618618" w:date="2026-03-31T15:17:36Z">
        <w:r>
          <w:rPr>
            <w:rFonts w:hint="eastAsia" w:ascii="Times New Roman" w:hAnsi="Times New Roman" w:eastAsia="华文宋体" w:cs="Times New Roman"/>
            <w:lang w:val="en-US" w:eastAsia="zh-CN"/>
          </w:rPr>
          <w:t>1</w:t>
        </w:r>
      </w:ins>
      <w:ins w:id="380" w:author="WPS_1700618618" w:date="2026-03-31T15:17:37Z">
        <w:r>
          <w:rPr>
            <w:rFonts w:hint="eastAsia" w:ascii="Times New Roman" w:hAnsi="Times New Roman" w:eastAsia="华文宋体" w:cs="Times New Roman"/>
            <w:lang w:val="en-US" w:eastAsia="zh-CN"/>
          </w:rPr>
          <w:t>71</w:t>
        </w:r>
      </w:ins>
      <w:ins w:id="381" w:author="WPS_1700618618" w:date="2026-03-31T15:16:13Z">
        <w:r>
          <w:rPr>
            <w:rFonts w:hint="eastAsia" w:ascii="Times New Roman" w:hAnsi="Times New Roman" w:eastAsia="华文宋体" w:cs="Times New Roman"/>
            <w:lang w:val="en-US" w:eastAsia="zh-CN"/>
          </w:rPr>
          <w:t>原子</w:t>
        </w:r>
      </w:ins>
      <w:ins w:id="382" w:author="WPS_1700618618" w:date="2026-03-31T15:17:40Z">
        <w:r>
          <w:rPr>
            <w:rFonts w:hint="eastAsia" w:ascii="Times New Roman" w:hAnsi="Times New Roman" w:eastAsia="华文宋体" w:cs="Times New Roman"/>
            <w:lang w:val="en-US" w:eastAsia="zh-CN"/>
          </w:rPr>
          <w:t>和</w:t>
        </w:r>
      </w:ins>
      <w:ins w:id="383" w:author="WPS_1700618618" w:date="2026-03-31T15:17:42Z">
        <w:r>
          <w:rPr>
            <w:rFonts w:hint="eastAsia" w:ascii="Times New Roman" w:hAnsi="Times New Roman" w:eastAsia="华文宋体" w:cs="Times New Roman"/>
            <w:lang w:val="en-US" w:eastAsia="zh-CN"/>
          </w:rPr>
          <w:t>单个173</w:t>
        </w:r>
      </w:ins>
      <w:ins w:id="384" w:author="WPS_1700618618" w:date="2026-03-31T15:17:44Z">
        <w:r>
          <w:rPr>
            <w:rFonts w:hint="eastAsia" w:ascii="Times New Roman" w:hAnsi="Times New Roman" w:eastAsia="华文宋体" w:cs="Times New Roman"/>
            <w:lang w:val="en-US" w:eastAsia="zh-CN"/>
          </w:rPr>
          <w:t>组成</w:t>
        </w:r>
      </w:ins>
      <w:ins w:id="385" w:author="WPS_1700618618" w:date="2026-03-31T15:16:16Z">
        <w:r>
          <w:rPr>
            <w:rFonts w:hint="eastAsia" w:ascii="Times New Roman" w:hAnsi="Times New Roman" w:eastAsia="华文宋体" w:cs="Times New Roman"/>
            <w:lang w:val="en-US" w:eastAsia="zh-CN"/>
          </w:rPr>
          <w:t>的</w:t>
        </w:r>
      </w:ins>
      <w:ins w:id="386" w:author="WPS_1700618618" w:date="2026-03-31T15:17:47Z">
        <w:r>
          <w:rPr>
            <w:rFonts w:hint="eastAsia" w:ascii="Times New Roman" w:hAnsi="Times New Roman" w:eastAsia="华文宋体" w:cs="Times New Roman"/>
            <w:lang w:val="en-US" w:eastAsia="zh-CN"/>
          </w:rPr>
          <w:t>共磁力仪</w:t>
        </w:r>
      </w:ins>
      <w:ins w:id="387" w:author="WPS_1700618618" w:date="2026-03-31T15:16:00Z">
        <w:r>
          <w:rPr>
            <w:rFonts w:hint="eastAsia" w:ascii="Times New Roman" w:hAnsi="Times New Roman" w:eastAsia="华文宋体" w:cs="Times New Roman"/>
            <w:lang w:eastAsia="zh-CN"/>
          </w:rPr>
          <w:t>，</w:t>
        </w:r>
      </w:ins>
      <w:ins w:id="388" w:author="WPS_1700618618" w:date="2026-03-31T15:19:14Z">
        <w:r>
          <w:rPr>
            <w:rFonts w:ascii="Times New Roman" w:hAnsi="Times New Roman" w:eastAsia="华文宋体" w:cs="Times New Roman"/>
          </w:rPr>
          <w:t>质量块采用铂，</w:t>
        </w:r>
      </w:ins>
      <m:oMath>
        <w:ins w:id="389" w:author="WPS_1700618618" w:date="2026-03-31T15:19:14Z">
          <m:r>
            <m:rPr/>
            <w:rPr>
              <w:rFonts w:ascii="Times New Roman" w:hAnsi="Times New Roman" w:eastAsia="华文宋体" w:cs="Times New Roman"/>
            </w:rPr>
            <m:t>与原子的最近距离</m:t>
          </m:r>
        </w:ins>
      </m:oMath>
      <w:ins w:id="390" w:author="WPS_1700618618" w:date="2026-03-31T15:19:14Z">
        <w:r>
          <w:rPr>
            <w:rFonts w:hint="eastAsia" w:ascii="Times New Roman" w:hAnsi="Times New Roman" w:eastAsia="华文宋体" w:cs="Times New Roman"/>
            <w:lang w:val="en-US" w:eastAsia="zh-CN"/>
          </w:rPr>
          <w:t>设置</w:t>
        </w:r>
      </w:ins>
      <w:ins w:id="391" w:author="WPS_1700618618" w:date="2026-03-31T15:19:14Z">
        <w:r>
          <w:rPr>
            <w:rFonts w:ascii="Times New Roman" w:hAnsi="Times New Roman" w:eastAsia="华文宋体" w:cs="Times New Roman"/>
          </w:rPr>
          <w:t>为</w:t>
        </w:r>
      </w:ins>
      <m:oMath>
        <w:ins w:id="392" w:author="WPS_1700618618" w:date="2026-03-31T15:19:14Z">
          <m:r>
            <m:rPr/>
            <w:rPr>
              <w:rFonts w:ascii="Cambria Math" w:hAnsi="Cambria Math" w:eastAsia="华文宋体" w:cs="Times New Roman"/>
            </w:rPr>
            <m:t>5 μm</m:t>
          </m:r>
        </w:ins>
      </m:oMath>
      <w:ins w:id="393" w:author="WPS_1700618618" w:date="2026-03-31T15:19:14Z">
        <w:r>
          <w:rPr>
            <w:rFonts w:ascii="Times New Roman" w:hAnsi="Times New Roman" w:eastAsia="华文宋体" w:cs="Times New Roman"/>
          </w:rPr>
          <w:t>。</w:t>
        </w:r>
      </w:ins>
      <w:ins w:id="394" w:author="WPS_1700618618" w:date="2026-03-31T15:19:33Z">
        <w:r>
          <w:rPr>
            <w:rFonts w:hint="eastAsia" w:ascii="Times New Roman" w:hAnsi="Times New Roman" w:eastAsia="华文宋体" w:cs="Times New Roman"/>
            <w:lang w:val="en-US" w:eastAsia="zh-CN"/>
          </w:rPr>
          <w:t>假设</w:t>
        </w:r>
      </w:ins>
      <w:r>
        <w:rPr>
          <w:rFonts w:ascii="Times New Roman" w:hAnsi="Times New Roman" w:eastAsia="华文宋体" w:cs="Times New Roman"/>
        </w:rPr>
        <w:t>单次测量时间 30 s，其中interrogation time 10 s，</w:t>
      </w:r>
      <w:del w:id="395" w:author="WPS_1700618618" w:date="2026-03-31T15:19:46Z">
        <w:r>
          <w:rPr>
            <w:rFonts w:ascii="Times New Roman" w:hAnsi="Times New Roman" w:eastAsia="华文宋体" w:cs="Times New Roman"/>
          </w:rPr>
          <w:delText>每天测量900组，单组灵敏度由单个原子的shot noise给出。另，</w:delText>
        </w:r>
      </w:del>
      <w:del w:id="396" w:author="WPS_1700618618" w:date="2026-03-31T15:19:23Z">
        <w:r>
          <w:rPr>
            <w:rFonts w:ascii="Times New Roman" w:hAnsi="Times New Roman" w:eastAsia="华文宋体" w:cs="Times New Roman"/>
          </w:rPr>
          <w:delText>质量块采用铂，体积为</w:delText>
        </w:r>
      </w:del>
      <m:oMath>
        <w:del w:id="397" w:author="WPS_1700618618" w:date="2026-03-31T15:19:23Z">
          <m:r>
            <m:rPr>
              <m:sty m:val="p"/>
            </m:rPr>
            <w:rPr>
              <w:rFonts w:ascii="Cambria Math" w:hAnsi="Cambria Math" w:eastAsia="华文宋体" w:cs="Times New Roman"/>
            </w:rPr>
            <m:t>50×50×10</m:t>
          </m:r>
        </w:del>
        <w:del w:id="398" w:author="WPS_1700618618" w:date="2026-03-31T15:19:23Z">
          <m:r>
            <m:rPr/>
            <w:rPr>
              <w:rFonts w:ascii="Cambria Math" w:hAnsi="Cambria Math" w:eastAsia="华文宋体" w:cs="Times New Roman"/>
            </w:rPr>
            <m:t>μm</m:t>
          </m:r>
        </w:del>
      </m:oMath>
      <w:del w:id="399" w:author="WPS_1700618618" w:date="2026-03-31T15:19:23Z">
        <w:r>
          <w:rPr>
            <w:rFonts w:ascii="Times New Roman" w:hAnsi="Times New Roman" w:eastAsia="华文宋体" w:cs="Times New Roman"/>
          </w:rPr>
          <w:delText>，质量与原子的最近距离为</w:delText>
        </w:r>
      </w:del>
      <m:oMath>
        <w:del w:id="400" w:author="WPS_1700618618" w:date="2026-03-31T15:19:23Z">
          <m:r>
            <m:rPr/>
            <w:rPr>
              <w:rFonts w:ascii="Cambria Math" w:hAnsi="Cambria Math" w:eastAsia="华文宋体" w:cs="Times New Roman"/>
            </w:rPr>
            <m:t>5 μm</m:t>
          </m:r>
        </w:del>
      </m:oMath>
      <w:del w:id="401" w:author="WPS_1700618618" w:date="2026-03-31T15:19:23Z">
        <w:r>
          <w:rPr>
            <w:rFonts w:ascii="Times New Roman" w:hAnsi="Times New Roman" w:eastAsia="华文宋体" w:cs="Times New Roman"/>
          </w:rPr>
          <w:delText>。在此基础上，</w:delText>
        </w:r>
      </w:del>
      <w:r>
        <w:rPr>
          <w:rFonts w:ascii="Times New Roman" w:hAnsi="Times New Roman" w:eastAsia="华文宋体" w:cs="Times New Roman"/>
        </w:rPr>
        <w:t>共计累积30天数据</w:t>
      </w:r>
      <w:ins w:id="402" w:author="WPS_1700618618" w:date="2026-03-31T15:19:53Z">
        <w:r>
          <w:rPr>
            <w:rFonts w:hint="eastAsia" w:ascii="Times New Roman" w:hAnsi="Times New Roman" w:eastAsia="华文宋体" w:cs="Times New Roman"/>
            <w:lang w:eastAsia="zh-CN"/>
          </w:rPr>
          <w:t>（</w:t>
        </w:r>
      </w:ins>
      <w:ins w:id="403" w:author="WPS_1700618618" w:date="2026-03-31T15:19:56Z">
        <w:r>
          <w:rPr>
            <w:rFonts w:hint="eastAsia" w:ascii="Times New Roman" w:hAnsi="Times New Roman" w:eastAsia="华文宋体" w:cs="Times New Roman"/>
            <w:lang w:val="en-US" w:eastAsia="zh-CN"/>
          </w:rPr>
          <w:t>9</w:t>
        </w:r>
      </w:ins>
      <w:ins w:id="404" w:author="WPS_1700618618" w:date="2026-03-31T15:19:57Z">
        <w:r>
          <w:rPr>
            <w:rFonts w:hint="eastAsia" w:ascii="Times New Roman" w:hAnsi="Times New Roman" w:eastAsia="华文宋体" w:cs="Times New Roman"/>
            <w:lang w:val="en-US" w:eastAsia="zh-CN"/>
          </w:rPr>
          <w:t>00*</w:t>
        </w:r>
      </w:ins>
      <w:ins w:id="405" w:author="WPS_1700618618" w:date="2026-03-31T15:19:58Z">
        <w:r>
          <w:rPr>
            <w:rFonts w:hint="eastAsia" w:ascii="Times New Roman" w:hAnsi="Times New Roman" w:eastAsia="华文宋体" w:cs="Times New Roman"/>
            <w:lang w:val="en-US" w:eastAsia="zh-CN"/>
          </w:rPr>
          <w:t>3</w:t>
        </w:r>
      </w:ins>
      <w:ins w:id="406" w:author="WPS_1700618618" w:date="2026-03-31T15:19:59Z">
        <w:r>
          <w:rPr>
            <w:rFonts w:hint="eastAsia" w:ascii="Times New Roman" w:hAnsi="Times New Roman" w:eastAsia="华文宋体" w:cs="Times New Roman"/>
            <w:lang w:val="en-US" w:eastAsia="zh-CN"/>
          </w:rPr>
          <w:t>0</w:t>
        </w:r>
      </w:ins>
      <w:ins w:id="407" w:author="WPS_1700618618" w:date="2026-03-31T15:20:00Z">
        <w:r>
          <w:rPr>
            <w:rFonts w:hint="eastAsia" w:ascii="Times New Roman" w:hAnsi="Times New Roman" w:eastAsia="华文宋体" w:cs="Times New Roman"/>
            <w:lang w:val="en-US" w:eastAsia="zh-CN"/>
          </w:rPr>
          <w:t>组</w:t>
        </w:r>
      </w:ins>
      <w:ins w:id="408" w:author="WPS_1700618618" w:date="2026-03-31T15:19:54Z">
        <w:r>
          <w:rPr>
            <w:rFonts w:hint="eastAsia" w:ascii="Times New Roman" w:hAnsi="Times New Roman" w:eastAsia="华文宋体" w:cs="Times New Roman"/>
            <w:lang w:eastAsia="zh-CN"/>
          </w:rPr>
          <w:t>）</w:t>
        </w:r>
      </w:ins>
      <w:ins w:id="409" w:author="WPS_1700618618" w:date="2026-03-31T15:20:17Z">
        <w:r>
          <w:rPr>
            <w:rFonts w:hint="eastAsia" w:ascii="Times New Roman" w:hAnsi="Times New Roman" w:eastAsia="华文宋体" w:cs="Times New Roman"/>
            <w:lang w:eastAsia="zh-CN"/>
          </w:rPr>
          <w:t>。</w:t>
        </w:r>
      </w:ins>
      <w:del w:id="410" w:author="WPS_1700618618" w:date="2026-03-31T15:20:17Z">
        <w:r>
          <w:rPr>
            <w:rFonts w:ascii="Times New Roman" w:hAnsi="Times New Roman" w:eastAsia="华文宋体" w:cs="Times New Roman"/>
          </w:rPr>
          <w:delText>，</w:delText>
        </w:r>
      </w:del>
      <w:r>
        <w:rPr>
          <w:rFonts w:ascii="Times New Roman" w:hAnsi="Times New Roman" w:eastAsia="华文宋体" w:cs="Times New Roman"/>
        </w:rPr>
        <w:t>由图中可见，在</w:t>
      </w:r>
      <m:oMath>
        <m:r>
          <m:rPr/>
          <w:rPr>
            <w:rFonts w:ascii="Cambria Math" w:hAnsi="Cambria Math" w:eastAsia="华文宋体" w:cs="Times New Roman"/>
          </w:rPr>
          <m:t>λ=4 μm</m:t>
        </m:r>
      </m:oMath>
      <w:r>
        <w:rPr>
          <w:rFonts w:ascii="Times New Roman" w:hAnsi="Times New Roman" w:eastAsia="华文宋体" w:cs="Times New Roman"/>
        </w:rPr>
        <w:t>处，对</w:t>
      </w:r>
      <m:oMath>
        <m:sSub>
          <m:sSubPr>
            <m:ctrlPr>
              <w:rPr>
                <w:rFonts w:ascii="Cambria Math" w:hAnsi="Cambria Math" w:eastAsia="华文宋体" w:cs="Times New Roman"/>
              </w:rPr>
            </m:ctrlPr>
          </m:sSubPr>
          <m:e>
            <m:r>
              <m:rPr/>
              <w:rPr>
                <w:rFonts w:ascii="Cambria Math" w:hAnsi="Cambria Math" w:eastAsia="华文宋体" w:cs="Times New Roman"/>
              </w:rPr>
              <m:t>g</m:t>
            </m:r>
            <m:ctrlPr>
              <w:rPr>
                <w:rFonts w:ascii="Cambria Math" w:hAnsi="Cambria Math" w:eastAsia="华文宋体" w:cs="Times New Roman"/>
              </w:rPr>
            </m:ctrlPr>
          </m:e>
          <m:sub>
            <m:r>
              <m:rPr/>
              <w:rPr>
                <w:rFonts w:ascii="Cambria Math" w:hAnsi="Cambria Math" w:eastAsia="华文宋体" w:cs="Times New Roman"/>
              </w:rPr>
              <m:t>s</m:t>
            </m:r>
            <m:ctrlPr>
              <w:rPr>
                <w:rFonts w:ascii="Cambria Math" w:hAnsi="Cambria Math" w:eastAsia="华文宋体" w:cs="Times New Roman"/>
              </w:rPr>
            </m:ctrlPr>
          </m:sub>
        </m:sSub>
        <m:sSub>
          <m:sSubPr>
            <m:ctrlPr>
              <w:rPr>
                <w:rFonts w:ascii="Cambria Math" w:hAnsi="Cambria Math" w:eastAsia="华文宋体" w:cs="Times New Roman"/>
              </w:rPr>
            </m:ctrlPr>
          </m:sSubPr>
          <m:e>
            <m:r>
              <m:rPr/>
              <w:rPr>
                <w:rFonts w:ascii="Cambria Math" w:hAnsi="Cambria Math" w:eastAsia="华文宋体" w:cs="Times New Roman"/>
              </w:rPr>
              <m:t>g</m:t>
            </m:r>
            <m:ctrlPr>
              <w:rPr>
                <w:rFonts w:ascii="Cambria Math" w:hAnsi="Cambria Math" w:eastAsia="华文宋体" w:cs="Times New Roman"/>
              </w:rPr>
            </m:ctrlPr>
          </m:e>
          <m:sub>
            <m:r>
              <m:rPr/>
              <w:rPr>
                <w:rFonts w:ascii="Cambria Math" w:hAnsi="Cambria Math" w:eastAsia="华文宋体" w:cs="Times New Roman"/>
              </w:rPr>
              <m:t>p</m:t>
            </m:r>
            <m:ctrlPr>
              <w:rPr>
                <w:rFonts w:ascii="Cambria Math" w:hAnsi="Cambria Math" w:eastAsia="华文宋体" w:cs="Times New Roman"/>
              </w:rPr>
            </m:ctrlPr>
          </m:sub>
        </m:sSub>
      </m:oMath>
      <w:r>
        <w:rPr>
          <w:rFonts w:ascii="Times New Roman" w:hAnsi="Times New Roman" w:eastAsia="华文宋体" w:cs="Times New Roman"/>
        </w:rPr>
        <w:t>的灵敏度能够比此前最好结果(Guigue, M. et al., 2015 [36])提升3个量级。</w:t>
      </w:r>
      <w:ins w:id="411" w:author="WPS_1700618618" w:date="2026-03-31T15:24:30Z">
        <w:r>
          <w:rPr>
            <w:rFonts w:hint="eastAsia" w:ascii="Times New Roman" w:hAnsi="Times New Roman" w:eastAsia="华文宋体" w:cs="Times New Roman"/>
            <w:lang w:val="en-US" w:eastAsia="zh-CN"/>
          </w:rPr>
          <w:t>根据</w:t>
        </w:r>
      </w:ins>
      <w:ins w:id="412" w:author="WPS_1700618618" w:date="2026-03-31T15:24:32Z">
        <w:r>
          <w:rPr>
            <w:rFonts w:hint="eastAsia" w:ascii="Times New Roman" w:hAnsi="Times New Roman" w:eastAsia="华文宋体" w:cs="Times New Roman"/>
            <w:lang w:val="en-US" w:eastAsia="zh-CN"/>
          </w:rPr>
          <w:t>评审</w:t>
        </w:r>
      </w:ins>
      <w:ins w:id="413" w:author="WPS_1700618618" w:date="2026-03-31T15:24:33Z">
        <w:r>
          <w:rPr>
            <w:rFonts w:hint="eastAsia" w:ascii="Times New Roman" w:hAnsi="Times New Roman" w:eastAsia="华文宋体" w:cs="Times New Roman"/>
            <w:lang w:val="en-US" w:eastAsia="zh-CN"/>
          </w:rPr>
          <w:t>意见，</w:t>
        </w:r>
      </w:ins>
      <w:ins w:id="414" w:author="WPS_1700618618" w:date="2026-03-31T15:24:34Z">
        <w:r>
          <w:rPr>
            <w:rFonts w:hint="eastAsia" w:ascii="Times New Roman" w:hAnsi="Times New Roman" w:eastAsia="华文宋体" w:cs="Times New Roman"/>
            <w:lang w:val="en-US" w:eastAsia="zh-CN"/>
          </w:rPr>
          <w:t>加了文字描述</w:t>
        </w:r>
      </w:ins>
      <w:ins w:id="415" w:author="WPS_1700618618" w:date="2026-03-31T15:24:35Z">
        <w:r>
          <w:rPr>
            <w:rFonts w:hint="eastAsia" w:ascii="Times New Roman" w:hAnsi="Times New Roman" w:eastAsia="华文宋体" w:cs="Times New Roman"/>
            <w:lang w:val="en-US" w:eastAsia="zh-CN"/>
          </w:rPr>
          <w:t>。</w:t>
        </w:r>
      </w:ins>
    </w:p>
    <w:p w14:paraId="25407E0A">
      <w:pPr>
        <w:spacing w:after="156" w:afterLines="50"/>
        <w:rPr>
          <w:rFonts w:hint="default" w:ascii="Times New Roman" w:hAnsi="Times New Roman" w:eastAsia="华文宋体" w:cs="Times New Roman"/>
          <w:lang w:val="en-US" w:eastAsia="zh-CN"/>
        </w:rPr>
      </w:pPr>
      <w:del w:id="416" w:author="WPS_1700618618" w:date="2026-03-31T15:24:45Z">
        <w:r>
          <w:rPr>
            <w:rFonts w:ascii="Times New Roman" w:hAnsi="Times New Roman" w:eastAsia="华文宋体" w:cs="Times New Roman"/>
          </w:rPr>
          <w:delText>然而</w:delText>
        </w:r>
      </w:del>
      <w:ins w:id="417" w:author="WPS_1700618618" w:date="2026-03-31T15:21:44Z">
        <w:r>
          <w:rPr>
            <w:rFonts w:hint="eastAsia" w:ascii="Times New Roman" w:hAnsi="Times New Roman" w:eastAsia="华文宋体" w:cs="Times New Roman"/>
            <w:lang w:val="en-US" w:eastAsia="zh-CN"/>
          </w:rPr>
          <w:t>当前</w:t>
        </w:r>
      </w:ins>
      <w:ins w:id="418" w:author="WPS_1700618618" w:date="2026-03-31T15:21:15Z">
        <w:r>
          <w:rPr>
            <w:rFonts w:hint="eastAsia" w:ascii="Times New Roman" w:hAnsi="Times New Roman" w:eastAsia="华文宋体" w:cs="Times New Roman"/>
            <w:lang w:val="en-US" w:eastAsia="zh-CN"/>
          </w:rPr>
          <w:t>我们</w:t>
        </w:r>
      </w:ins>
      <w:ins w:id="419" w:author="WPS_1700618618" w:date="2026-03-31T15:21:18Z">
        <w:r>
          <w:rPr>
            <w:rFonts w:hint="eastAsia" w:ascii="Times New Roman" w:hAnsi="Times New Roman" w:eastAsia="华文宋体" w:cs="Times New Roman"/>
            <w:lang w:val="en-US" w:eastAsia="zh-CN"/>
          </w:rPr>
          <w:t>正在</w:t>
        </w:r>
      </w:ins>
      <w:ins w:id="420" w:author="WPS_1700618618" w:date="2026-03-31T15:21:22Z">
        <w:r>
          <w:rPr>
            <w:rFonts w:hint="eastAsia" w:ascii="Times New Roman" w:hAnsi="Times New Roman" w:eastAsia="华文宋体" w:cs="Times New Roman"/>
            <w:lang w:val="en-US" w:eastAsia="zh-CN"/>
          </w:rPr>
          <w:t>搭建</w:t>
        </w:r>
      </w:ins>
      <w:ins w:id="421" w:author="WPS_1700618618" w:date="2026-03-31T15:21:31Z">
        <w:r>
          <w:rPr>
            <w:rFonts w:hint="eastAsia" w:ascii="Times New Roman" w:hAnsi="Times New Roman" w:eastAsia="华文宋体" w:cs="Times New Roman"/>
            <w:lang w:val="en-US" w:eastAsia="zh-CN"/>
          </w:rPr>
          <w:t>实验</w:t>
        </w:r>
      </w:ins>
      <w:ins w:id="422" w:author="WPS_1700618618" w:date="2026-03-31T15:21:29Z">
        <w:r>
          <w:rPr>
            <w:rFonts w:hint="eastAsia" w:ascii="Times New Roman" w:hAnsi="Times New Roman" w:eastAsia="华文宋体" w:cs="Times New Roman"/>
            <w:lang w:val="en-US" w:eastAsia="zh-CN"/>
          </w:rPr>
          <w:t>装置</w:t>
        </w:r>
      </w:ins>
      <w:ins w:id="423" w:author="WPS_1700618618" w:date="2026-03-31T15:21:32Z">
        <w:r>
          <w:rPr>
            <w:rFonts w:hint="eastAsia" w:ascii="Times New Roman" w:hAnsi="Times New Roman" w:eastAsia="华文宋体" w:cs="Times New Roman"/>
            <w:lang w:val="en-US" w:eastAsia="zh-CN"/>
          </w:rPr>
          <w:t>，</w:t>
        </w:r>
      </w:ins>
      <w:del w:id="424" w:author="WPS_1700618618" w:date="2026-03-31T15:21:41Z">
        <w:r>
          <w:rPr>
            <w:rFonts w:ascii="Times New Roman" w:hAnsi="Times New Roman" w:eastAsia="华文宋体" w:cs="Times New Roman"/>
          </w:rPr>
          <w:delText>实验当前处于装置搭建阶段，</w:delText>
        </w:r>
      </w:del>
      <w:r>
        <w:rPr>
          <w:rFonts w:ascii="Times New Roman" w:hAnsi="Times New Roman" w:eastAsia="华文宋体" w:cs="Times New Roman"/>
        </w:rPr>
        <w:t>以上物理参数尚</w:t>
      </w:r>
      <w:ins w:id="425" w:author="WPS_1700618618" w:date="2026-03-31T15:21:37Z">
        <w:r>
          <w:rPr>
            <w:rFonts w:hint="eastAsia" w:ascii="Times New Roman" w:hAnsi="Times New Roman" w:eastAsia="华文宋体" w:cs="Times New Roman"/>
            <w:lang w:val="en-US" w:eastAsia="zh-CN"/>
          </w:rPr>
          <w:t>未</w:t>
        </w:r>
      </w:ins>
      <w:ins w:id="426" w:author="WPS_1700618618" w:date="2026-03-31T15:21:38Z">
        <w:r>
          <w:rPr>
            <w:rFonts w:hint="eastAsia" w:ascii="Times New Roman" w:hAnsi="Times New Roman" w:eastAsia="华文宋体" w:cs="Times New Roman"/>
            <w:lang w:val="en-US" w:eastAsia="zh-CN"/>
          </w:rPr>
          <w:t>确定</w:t>
        </w:r>
      </w:ins>
      <w:del w:id="427" w:author="WPS_1700618618" w:date="2026-03-31T15:21:36Z">
        <w:r>
          <w:rPr>
            <w:rFonts w:ascii="Times New Roman" w:hAnsi="Times New Roman" w:eastAsia="华文宋体" w:cs="Times New Roman"/>
          </w:rPr>
          <w:delText>在</w:delText>
        </w:r>
      </w:del>
      <w:del w:id="428" w:author="WPS_1700618618" w:date="2026-03-31T15:21:35Z">
        <w:r>
          <w:rPr>
            <w:rFonts w:ascii="Times New Roman" w:hAnsi="Times New Roman" w:eastAsia="华文宋体" w:cs="Times New Roman"/>
          </w:rPr>
          <w:delText>探索</w:delText>
        </w:r>
      </w:del>
      <w:r>
        <w:rPr>
          <w:rFonts w:ascii="Times New Roman" w:hAnsi="Times New Roman" w:eastAsia="华文宋体" w:cs="Times New Roman"/>
        </w:rPr>
        <w:t>，</w:t>
      </w:r>
      <w:ins w:id="429" w:author="WPS_1700618618" w:date="2026-03-31T15:22:13Z">
        <w:r>
          <w:rPr>
            <w:rFonts w:hint="eastAsia" w:ascii="Times New Roman" w:hAnsi="Times New Roman" w:eastAsia="华文宋体" w:cs="Times New Roman"/>
            <w:lang w:val="en-US" w:eastAsia="zh-CN"/>
          </w:rPr>
          <w:t>相关</w:t>
        </w:r>
      </w:ins>
      <w:ins w:id="430" w:author="WPS_1700618618" w:date="2026-03-31T15:22:00Z">
        <w:r>
          <w:rPr>
            <w:rFonts w:hint="eastAsia" w:ascii="Times New Roman" w:hAnsi="Times New Roman" w:eastAsia="华文宋体" w:cs="Times New Roman"/>
            <w:lang w:val="en-US" w:eastAsia="zh-CN"/>
          </w:rPr>
          <w:t>系统误差</w:t>
        </w:r>
      </w:ins>
      <w:ins w:id="431" w:author="WPS_1700618618" w:date="2026-03-31T15:22:02Z">
        <w:r>
          <w:rPr>
            <w:rFonts w:hint="eastAsia" w:ascii="Times New Roman" w:hAnsi="Times New Roman" w:eastAsia="华文宋体" w:cs="Times New Roman"/>
            <w:lang w:val="en-US" w:eastAsia="zh-CN"/>
          </w:rPr>
          <w:t>仍需</w:t>
        </w:r>
      </w:ins>
      <w:ins w:id="432" w:author="WPS_1700618618" w:date="2026-03-31T15:22:04Z">
        <w:r>
          <w:rPr>
            <w:rFonts w:hint="eastAsia" w:ascii="Times New Roman" w:hAnsi="Times New Roman" w:eastAsia="华文宋体" w:cs="Times New Roman"/>
            <w:lang w:val="en-US" w:eastAsia="zh-CN"/>
          </w:rPr>
          <w:t>通过</w:t>
        </w:r>
      </w:ins>
      <w:ins w:id="433" w:author="WPS_1700618618" w:date="2026-03-31T15:22:05Z">
        <w:r>
          <w:rPr>
            <w:rFonts w:hint="eastAsia" w:ascii="Times New Roman" w:hAnsi="Times New Roman" w:eastAsia="华文宋体" w:cs="Times New Roman"/>
            <w:lang w:val="en-US" w:eastAsia="zh-CN"/>
          </w:rPr>
          <w:t>实验</w:t>
        </w:r>
      </w:ins>
      <w:ins w:id="434" w:author="WPS_1700618618" w:date="2026-03-31T15:22:08Z">
        <w:r>
          <w:rPr>
            <w:rFonts w:hint="eastAsia" w:ascii="Times New Roman" w:hAnsi="Times New Roman" w:eastAsia="华文宋体" w:cs="Times New Roman"/>
            <w:lang w:val="en-US" w:eastAsia="zh-CN"/>
          </w:rPr>
          <w:t>探索</w:t>
        </w:r>
      </w:ins>
      <w:ins w:id="435" w:author="WPS_1700618618" w:date="2026-03-31T15:22:50Z">
        <w:r>
          <w:rPr>
            <w:rFonts w:hint="eastAsia" w:ascii="Times New Roman" w:hAnsi="Times New Roman" w:eastAsia="华文宋体" w:cs="Times New Roman"/>
            <w:lang w:val="en-US" w:eastAsia="zh-CN"/>
          </w:rPr>
          <w:t>，</w:t>
        </w:r>
      </w:ins>
      <w:del w:id="436" w:author="WPS_1700618618" w:date="2026-03-31T15:22:46Z">
        <w:r>
          <w:rPr>
            <w:rFonts w:ascii="Times New Roman" w:hAnsi="Times New Roman" w:eastAsia="华文宋体" w:cs="Times New Roman"/>
          </w:rPr>
          <w:delText>在正式数据采集之前，发表具体的灵敏度预测曲线可能不够严谨，而且本文的核心在于展示冷原子共磁力仪的原理与可行性。</w:delText>
        </w:r>
      </w:del>
      <w:r>
        <w:rPr>
          <w:rFonts w:ascii="Times New Roman" w:hAnsi="Times New Roman" w:eastAsia="华文宋体" w:cs="Times New Roman"/>
        </w:rPr>
        <w:t>因此我们暂不</w:t>
      </w:r>
      <w:ins w:id="437" w:author="WPS_1700618618" w:date="2026-03-31T15:23:33Z">
        <w:r>
          <w:rPr>
            <w:rFonts w:hint="eastAsia" w:ascii="Times New Roman" w:hAnsi="Times New Roman" w:eastAsia="华文宋体" w:cs="Times New Roman"/>
            <w:lang w:val="en-US" w:eastAsia="zh-CN"/>
          </w:rPr>
          <w:t>发表</w:t>
        </w:r>
      </w:ins>
      <w:del w:id="438" w:author="WPS_1700618618" w:date="2026-03-31T15:23:32Z">
        <w:r>
          <w:rPr>
            <w:rFonts w:ascii="Times New Roman" w:hAnsi="Times New Roman" w:eastAsia="华文宋体" w:cs="Times New Roman"/>
          </w:rPr>
          <w:delText>将</w:delText>
        </w:r>
      </w:del>
      <w:ins w:id="439" w:author="WPS_1700618618" w:date="2026-03-31T15:23:21Z">
        <w:r>
          <w:rPr>
            <w:rFonts w:hint="eastAsia" w:ascii="Times New Roman" w:hAnsi="Times New Roman" w:eastAsia="华文宋体" w:cs="Times New Roman"/>
            <w:lang w:val="en-US" w:eastAsia="zh-CN"/>
          </w:rPr>
          <w:t>后续</w:t>
        </w:r>
      </w:ins>
      <w:ins w:id="440" w:author="WPS_1700618618" w:date="2026-03-31T15:23:22Z">
        <w:r>
          <w:rPr>
            <w:rFonts w:hint="eastAsia" w:ascii="Times New Roman" w:hAnsi="Times New Roman" w:eastAsia="华文宋体" w:cs="Times New Roman"/>
            <w:lang w:val="en-US" w:eastAsia="zh-CN"/>
          </w:rPr>
          <w:t>工作</w:t>
        </w:r>
      </w:ins>
      <w:ins w:id="441" w:author="WPS_1700618618" w:date="2026-03-31T15:23:24Z">
        <w:r>
          <w:rPr>
            <w:rFonts w:hint="eastAsia" w:ascii="Times New Roman" w:hAnsi="Times New Roman" w:eastAsia="华文宋体" w:cs="Times New Roman"/>
            <w:lang w:val="en-US" w:eastAsia="zh-CN"/>
          </w:rPr>
          <w:t>中的</w:t>
        </w:r>
      </w:ins>
      <w:r>
        <w:rPr>
          <w:rFonts w:ascii="Times New Roman" w:hAnsi="Times New Roman" w:eastAsia="华文宋体" w:cs="Times New Roman"/>
        </w:rPr>
        <w:t>灵敏度</w:t>
      </w:r>
      <w:del w:id="442" w:author="WPS_1700618618" w:date="2026-03-31T15:15:29Z">
        <w:r>
          <w:rPr>
            <w:rFonts w:hint="default" w:ascii="Times New Roman" w:hAnsi="Times New Roman" w:eastAsia="华文宋体" w:cs="Times New Roman"/>
            <w:lang w:val="en-US"/>
          </w:rPr>
          <w:delText>分析</w:delText>
        </w:r>
      </w:del>
      <w:ins w:id="443" w:author="WPS_1700618618" w:date="2026-03-31T15:15:30Z">
        <w:r>
          <w:rPr>
            <w:rFonts w:hint="eastAsia" w:ascii="Times New Roman" w:hAnsi="Times New Roman" w:eastAsia="华文宋体" w:cs="Times New Roman"/>
            <w:lang w:val="en-US" w:eastAsia="zh-CN"/>
          </w:rPr>
          <w:t>曲线</w:t>
        </w:r>
      </w:ins>
      <w:ins w:id="444" w:author="WPS_1700618618" w:date="2026-03-31T15:24:58Z">
        <w:r>
          <w:rPr>
            <w:rFonts w:hint="eastAsia" w:ascii="Times New Roman" w:hAnsi="Times New Roman" w:eastAsia="华文宋体" w:cs="Times New Roman"/>
            <w:lang w:val="en-US" w:eastAsia="zh-CN"/>
          </w:rPr>
          <w:t>图</w:t>
        </w:r>
      </w:ins>
      <w:del w:id="445" w:author="WPS_1700618618" w:date="2026-03-31T15:23:30Z">
        <w:r>
          <w:rPr>
            <w:rFonts w:ascii="Times New Roman" w:hAnsi="Times New Roman" w:eastAsia="华文宋体" w:cs="Times New Roman"/>
          </w:rPr>
          <w:delText>放入</w:delText>
        </w:r>
      </w:del>
      <w:del w:id="446" w:author="WPS_1700618618" w:date="2026-03-31T15:23:29Z">
        <w:r>
          <w:rPr>
            <w:rFonts w:ascii="Times New Roman" w:hAnsi="Times New Roman" w:eastAsia="华文宋体" w:cs="Times New Roman"/>
          </w:rPr>
          <w:delText>正文</w:delText>
        </w:r>
      </w:del>
      <w:r>
        <w:rPr>
          <w:rFonts w:ascii="Times New Roman" w:hAnsi="Times New Roman" w:eastAsia="华文宋体" w:cs="Times New Roman"/>
        </w:rPr>
        <w:t>。</w:t>
      </w:r>
    </w:p>
    <w:p w14:paraId="2D76EB80">
      <w:pPr>
        <w:spacing w:after="156" w:afterLines="50"/>
        <w:rPr>
          <w:rFonts w:ascii="Times New Roman" w:hAnsi="Times New Roman" w:cs="Times New Roman"/>
        </w:rPr>
      </w:pPr>
      <w:r>
        <w:rPr>
          <w:rFonts w:ascii="Times New Roman" w:hAnsi="Times New Roman" w:cs="Times New Roman"/>
        </w:rPr>
        <w:drawing>
          <wp:inline distT="0" distB="0" distL="0" distR="0">
            <wp:extent cx="2518410" cy="18884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522657" cy="1891467"/>
                    </a:xfrm>
                    <a:prstGeom prst="rect">
                      <a:avLst/>
                    </a:prstGeom>
                    <a:noFill/>
                    <a:ln>
                      <a:noFill/>
                    </a:ln>
                  </pic:spPr>
                </pic:pic>
              </a:graphicData>
            </a:graphic>
          </wp:inline>
        </w:drawing>
      </w:r>
    </w:p>
    <w:p w14:paraId="0CDF2B09">
      <w:pPr>
        <w:pStyle w:val="2"/>
        <w:spacing w:after="156" w:afterLines="50"/>
        <w:rPr>
          <w:rFonts w:ascii="Times New Roman" w:hAnsi="Times New Roman" w:eastAsia="华文宋体" w:cs="Times New Roman"/>
        </w:rPr>
      </w:pPr>
      <w:r>
        <w:rPr>
          <w:rFonts w:ascii="Times New Roman" w:hAnsi="Times New Roman" w:cs="Times New Roman"/>
          <w:b/>
        </w:rPr>
        <w:t xml:space="preserve">Figure </w:t>
      </w:r>
      <w:r>
        <w:rPr>
          <w:rFonts w:ascii="Times New Roman" w:hAnsi="Times New Roman" w:cs="Times New Roman"/>
          <w:b/>
        </w:rPr>
        <w:fldChar w:fldCharType="begin"/>
      </w:r>
      <w:r>
        <w:rPr>
          <w:rFonts w:ascii="Times New Roman" w:hAnsi="Times New Roman" w:cs="Times New Roman"/>
          <w:b/>
        </w:rPr>
        <w:instrText xml:space="preserve"> SEQ Figure \* ARABIC </w:instrText>
      </w:r>
      <w:r>
        <w:rPr>
          <w:rFonts w:ascii="Times New Roman" w:hAnsi="Times New Roman" w:cs="Times New Roman"/>
          <w:b/>
        </w:rPr>
        <w:fldChar w:fldCharType="separate"/>
      </w:r>
      <w:r>
        <w:rPr>
          <w:rFonts w:ascii="Times New Roman" w:hAnsi="Times New Roman" w:cs="Times New Roman"/>
          <w:b/>
        </w:rPr>
        <w:t>1</w:t>
      </w:r>
      <w:r>
        <w:rPr>
          <w:rFonts w:ascii="Times New Roman" w:hAnsi="Times New Roman" w:cs="Times New Roman"/>
          <w:b/>
        </w:rPr>
        <w:fldChar w:fldCharType="end"/>
      </w:r>
      <w:r>
        <w:rPr>
          <w:rFonts w:ascii="Times New Roman" w:hAnsi="Times New Roman" w:cs="Times New Roman"/>
          <w:b/>
        </w:rPr>
        <w:t>.</w:t>
      </w:r>
      <w:r>
        <w:rPr>
          <w:rFonts w:ascii="Times New Roman" w:hAnsi="Times New Roman" w:cs="Times New Roman"/>
        </w:rPr>
        <w:t xml:space="preserve"> Constraints on the coupling constants </w:t>
      </w:r>
      <m:oMath>
        <m:sSub>
          <m:sSubPr>
            <m:ctrlPr>
              <w:rPr>
                <w:rFonts w:ascii="Cambria Math" w:hAnsi="Cambria Math" w:cs="Times New Roman"/>
              </w:rPr>
            </m:ctrlPr>
          </m:sSubPr>
          <m:e>
            <m:r>
              <m:rPr>
                <m:sty m:val="p"/>
              </m:rPr>
              <w:rPr>
                <w:rFonts w:ascii="Cambria Math" w:hAnsi="Cambria Math" w:cs="Times New Roman"/>
              </w:rPr>
              <m:t>g</m:t>
            </m:r>
            <m:ctrlPr>
              <w:rPr>
                <w:rFonts w:ascii="Cambria Math" w:hAnsi="Cambria Math" w:cs="Times New Roman"/>
              </w:rPr>
            </m:ctrlPr>
          </m:e>
          <m:sub>
            <m:r>
              <m:rPr>
                <m:sty m:val="p"/>
              </m:rPr>
              <w:rPr>
                <w:rFonts w:ascii="Cambria Math" w:hAnsi="Cambria Math" w:cs="Times New Roman"/>
              </w:rPr>
              <m:t>s</m:t>
            </m:r>
            <m:ctrlPr>
              <w:rPr>
                <w:rFonts w:ascii="Cambria Math" w:hAnsi="Cambria Math" w:cs="Times New Roman"/>
              </w:rPr>
            </m:ctrlPr>
          </m:sub>
        </m:sSub>
        <m:sSub>
          <m:sSubPr>
            <m:ctrlPr>
              <w:rPr>
                <w:rFonts w:ascii="Cambria Math" w:hAnsi="Cambria Math" w:cs="Times New Roman"/>
              </w:rPr>
            </m:ctrlPr>
          </m:sSubPr>
          <m:e>
            <m:r>
              <m:rPr>
                <m:sty m:val="p"/>
              </m:rPr>
              <w:rPr>
                <w:rFonts w:ascii="Cambria Math" w:hAnsi="Cambria Math" w:cs="Times New Roman"/>
              </w:rPr>
              <m:t>g</m:t>
            </m:r>
            <m:ctrlPr>
              <w:rPr>
                <w:rFonts w:ascii="Cambria Math" w:hAnsi="Cambria Math" w:cs="Times New Roman"/>
              </w:rPr>
            </m:ctrlPr>
          </m:e>
          <m:sub>
            <m:r>
              <m:rPr>
                <m:sty m:val="p"/>
              </m:rPr>
              <w:rPr>
                <w:rFonts w:ascii="Cambria Math" w:hAnsi="Cambria Math" w:cs="Times New Roman"/>
              </w:rPr>
              <m:t>p</m:t>
            </m:r>
            <m:ctrlPr>
              <w:rPr>
                <w:rFonts w:ascii="Cambria Math" w:hAnsi="Cambria Math" w:cs="Times New Roman"/>
              </w:rPr>
            </m:ctrlPr>
          </m:sub>
        </m:sSub>
      </m:oMath>
      <w:r>
        <w:rPr>
          <w:rFonts w:hint="eastAsia" w:ascii="Times New Roman" w:hAnsi="Times New Roman" w:cs="Times New Roman"/>
        </w:rPr>
        <w:t xml:space="preserve"> </w:t>
      </w:r>
      <w:r>
        <w:rPr>
          <w:rFonts w:ascii="Times New Roman" w:hAnsi="Times New Roman" w:cs="Times New Roman"/>
        </w:rPr>
        <w:t>of the spin-dependent force as a function of the force range λ. Line 1</w:t>
      </w:r>
      <w:ins w:id="447" w:author="WPS_1700618618" w:date="2026-03-31T15:25:35Z">
        <w:r>
          <w:rPr>
            <w:rFonts w:hint="default" w:ascii="Times New Roman" w:hAnsi="Times New Roman" w:cs="Times New Roman"/>
            <w:lang w:val="en-US"/>
          </w:rPr>
          <w:t xml:space="preserve">, </w:t>
        </w:r>
      </w:ins>
      <w:ins w:id="448" w:author="WPS_1700618618" w:date="2026-03-31T15:25:38Z">
        <w:r>
          <w:rPr>
            <w:rFonts w:hint="default" w:ascii="Times New Roman" w:hAnsi="Times New Roman" w:cs="Times New Roman"/>
            <w:lang w:val="en-US"/>
          </w:rPr>
          <w:t>3</w:t>
        </w:r>
      </w:ins>
      <w:ins w:id="449" w:author="WPS_1700618618" w:date="2026-03-31T15:25:36Z">
        <w:r>
          <w:rPr>
            <w:rFonts w:hint="default" w:ascii="Times New Roman" w:hAnsi="Times New Roman" w:cs="Times New Roman"/>
            <w:lang w:val="en-US"/>
          </w:rPr>
          <w:t>He</w:t>
        </w:r>
      </w:ins>
      <w:ins w:id="450" w:author="WPS_1700618618" w:date="2026-03-31T15:25:41Z">
        <w:r>
          <w:rPr>
            <w:rFonts w:hint="default" w:ascii="Times New Roman" w:hAnsi="Times New Roman" w:cs="Times New Roman"/>
            <w:lang w:val="en-US"/>
          </w:rPr>
          <w:t xml:space="preserve"> </w:t>
        </w:r>
      </w:ins>
      <w:ins w:id="451" w:author="WPS_1700618618" w:date="2026-03-31T15:25:42Z">
        <w:r>
          <w:rPr>
            <w:rFonts w:hint="default" w:ascii="Times New Roman" w:hAnsi="Times New Roman" w:cs="Times New Roman"/>
            <w:lang w:val="en-US"/>
          </w:rPr>
          <w:t>depo</w:t>
        </w:r>
      </w:ins>
      <w:ins w:id="452" w:author="WPS_1700618618" w:date="2026-03-31T15:25:43Z">
        <w:r>
          <w:rPr>
            <w:rFonts w:hint="default" w:ascii="Times New Roman" w:hAnsi="Times New Roman" w:cs="Times New Roman"/>
            <w:lang w:val="en-US"/>
          </w:rPr>
          <w:t>lar</w:t>
        </w:r>
      </w:ins>
      <w:ins w:id="453" w:author="WPS_1700618618" w:date="2026-03-31T15:25:44Z">
        <w:r>
          <w:rPr>
            <w:rFonts w:hint="default" w:ascii="Times New Roman" w:hAnsi="Times New Roman" w:cs="Times New Roman"/>
            <w:lang w:val="en-US"/>
          </w:rPr>
          <w:t>izati</w:t>
        </w:r>
      </w:ins>
      <w:ins w:id="454" w:author="WPS_1700618618" w:date="2026-03-31T15:25:45Z">
        <w:r>
          <w:rPr>
            <w:rFonts w:hint="default" w:ascii="Times New Roman" w:hAnsi="Times New Roman" w:cs="Times New Roman"/>
            <w:lang w:val="en-US"/>
          </w:rPr>
          <w:t>on</w:t>
        </w:r>
      </w:ins>
      <w:r>
        <w:rPr>
          <w:rFonts w:ascii="Times New Roman" w:hAnsi="Times New Roman" w:cs="Times New Roman"/>
        </w:rPr>
        <w:t>:</w:t>
      </w:r>
      <w:ins w:id="455" w:author="WPS_1700618618" w:date="2026-03-31T15:25:28Z">
        <w:r>
          <w:rPr>
            <w:rFonts w:hint="eastAsia" w:ascii="Times New Roman" w:hAnsi="Times New Roman" w:cs="Times New Roman"/>
            <w:lang w:val="en-US" w:eastAsia="zh-CN"/>
          </w:rPr>
          <w:t xml:space="preserve"> </w:t>
        </w:r>
      </w:ins>
      <w:del w:id="456" w:author="WPS_1700618618" w:date="2026-03-31T15:25:27Z">
        <w:r>
          <w:rPr>
            <w:rFonts w:ascii="Times New Roman" w:hAnsi="Times New Roman" w:cs="Times New Roman"/>
          </w:rPr>
          <w:delText xml:space="preserve"> </w:delText>
        </w:r>
      </w:del>
      <w:r>
        <w:rPr>
          <w:rFonts w:ascii="Times New Roman" w:hAnsi="Times New Roman" w:cs="Times New Roman"/>
        </w:rPr>
        <w:t>Guigue, M. et al., 2015. Line 2</w:t>
      </w:r>
      <w:ins w:id="457" w:author="WPS_1700618618" w:date="2026-03-31T15:26:08Z">
        <w:r>
          <w:rPr>
            <w:rFonts w:hint="eastAsia" w:ascii="Times New Roman" w:hAnsi="Times New Roman" w:cs="Times New Roman"/>
            <w:lang w:val="en-US" w:eastAsia="zh-CN"/>
          </w:rPr>
          <w:t>,</w:t>
        </w:r>
      </w:ins>
      <w:ins w:id="458" w:author="WPS_1700618618" w:date="2026-03-31T15:26:08Z">
        <w:r>
          <w:rPr>
            <w:rFonts w:hint="default" w:ascii="Times New Roman" w:hAnsi="Times New Roman" w:cs="Times New Roman"/>
            <w:lang w:val="en-US" w:eastAsia="zh-CN"/>
          </w:rPr>
          <w:t xml:space="preserve"> </w:t>
        </w:r>
      </w:ins>
      <w:ins w:id="459" w:author="WPS_1700618618" w:date="2026-03-31T15:26:11Z">
        <w:r>
          <w:rPr>
            <w:rFonts w:hint="default" w:ascii="Times New Roman" w:hAnsi="Times New Roman" w:cs="Times New Roman"/>
            <w:lang w:val="en-US" w:eastAsia="zh-CN"/>
          </w:rPr>
          <w:t>xxx</w:t>
        </w:r>
      </w:ins>
      <w:bookmarkStart w:id="0" w:name="_GoBack"/>
      <w:bookmarkEnd w:id="0"/>
      <w:r>
        <w:rPr>
          <w:rFonts w:ascii="Times New Roman" w:hAnsi="Times New Roman" w:cs="Times New Roman"/>
        </w:rPr>
        <w:t>: Feng, Y.-K.et al., 2022. Line 3: Bulatowicz, M. et al., 2013. Line 4: Tullney, K. et al., 2013. Line 5: The predicted results of this work.</w:t>
      </w:r>
    </w:p>
    <w:p w14:paraId="5D0113A1">
      <w:pPr>
        <w:spacing w:after="156" w:afterLines="50"/>
        <w:rPr>
          <w:rFonts w:ascii="Times New Roman" w:hAnsi="Times New Roman" w:eastAsia="华文宋体" w:cs="Times New Roman"/>
        </w:rPr>
      </w:pPr>
    </w:p>
    <w:p w14:paraId="6882A393">
      <w:pPr>
        <w:spacing w:after="156" w:afterLines="50"/>
        <w:rPr>
          <w:rFonts w:ascii="Times New Roman" w:hAnsi="Times New Roman" w:eastAsia="华文宋体" w:cs="Times New Roman"/>
        </w:rPr>
      </w:pPr>
      <w:r>
        <w:rPr>
          <w:rFonts w:ascii="Times New Roman" w:hAnsi="Times New Roman" w:eastAsia="华文宋体" w:cs="Times New Roman"/>
        </w:rPr>
        <w:t>Q3:“The ratio of their Larmor frequencies —termed the comagnetometer ratio—” We are not sure that this is a standard term.</w:t>
      </w:r>
    </w:p>
    <w:p w14:paraId="76CA3E27">
      <w:pPr>
        <w:spacing w:after="156" w:afterLines="50"/>
        <w:rPr>
          <w:rFonts w:ascii="Times New Roman" w:hAnsi="Times New Roman" w:eastAsia="华文宋体" w:cs="Times New Roman"/>
        </w:rPr>
      </w:pPr>
      <w:r>
        <w:rPr>
          <w:rFonts w:ascii="Times New Roman" w:hAnsi="Times New Roman" w:eastAsia="华文宋体" w:cs="Times New Roman"/>
        </w:rPr>
        <w:t>A3: Comagnetometer ratio是我们为方便起见自行定义的名称，并非标准说法，</w:t>
      </w:r>
      <w:r>
        <w:rPr>
          <w:rFonts w:hint="eastAsia" w:ascii="Times New Roman" w:hAnsi="Times New Roman" w:eastAsia="华文宋体" w:cs="Times New Roman"/>
        </w:rPr>
        <w:t>文章中已修改为</w:t>
      </w:r>
      <w:r>
        <w:rPr>
          <w:rFonts w:ascii="Times New Roman" w:hAnsi="Times New Roman" w:eastAsia="华文宋体" w:cs="Times New Roman"/>
        </w:rPr>
        <w:t>Larmor frequency ratio.</w:t>
      </w:r>
    </w:p>
    <w:p w14:paraId="47BF52C2">
      <w:pPr>
        <w:spacing w:after="156" w:afterLines="50"/>
        <w:rPr>
          <w:rFonts w:ascii="Times New Roman" w:hAnsi="Times New Roman" w:eastAsia="华文宋体" w:cs="Times New Roman"/>
        </w:rPr>
      </w:pPr>
      <w:r>
        <w:rPr>
          <w:rFonts w:ascii="Times New Roman" w:hAnsi="Times New Roman" w:eastAsia="华文宋体" w:cs="Times New Roman"/>
        </w:rPr>
        <w:t>Q4: In the introduction, the authors mention that they have identified a “novel systematic effect stemming from the interplay between Zeeman and tensor light shifts”. Does this refer to the discussion in section “Tensor shift”?</w:t>
      </w:r>
    </w:p>
    <w:p w14:paraId="11D6A83B">
      <w:pPr>
        <w:spacing w:after="156" w:afterLines="50"/>
        <w:rPr>
          <w:rFonts w:ascii="Times New Roman" w:hAnsi="Times New Roman" w:eastAsia="华文宋体" w:cs="Times New Roman"/>
        </w:rPr>
      </w:pPr>
      <w:r>
        <w:rPr>
          <w:rFonts w:ascii="Times New Roman" w:hAnsi="Times New Roman" w:eastAsia="华文宋体" w:cs="Times New Roman"/>
        </w:rPr>
        <w:t>A4: 是的。当磁场和tensor场在不同比例下，对频率比也会体现出不同的影响。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黑体">
    <w:altName w:val="汉仪中黑KW"/>
    <w:panose1 w:val="00000000000000000000"/>
    <w:charset w:val="00"/>
    <w:family w:val="auto"/>
    <w:pitch w:val="default"/>
    <w:sig w:usb0="00000000" w:usb1="00000000" w:usb2="00000000" w:usb3="00000000" w:csb0="00000000" w:csb1="00000000"/>
  </w:font>
  <w:font w:name="华文宋体">
    <w:panose1 w:val="02010600040101010101"/>
    <w:charset w:val="86"/>
    <w:family w:val="auto"/>
    <w:pitch w:val="default"/>
    <w:sig w:usb0="80000287" w:usb1="280F3C52" w:usb2="00000016" w:usb3="00000000" w:csb0="0004001F" w:csb1="00000000"/>
  </w:font>
  <w:font w:name="Cambria Math">
    <w:altName w:val="Kingsoft Math"/>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00618618">
    <w15:presenceInfo w15:providerId="WPS Office" w15:userId="72213093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doNotDisplayPageBoundaries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F7D"/>
    <w:rsid w:val="00004D39"/>
    <w:rsid w:val="0000573C"/>
    <w:rsid w:val="0000678A"/>
    <w:rsid w:val="00007D61"/>
    <w:rsid w:val="000232E9"/>
    <w:rsid w:val="0003323A"/>
    <w:rsid w:val="00044E62"/>
    <w:rsid w:val="000550AA"/>
    <w:rsid w:val="00083297"/>
    <w:rsid w:val="000849D4"/>
    <w:rsid w:val="000A1D86"/>
    <w:rsid w:val="000A2B65"/>
    <w:rsid w:val="000A355A"/>
    <w:rsid w:val="000A41F0"/>
    <w:rsid w:val="000A5608"/>
    <w:rsid w:val="000C3D3A"/>
    <w:rsid w:val="000C5B09"/>
    <w:rsid w:val="000D05B6"/>
    <w:rsid w:val="000D6D73"/>
    <w:rsid w:val="000D6F58"/>
    <w:rsid w:val="000D7EFF"/>
    <w:rsid w:val="000E2944"/>
    <w:rsid w:val="000F3424"/>
    <w:rsid w:val="000F4630"/>
    <w:rsid w:val="000F74D8"/>
    <w:rsid w:val="000F778E"/>
    <w:rsid w:val="00113199"/>
    <w:rsid w:val="00121DD6"/>
    <w:rsid w:val="00137B65"/>
    <w:rsid w:val="001544F7"/>
    <w:rsid w:val="00155030"/>
    <w:rsid w:val="00155CAB"/>
    <w:rsid w:val="00170015"/>
    <w:rsid w:val="0017343E"/>
    <w:rsid w:val="00184CA9"/>
    <w:rsid w:val="00187D87"/>
    <w:rsid w:val="00190262"/>
    <w:rsid w:val="00193EFF"/>
    <w:rsid w:val="00197068"/>
    <w:rsid w:val="001A31F1"/>
    <w:rsid w:val="001A56AA"/>
    <w:rsid w:val="001B1347"/>
    <w:rsid w:val="001C194E"/>
    <w:rsid w:val="001D7A17"/>
    <w:rsid w:val="001E495B"/>
    <w:rsid w:val="001E6379"/>
    <w:rsid w:val="001F4123"/>
    <w:rsid w:val="001F49C5"/>
    <w:rsid w:val="001F5AEB"/>
    <w:rsid w:val="001F5E69"/>
    <w:rsid w:val="002142D5"/>
    <w:rsid w:val="002235D0"/>
    <w:rsid w:val="0024217B"/>
    <w:rsid w:val="00246D5E"/>
    <w:rsid w:val="00255ED6"/>
    <w:rsid w:val="00281FFE"/>
    <w:rsid w:val="00297275"/>
    <w:rsid w:val="002973B5"/>
    <w:rsid w:val="002A1C5B"/>
    <w:rsid w:val="002D214B"/>
    <w:rsid w:val="002E427F"/>
    <w:rsid w:val="002F089F"/>
    <w:rsid w:val="00302C1A"/>
    <w:rsid w:val="0030303C"/>
    <w:rsid w:val="003154B7"/>
    <w:rsid w:val="00330EA3"/>
    <w:rsid w:val="00331040"/>
    <w:rsid w:val="00332219"/>
    <w:rsid w:val="00337521"/>
    <w:rsid w:val="00340337"/>
    <w:rsid w:val="003411D3"/>
    <w:rsid w:val="00344185"/>
    <w:rsid w:val="00345021"/>
    <w:rsid w:val="0035272C"/>
    <w:rsid w:val="00354B31"/>
    <w:rsid w:val="00354CB1"/>
    <w:rsid w:val="00356B25"/>
    <w:rsid w:val="00360B7B"/>
    <w:rsid w:val="00371D18"/>
    <w:rsid w:val="00396731"/>
    <w:rsid w:val="00397D5D"/>
    <w:rsid w:val="003A0DCB"/>
    <w:rsid w:val="003A26E1"/>
    <w:rsid w:val="003A7186"/>
    <w:rsid w:val="003C5E71"/>
    <w:rsid w:val="003C6F0A"/>
    <w:rsid w:val="003D12AE"/>
    <w:rsid w:val="003D4D48"/>
    <w:rsid w:val="003D53C7"/>
    <w:rsid w:val="003E1F53"/>
    <w:rsid w:val="003F241B"/>
    <w:rsid w:val="003F749C"/>
    <w:rsid w:val="0040747F"/>
    <w:rsid w:val="00407604"/>
    <w:rsid w:val="0041625D"/>
    <w:rsid w:val="00416BC9"/>
    <w:rsid w:val="004242DF"/>
    <w:rsid w:val="004334D4"/>
    <w:rsid w:val="0043530D"/>
    <w:rsid w:val="00436E71"/>
    <w:rsid w:val="00453064"/>
    <w:rsid w:val="004629BE"/>
    <w:rsid w:val="0046536A"/>
    <w:rsid w:val="0046671A"/>
    <w:rsid w:val="00466F00"/>
    <w:rsid w:val="00491486"/>
    <w:rsid w:val="0049209B"/>
    <w:rsid w:val="004970BF"/>
    <w:rsid w:val="004A381C"/>
    <w:rsid w:val="004A3F35"/>
    <w:rsid w:val="004A721F"/>
    <w:rsid w:val="004B0B9D"/>
    <w:rsid w:val="004B2DA6"/>
    <w:rsid w:val="004B691E"/>
    <w:rsid w:val="004C3F64"/>
    <w:rsid w:val="004C7486"/>
    <w:rsid w:val="004F03BB"/>
    <w:rsid w:val="005136C7"/>
    <w:rsid w:val="00516F3D"/>
    <w:rsid w:val="005174C2"/>
    <w:rsid w:val="00541627"/>
    <w:rsid w:val="00541D9A"/>
    <w:rsid w:val="0055129B"/>
    <w:rsid w:val="00552752"/>
    <w:rsid w:val="00565ABD"/>
    <w:rsid w:val="00574CA3"/>
    <w:rsid w:val="005750B7"/>
    <w:rsid w:val="005754DE"/>
    <w:rsid w:val="00585172"/>
    <w:rsid w:val="005905D8"/>
    <w:rsid w:val="005978E6"/>
    <w:rsid w:val="005A2663"/>
    <w:rsid w:val="005A2734"/>
    <w:rsid w:val="005A2BEE"/>
    <w:rsid w:val="005B0953"/>
    <w:rsid w:val="005B20FC"/>
    <w:rsid w:val="005C1D93"/>
    <w:rsid w:val="005C269E"/>
    <w:rsid w:val="005C3060"/>
    <w:rsid w:val="005C6C60"/>
    <w:rsid w:val="005C6E45"/>
    <w:rsid w:val="005E056C"/>
    <w:rsid w:val="005E1236"/>
    <w:rsid w:val="005E49C4"/>
    <w:rsid w:val="005F175B"/>
    <w:rsid w:val="005F50BB"/>
    <w:rsid w:val="00601DAC"/>
    <w:rsid w:val="00624A9A"/>
    <w:rsid w:val="00632454"/>
    <w:rsid w:val="0063470F"/>
    <w:rsid w:val="00637D52"/>
    <w:rsid w:val="0065785C"/>
    <w:rsid w:val="006641B5"/>
    <w:rsid w:val="00665CD9"/>
    <w:rsid w:val="00671028"/>
    <w:rsid w:val="0067742A"/>
    <w:rsid w:val="00691505"/>
    <w:rsid w:val="00694068"/>
    <w:rsid w:val="006A2663"/>
    <w:rsid w:val="006B01B9"/>
    <w:rsid w:val="006B1CF0"/>
    <w:rsid w:val="006B3825"/>
    <w:rsid w:val="006C3E0B"/>
    <w:rsid w:val="006D0EA9"/>
    <w:rsid w:val="006E1547"/>
    <w:rsid w:val="006E6ACF"/>
    <w:rsid w:val="006E774B"/>
    <w:rsid w:val="006F32F3"/>
    <w:rsid w:val="00706797"/>
    <w:rsid w:val="00713FF4"/>
    <w:rsid w:val="00714505"/>
    <w:rsid w:val="00716AD7"/>
    <w:rsid w:val="007225B1"/>
    <w:rsid w:val="007247EF"/>
    <w:rsid w:val="007260DA"/>
    <w:rsid w:val="00732008"/>
    <w:rsid w:val="0073519F"/>
    <w:rsid w:val="00742F0E"/>
    <w:rsid w:val="007556A9"/>
    <w:rsid w:val="00772B05"/>
    <w:rsid w:val="007A5EE2"/>
    <w:rsid w:val="007C0249"/>
    <w:rsid w:val="007C6C76"/>
    <w:rsid w:val="007C7225"/>
    <w:rsid w:val="007C7281"/>
    <w:rsid w:val="007D20D3"/>
    <w:rsid w:val="007E19B4"/>
    <w:rsid w:val="007F23A2"/>
    <w:rsid w:val="007F456B"/>
    <w:rsid w:val="00807B73"/>
    <w:rsid w:val="00810E70"/>
    <w:rsid w:val="008126C2"/>
    <w:rsid w:val="00872123"/>
    <w:rsid w:val="008751CF"/>
    <w:rsid w:val="0088634A"/>
    <w:rsid w:val="00891F46"/>
    <w:rsid w:val="0089323E"/>
    <w:rsid w:val="00897F72"/>
    <w:rsid w:val="008B0C7B"/>
    <w:rsid w:val="008C0793"/>
    <w:rsid w:val="008C6FD8"/>
    <w:rsid w:val="008D04A5"/>
    <w:rsid w:val="008F2DB9"/>
    <w:rsid w:val="009009EE"/>
    <w:rsid w:val="00904CB8"/>
    <w:rsid w:val="00912210"/>
    <w:rsid w:val="00913D02"/>
    <w:rsid w:val="00917F0A"/>
    <w:rsid w:val="00921957"/>
    <w:rsid w:val="00922623"/>
    <w:rsid w:val="00924CF7"/>
    <w:rsid w:val="00943A8B"/>
    <w:rsid w:val="00944DB1"/>
    <w:rsid w:val="009556B3"/>
    <w:rsid w:val="009610F5"/>
    <w:rsid w:val="00963B27"/>
    <w:rsid w:val="009A35D0"/>
    <w:rsid w:val="009B5389"/>
    <w:rsid w:val="009C2785"/>
    <w:rsid w:val="009C5096"/>
    <w:rsid w:val="009C693A"/>
    <w:rsid w:val="009C78B5"/>
    <w:rsid w:val="009D66A1"/>
    <w:rsid w:val="009E0CA2"/>
    <w:rsid w:val="009E71E3"/>
    <w:rsid w:val="00A004CE"/>
    <w:rsid w:val="00A15A59"/>
    <w:rsid w:val="00A17928"/>
    <w:rsid w:val="00A2011E"/>
    <w:rsid w:val="00A206D8"/>
    <w:rsid w:val="00A21CD8"/>
    <w:rsid w:val="00A25684"/>
    <w:rsid w:val="00A26880"/>
    <w:rsid w:val="00A310F6"/>
    <w:rsid w:val="00A31D6A"/>
    <w:rsid w:val="00A364D4"/>
    <w:rsid w:val="00A3651F"/>
    <w:rsid w:val="00A422F2"/>
    <w:rsid w:val="00A42E41"/>
    <w:rsid w:val="00A54BA9"/>
    <w:rsid w:val="00A66A2A"/>
    <w:rsid w:val="00A727B7"/>
    <w:rsid w:val="00A76666"/>
    <w:rsid w:val="00A9077A"/>
    <w:rsid w:val="00A95830"/>
    <w:rsid w:val="00AD2706"/>
    <w:rsid w:val="00AE5699"/>
    <w:rsid w:val="00AE617D"/>
    <w:rsid w:val="00AE7565"/>
    <w:rsid w:val="00AE7B7E"/>
    <w:rsid w:val="00AF0BEE"/>
    <w:rsid w:val="00AF5D3F"/>
    <w:rsid w:val="00B053CB"/>
    <w:rsid w:val="00B11CB8"/>
    <w:rsid w:val="00B153DC"/>
    <w:rsid w:val="00B16614"/>
    <w:rsid w:val="00B23B64"/>
    <w:rsid w:val="00B267AF"/>
    <w:rsid w:val="00B26BCE"/>
    <w:rsid w:val="00B33B03"/>
    <w:rsid w:val="00B40B9C"/>
    <w:rsid w:val="00B41566"/>
    <w:rsid w:val="00B4558E"/>
    <w:rsid w:val="00B46266"/>
    <w:rsid w:val="00B52BBB"/>
    <w:rsid w:val="00B54BBD"/>
    <w:rsid w:val="00B66750"/>
    <w:rsid w:val="00B66962"/>
    <w:rsid w:val="00B85782"/>
    <w:rsid w:val="00B876FA"/>
    <w:rsid w:val="00B936E7"/>
    <w:rsid w:val="00B95929"/>
    <w:rsid w:val="00B97579"/>
    <w:rsid w:val="00BA43FA"/>
    <w:rsid w:val="00BA4FFE"/>
    <w:rsid w:val="00BB493E"/>
    <w:rsid w:val="00BC5384"/>
    <w:rsid w:val="00BC75C3"/>
    <w:rsid w:val="00BD20A8"/>
    <w:rsid w:val="00BE2AC0"/>
    <w:rsid w:val="00BE7DC7"/>
    <w:rsid w:val="00BF2BD8"/>
    <w:rsid w:val="00C06B29"/>
    <w:rsid w:val="00C107AC"/>
    <w:rsid w:val="00C13D47"/>
    <w:rsid w:val="00C35160"/>
    <w:rsid w:val="00C35760"/>
    <w:rsid w:val="00C35B54"/>
    <w:rsid w:val="00C4642D"/>
    <w:rsid w:val="00C46611"/>
    <w:rsid w:val="00C4667B"/>
    <w:rsid w:val="00C55230"/>
    <w:rsid w:val="00C65D35"/>
    <w:rsid w:val="00C828B1"/>
    <w:rsid w:val="00C924F4"/>
    <w:rsid w:val="00CA1F7D"/>
    <w:rsid w:val="00CA4274"/>
    <w:rsid w:val="00CA730F"/>
    <w:rsid w:val="00CB1595"/>
    <w:rsid w:val="00CB5DDC"/>
    <w:rsid w:val="00CB76A6"/>
    <w:rsid w:val="00CC075F"/>
    <w:rsid w:val="00CC1708"/>
    <w:rsid w:val="00CC311C"/>
    <w:rsid w:val="00CE2B46"/>
    <w:rsid w:val="00CF058F"/>
    <w:rsid w:val="00CF3B57"/>
    <w:rsid w:val="00CF6641"/>
    <w:rsid w:val="00D001C6"/>
    <w:rsid w:val="00D03699"/>
    <w:rsid w:val="00D073D7"/>
    <w:rsid w:val="00D07E13"/>
    <w:rsid w:val="00D13B78"/>
    <w:rsid w:val="00D2526F"/>
    <w:rsid w:val="00D30347"/>
    <w:rsid w:val="00D31108"/>
    <w:rsid w:val="00D3486D"/>
    <w:rsid w:val="00D43E72"/>
    <w:rsid w:val="00D60F8D"/>
    <w:rsid w:val="00D66A13"/>
    <w:rsid w:val="00D71035"/>
    <w:rsid w:val="00D72BAD"/>
    <w:rsid w:val="00D74FD0"/>
    <w:rsid w:val="00D776DD"/>
    <w:rsid w:val="00D83D03"/>
    <w:rsid w:val="00D9447A"/>
    <w:rsid w:val="00DB12DD"/>
    <w:rsid w:val="00DC15FC"/>
    <w:rsid w:val="00DC3389"/>
    <w:rsid w:val="00DE47EC"/>
    <w:rsid w:val="00DF1F7E"/>
    <w:rsid w:val="00DF5E6B"/>
    <w:rsid w:val="00E02B40"/>
    <w:rsid w:val="00E06A3F"/>
    <w:rsid w:val="00E076C5"/>
    <w:rsid w:val="00E22F44"/>
    <w:rsid w:val="00E2687F"/>
    <w:rsid w:val="00E32217"/>
    <w:rsid w:val="00E36667"/>
    <w:rsid w:val="00E51751"/>
    <w:rsid w:val="00E55815"/>
    <w:rsid w:val="00E57B6A"/>
    <w:rsid w:val="00E60BED"/>
    <w:rsid w:val="00E625F0"/>
    <w:rsid w:val="00E62F68"/>
    <w:rsid w:val="00E64C42"/>
    <w:rsid w:val="00E667D9"/>
    <w:rsid w:val="00E72DC9"/>
    <w:rsid w:val="00E72FD6"/>
    <w:rsid w:val="00E751FF"/>
    <w:rsid w:val="00E95F52"/>
    <w:rsid w:val="00EA2CB0"/>
    <w:rsid w:val="00EB4BE6"/>
    <w:rsid w:val="00EB5A63"/>
    <w:rsid w:val="00EB5F7D"/>
    <w:rsid w:val="00ED7259"/>
    <w:rsid w:val="00ED7FDD"/>
    <w:rsid w:val="00EE117A"/>
    <w:rsid w:val="00EE34A5"/>
    <w:rsid w:val="00EE3674"/>
    <w:rsid w:val="00EE4AB1"/>
    <w:rsid w:val="00EF63AB"/>
    <w:rsid w:val="00F033C8"/>
    <w:rsid w:val="00F035EC"/>
    <w:rsid w:val="00F10351"/>
    <w:rsid w:val="00F13B1C"/>
    <w:rsid w:val="00F14635"/>
    <w:rsid w:val="00F21087"/>
    <w:rsid w:val="00F2222E"/>
    <w:rsid w:val="00F4041E"/>
    <w:rsid w:val="00F445BE"/>
    <w:rsid w:val="00F63F18"/>
    <w:rsid w:val="00F70D0F"/>
    <w:rsid w:val="00F7550B"/>
    <w:rsid w:val="00F83670"/>
    <w:rsid w:val="00F85273"/>
    <w:rsid w:val="00F8729A"/>
    <w:rsid w:val="00F96443"/>
    <w:rsid w:val="00FA5913"/>
    <w:rsid w:val="00FC2F72"/>
    <w:rsid w:val="00FC60C4"/>
    <w:rsid w:val="00FC7B11"/>
    <w:rsid w:val="00FE179E"/>
    <w:rsid w:val="00FE24D8"/>
    <w:rsid w:val="00FF0928"/>
    <w:rsid w:val="00FF63DA"/>
    <w:rsid w:val="02A52D3C"/>
    <w:rsid w:val="03D7E2F4"/>
    <w:rsid w:val="09FB64A3"/>
    <w:rsid w:val="0A3E362E"/>
    <w:rsid w:val="0EBB885B"/>
    <w:rsid w:val="0F1F4D7B"/>
    <w:rsid w:val="0F7E9F57"/>
    <w:rsid w:val="0FF712C8"/>
    <w:rsid w:val="147D94B8"/>
    <w:rsid w:val="14EEA582"/>
    <w:rsid w:val="177C868B"/>
    <w:rsid w:val="17DCE11C"/>
    <w:rsid w:val="17EC6193"/>
    <w:rsid w:val="195C2CD0"/>
    <w:rsid w:val="19DF0B61"/>
    <w:rsid w:val="1AFEE5CD"/>
    <w:rsid w:val="1BBCF847"/>
    <w:rsid w:val="1BFE49D8"/>
    <w:rsid w:val="1E3FA404"/>
    <w:rsid w:val="1E7FBD03"/>
    <w:rsid w:val="1E9EAAB4"/>
    <w:rsid w:val="1EEFEC32"/>
    <w:rsid w:val="1EFB5573"/>
    <w:rsid w:val="1EFFD19B"/>
    <w:rsid w:val="1F52B98E"/>
    <w:rsid w:val="1F7AAB25"/>
    <w:rsid w:val="1FC533ED"/>
    <w:rsid w:val="1FD6DAA7"/>
    <w:rsid w:val="1FDFFE4F"/>
    <w:rsid w:val="1FF97A1D"/>
    <w:rsid w:val="1FFC7578"/>
    <w:rsid w:val="1FFF06F6"/>
    <w:rsid w:val="247FFCE5"/>
    <w:rsid w:val="2645CE6C"/>
    <w:rsid w:val="2943B81B"/>
    <w:rsid w:val="29EF5E64"/>
    <w:rsid w:val="2AF3A097"/>
    <w:rsid w:val="2B777627"/>
    <w:rsid w:val="2C3B4CEC"/>
    <w:rsid w:val="2DFFE43C"/>
    <w:rsid w:val="2E9C23D7"/>
    <w:rsid w:val="2EEB9BA5"/>
    <w:rsid w:val="2F5F2DA6"/>
    <w:rsid w:val="2FFFD547"/>
    <w:rsid w:val="31E40DC5"/>
    <w:rsid w:val="31EABC38"/>
    <w:rsid w:val="33FD301A"/>
    <w:rsid w:val="355F26FE"/>
    <w:rsid w:val="369FC956"/>
    <w:rsid w:val="36AD6A0B"/>
    <w:rsid w:val="36BC69EC"/>
    <w:rsid w:val="3777DDE9"/>
    <w:rsid w:val="37BA1179"/>
    <w:rsid w:val="37DB4B5E"/>
    <w:rsid w:val="37DB8DFE"/>
    <w:rsid w:val="37FB5E32"/>
    <w:rsid w:val="37FB63D5"/>
    <w:rsid w:val="37FD032F"/>
    <w:rsid w:val="37FFC91B"/>
    <w:rsid w:val="3A338BB9"/>
    <w:rsid w:val="3B7798DA"/>
    <w:rsid w:val="3BBFECF4"/>
    <w:rsid w:val="3BDF2B66"/>
    <w:rsid w:val="3BEFB6C4"/>
    <w:rsid w:val="3BFE2B4E"/>
    <w:rsid w:val="3BFEAAFA"/>
    <w:rsid w:val="3BFEC347"/>
    <w:rsid w:val="3D77199B"/>
    <w:rsid w:val="3DB7DDB3"/>
    <w:rsid w:val="3DE66086"/>
    <w:rsid w:val="3DEF0AD1"/>
    <w:rsid w:val="3E375438"/>
    <w:rsid w:val="3E6FF707"/>
    <w:rsid w:val="3ECBD1AB"/>
    <w:rsid w:val="3EFFDA6C"/>
    <w:rsid w:val="3F3F6A7C"/>
    <w:rsid w:val="3F3F750F"/>
    <w:rsid w:val="3F63CEBE"/>
    <w:rsid w:val="3F75E646"/>
    <w:rsid w:val="3FB4BD97"/>
    <w:rsid w:val="3FBFD164"/>
    <w:rsid w:val="3FC7FD37"/>
    <w:rsid w:val="3FE983F5"/>
    <w:rsid w:val="3FEBC9EE"/>
    <w:rsid w:val="3FFB694C"/>
    <w:rsid w:val="3FFBAF65"/>
    <w:rsid w:val="3FFBDA65"/>
    <w:rsid w:val="3FFCDC50"/>
    <w:rsid w:val="3FFD906E"/>
    <w:rsid w:val="3FFDF03D"/>
    <w:rsid w:val="3FFF90F6"/>
    <w:rsid w:val="41C9EBF4"/>
    <w:rsid w:val="43AE2E61"/>
    <w:rsid w:val="45F77BD9"/>
    <w:rsid w:val="461769E9"/>
    <w:rsid w:val="4B1F46D5"/>
    <w:rsid w:val="4CF3CE29"/>
    <w:rsid w:val="4D2B3379"/>
    <w:rsid w:val="4DC243B5"/>
    <w:rsid w:val="4E3D6CB5"/>
    <w:rsid w:val="4E592053"/>
    <w:rsid w:val="4FB16FBA"/>
    <w:rsid w:val="4FB31DE2"/>
    <w:rsid w:val="4FEBA54C"/>
    <w:rsid w:val="4FF7BADE"/>
    <w:rsid w:val="4FFF1606"/>
    <w:rsid w:val="5336F198"/>
    <w:rsid w:val="53EB0739"/>
    <w:rsid w:val="563E7037"/>
    <w:rsid w:val="56FDA5EF"/>
    <w:rsid w:val="57DDD70F"/>
    <w:rsid w:val="57F9EC17"/>
    <w:rsid w:val="57FF7598"/>
    <w:rsid w:val="5A7ACA21"/>
    <w:rsid w:val="5AD55A43"/>
    <w:rsid w:val="5AFBE1A9"/>
    <w:rsid w:val="5BEF6EA6"/>
    <w:rsid w:val="5BFC0579"/>
    <w:rsid w:val="5BFFFD8C"/>
    <w:rsid w:val="5CBF4630"/>
    <w:rsid w:val="5CFB7EAC"/>
    <w:rsid w:val="5D5D87F9"/>
    <w:rsid w:val="5D70A317"/>
    <w:rsid w:val="5D761ADA"/>
    <w:rsid w:val="5DCE4C60"/>
    <w:rsid w:val="5DF66F1D"/>
    <w:rsid w:val="5DF78696"/>
    <w:rsid w:val="5DFB6659"/>
    <w:rsid w:val="5DFFDB4E"/>
    <w:rsid w:val="5E1BB82C"/>
    <w:rsid w:val="5EAB7BBA"/>
    <w:rsid w:val="5EDF6EE8"/>
    <w:rsid w:val="5EDF8C1F"/>
    <w:rsid w:val="5EDFFC59"/>
    <w:rsid w:val="5EF7454F"/>
    <w:rsid w:val="5EFE40FE"/>
    <w:rsid w:val="5F6F4372"/>
    <w:rsid w:val="5F70CD77"/>
    <w:rsid w:val="5F73ACAF"/>
    <w:rsid w:val="5F7BB660"/>
    <w:rsid w:val="5F7BDD66"/>
    <w:rsid w:val="5F9F7389"/>
    <w:rsid w:val="5FB3AF4E"/>
    <w:rsid w:val="5FCFDBE6"/>
    <w:rsid w:val="5FDD11D3"/>
    <w:rsid w:val="5FDE18A5"/>
    <w:rsid w:val="5FEA468B"/>
    <w:rsid w:val="5FF62AB9"/>
    <w:rsid w:val="5FFBB832"/>
    <w:rsid w:val="5FFCADD0"/>
    <w:rsid w:val="5FFD0340"/>
    <w:rsid w:val="5FFF0FC5"/>
    <w:rsid w:val="5FFF1772"/>
    <w:rsid w:val="5FFF58C2"/>
    <w:rsid w:val="5FFFDD4A"/>
    <w:rsid w:val="62FF61E5"/>
    <w:rsid w:val="6333DF6F"/>
    <w:rsid w:val="63F62459"/>
    <w:rsid w:val="64778263"/>
    <w:rsid w:val="677D079A"/>
    <w:rsid w:val="67B72E4F"/>
    <w:rsid w:val="67BF1DF6"/>
    <w:rsid w:val="68FFB86A"/>
    <w:rsid w:val="6B8B134E"/>
    <w:rsid w:val="6BAE436F"/>
    <w:rsid w:val="6BDB000F"/>
    <w:rsid w:val="6BDEAAA5"/>
    <w:rsid w:val="6BEF437E"/>
    <w:rsid w:val="6BFB5A16"/>
    <w:rsid w:val="6BFF1B9F"/>
    <w:rsid w:val="6BFFE6B7"/>
    <w:rsid w:val="6C7DB6FB"/>
    <w:rsid w:val="6D2B8208"/>
    <w:rsid w:val="6DB74796"/>
    <w:rsid w:val="6DEFC4A2"/>
    <w:rsid w:val="6DFB3ECD"/>
    <w:rsid w:val="6DFB959D"/>
    <w:rsid w:val="6E27A3D6"/>
    <w:rsid w:val="6E759E85"/>
    <w:rsid w:val="6EFCFFBF"/>
    <w:rsid w:val="6EFE5F59"/>
    <w:rsid w:val="6F571AFF"/>
    <w:rsid w:val="6F6739D5"/>
    <w:rsid w:val="6F9BF238"/>
    <w:rsid w:val="6FBFCB26"/>
    <w:rsid w:val="6FCF2612"/>
    <w:rsid w:val="6FDF4853"/>
    <w:rsid w:val="6FEE95EA"/>
    <w:rsid w:val="6FFB7A97"/>
    <w:rsid w:val="6FFBB188"/>
    <w:rsid w:val="6FFE456E"/>
    <w:rsid w:val="6FFF0D63"/>
    <w:rsid w:val="706F39E5"/>
    <w:rsid w:val="7326441F"/>
    <w:rsid w:val="73EFE1B6"/>
    <w:rsid w:val="73F7EA14"/>
    <w:rsid w:val="7495A4B7"/>
    <w:rsid w:val="74FFA25F"/>
    <w:rsid w:val="75BF2B21"/>
    <w:rsid w:val="75D26489"/>
    <w:rsid w:val="75DD423A"/>
    <w:rsid w:val="75E903F5"/>
    <w:rsid w:val="7674CBA3"/>
    <w:rsid w:val="76E5B21B"/>
    <w:rsid w:val="76FEE760"/>
    <w:rsid w:val="76FFAFA4"/>
    <w:rsid w:val="76FFB1CD"/>
    <w:rsid w:val="773FEF24"/>
    <w:rsid w:val="7797F6AA"/>
    <w:rsid w:val="779ECBAB"/>
    <w:rsid w:val="77AED3BA"/>
    <w:rsid w:val="77B31B9B"/>
    <w:rsid w:val="77B69C60"/>
    <w:rsid w:val="77D2B0F3"/>
    <w:rsid w:val="77D9018F"/>
    <w:rsid w:val="77F33731"/>
    <w:rsid w:val="77F71FD9"/>
    <w:rsid w:val="77F93E48"/>
    <w:rsid w:val="77FAB7E2"/>
    <w:rsid w:val="77FD1BEC"/>
    <w:rsid w:val="77FDA77C"/>
    <w:rsid w:val="77FFD16B"/>
    <w:rsid w:val="77FFD565"/>
    <w:rsid w:val="79FD9DEA"/>
    <w:rsid w:val="79FFDEAD"/>
    <w:rsid w:val="7A7E3CE2"/>
    <w:rsid w:val="7AE23E13"/>
    <w:rsid w:val="7AEE7C2A"/>
    <w:rsid w:val="7AEFA709"/>
    <w:rsid w:val="7B1E0986"/>
    <w:rsid w:val="7B57849C"/>
    <w:rsid w:val="7B65DBFB"/>
    <w:rsid w:val="7B6787F6"/>
    <w:rsid w:val="7B6E7A9B"/>
    <w:rsid w:val="7B7F2AC3"/>
    <w:rsid w:val="7B7F8741"/>
    <w:rsid w:val="7BBB0B33"/>
    <w:rsid w:val="7BBFF756"/>
    <w:rsid w:val="7BD748B1"/>
    <w:rsid w:val="7BD75799"/>
    <w:rsid w:val="7BDFC51A"/>
    <w:rsid w:val="7BEDEC64"/>
    <w:rsid w:val="7BEF4DD9"/>
    <w:rsid w:val="7BF149C8"/>
    <w:rsid w:val="7BF17915"/>
    <w:rsid w:val="7BF282A6"/>
    <w:rsid w:val="7BF557AA"/>
    <w:rsid w:val="7BF792BA"/>
    <w:rsid w:val="7C7C0512"/>
    <w:rsid w:val="7C7C0BDF"/>
    <w:rsid w:val="7C7DC7C9"/>
    <w:rsid w:val="7C9FC530"/>
    <w:rsid w:val="7CDE858A"/>
    <w:rsid w:val="7CDF27DC"/>
    <w:rsid w:val="7CF6FA52"/>
    <w:rsid w:val="7CFE0301"/>
    <w:rsid w:val="7CFF9894"/>
    <w:rsid w:val="7CFFDE48"/>
    <w:rsid w:val="7D6FCFDC"/>
    <w:rsid w:val="7D7C9AE5"/>
    <w:rsid w:val="7D7DA742"/>
    <w:rsid w:val="7D8955C6"/>
    <w:rsid w:val="7D8F2E62"/>
    <w:rsid w:val="7DBFDE89"/>
    <w:rsid w:val="7DD720DA"/>
    <w:rsid w:val="7DDD7CC0"/>
    <w:rsid w:val="7DEB7E98"/>
    <w:rsid w:val="7DECAF17"/>
    <w:rsid w:val="7DEFA846"/>
    <w:rsid w:val="7DFE1E0C"/>
    <w:rsid w:val="7E2E9F39"/>
    <w:rsid w:val="7E599A4C"/>
    <w:rsid w:val="7E7CC0AE"/>
    <w:rsid w:val="7E7F5652"/>
    <w:rsid w:val="7E97DDFA"/>
    <w:rsid w:val="7E9F333F"/>
    <w:rsid w:val="7E9FE822"/>
    <w:rsid w:val="7EBD990A"/>
    <w:rsid w:val="7ECFCF05"/>
    <w:rsid w:val="7EDF745C"/>
    <w:rsid w:val="7EE7DCC4"/>
    <w:rsid w:val="7EEF7927"/>
    <w:rsid w:val="7EF25AC5"/>
    <w:rsid w:val="7EF5B6B9"/>
    <w:rsid w:val="7EFEB695"/>
    <w:rsid w:val="7F1F42E9"/>
    <w:rsid w:val="7F1F501F"/>
    <w:rsid w:val="7F290870"/>
    <w:rsid w:val="7F2BE32F"/>
    <w:rsid w:val="7F2CAEC6"/>
    <w:rsid w:val="7F3E58AA"/>
    <w:rsid w:val="7F4F4E48"/>
    <w:rsid w:val="7F5B0F5E"/>
    <w:rsid w:val="7F5EAC2A"/>
    <w:rsid w:val="7F6C63F3"/>
    <w:rsid w:val="7F6E9E81"/>
    <w:rsid w:val="7F75D6BC"/>
    <w:rsid w:val="7F7FC26B"/>
    <w:rsid w:val="7F8F2CD0"/>
    <w:rsid w:val="7F9F68C9"/>
    <w:rsid w:val="7FB1B846"/>
    <w:rsid w:val="7FBB2DA3"/>
    <w:rsid w:val="7FBBA078"/>
    <w:rsid w:val="7FBC82BF"/>
    <w:rsid w:val="7FBED726"/>
    <w:rsid w:val="7FBF21D5"/>
    <w:rsid w:val="7FC7A488"/>
    <w:rsid w:val="7FD5F5BD"/>
    <w:rsid w:val="7FEA39A7"/>
    <w:rsid w:val="7FF003A0"/>
    <w:rsid w:val="7FF74617"/>
    <w:rsid w:val="7FF96433"/>
    <w:rsid w:val="7FFA1E50"/>
    <w:rsid w:val="7FFAFEED"/>
    <w:rsid w:val="7FFBF547"/>
    <w:rsid w:val="7FFDB57C"/>
    <w:rsid w:val="7FFDCA19"/>
    <w:rsid w:val="7FFE30F2"/>
    <w:rsid w:val="7FFE665C"/>
    <w:rsid w:val="7FFE7744"/>
    <w:rsid w:val="7FFFFC4D"/>
    <w:rsid w:val="8D77B1EE"/>
    <w:rsid w:val="8EF16884"/>
    <w:rsid w:val="934D0A2C"/>
    <w:rsid w:val="93FB8FA1"/>
    <w:rsid w:val="95F61F28"/>
    <w:rsid w:val="96EB67C8"/>
    <w:rsid w:val="9938105E"/>
    <w:rsid w:val="9AF68BD6"/>
    <w:rsid w:val="9AFF1EA2"/>
    <w:rsid w:val="9BD7F4A1"/>
    <w:rsid w:val="9D57A768"/>
    <w:rsid w:val="9EFFCE3A"/>
    <w:rsid w:val="9F759811"/>
    <w:rsid w:val="A4F75EAC"/>
    <w:rsid w:val="A7359ADF"/>
    <w:rsid w:val="A73EA677"/>
    <w:rsid w:val="ABDA0C49"/>
    <w:rsid w:val="ACEFFE94"/>
    <w:rsid w:val="ACFF48B9"/>
    <w:rsid w:val="AD4FFFAC"/>
    <w:rsid w:val="AE7F2ADF"/>
    <w:rsid w:val="AEA5F748"/>
    <w:rsid w:val="AEF8C439"/>
    <w:rsid w:val="AF7FDED5"/>
    <w:rsid w:val="AF8B600B"/>
    <w:rsid w:val="AFA53D61"/>
    <w:rsid w:val="AFB8AE10"/>
    <w:rsid w:val="AFEFB669"/>
    <w:rsid w:val="AFF7E96B"/>
    <w:rsid w:val="AFFE4254"/>
    <w:rsid w:val="AFFFBF66"/>
    <w:rsid w:val="B16F8C5F"/>
    <w:rsid w:val="B17D2DE7"/>
    <w:rsid w:val="B2BB3F30"/>
    <w:rsid w:val="B5DCD545"/>
    <w:rsid w:val="B63E7E25"/>
    <w:rsid w:val="B6DDFE1F"/>
    <w:rsid w:val="B7AEE4DE"/>
    <w:rsid w:val="B7DB4C0F"/>
    <w:rsid w:val="B9EFDF0C"/>
    <w:rsid w:val="BBAFF4F7"/>
    <w:rsid w:val="BBD42FF5"/>
    <w:rsid w:val="BBDA1D87"/>
    <w:rsid w:val="BC6BBF37"/>
    <w:rsid w:val="BC7BEF49"/>
    <w:rsid w:val="BCDFB8DC"/>
    <w:rsid w:val="BCF96182"/>
    <w:rsid w:val="BDED4317"/>
    <w:rsid w:val="BDFF1E14"/>
    <w:rsid w:val="BE5FE27D"/>
    <w:rsid w:val="BED779FC"/>
    <w:rsid w:val="BED7FB6D"/>
    <w:rsid w:val="BEFFDEE5"/>
    <w:rsid w:val="BF3E3E56"/>
    <w:rsid w:val="BF594607"/>
    <w:rsid w:val="BF9FE18C"/>
    <w:rsid w:val="BFB78EAF"/>
    <w:rsid w:val="BFBE927A"/>
    <w:rsid w:val="BFBF0175"/>
    <w:rsid w:val="BFC906EB"/>
    <w:rsid w:val="BFF102C4"/>
    <w:rsid w:val="BFF70B0A"/>
    <w:rsid w:val="BFFB2B60"/>
    <w:rsid w:val="BFFD9C1B"/>
    <w:rsid w:val="BFFDAFEC"/>
    <w:rsid w:val="BFFE678A"/>
    <w:rsid w:val="BFFFB303"/>
    <w:rsid w:val="C2FF6F6E"/>
    <w:rsid w:val="C4D5037C"/>
    <w:rsid w:val="C7BBE523"/>
    <w:rsid w:val="C8C6FD83"/>
    <w:rsid w:val="C97E5D70"/>
    <w:rsid w:val="CBD1C8DF"/>
    <w:rsid w:val="CDAF9C2B"/>
    <w:rsid w:val="CDF79DBF"/>
    <w:rsid w:val="CDFFD7FF"/>
    <w:rsid w:val="CEB698F4"/>
    <w:rsid w:val="CEB7D81D"/>
    <w:rsid w:val="CEFE079F"/>
    <w:rsid w:val="CFE38160"/>
    <w:rsid w:val="CFEF2E8B"/>
    <w:rsid w:val="CFFF4C7C"/>
    <w:rsid w:val="D27ABBB5"/>
    <w:rsid w:val="D2F7400F"/>
    <w:rsid w:val="D47FDE02"/>
    <w:rsid w:val="D5EFDA20"/>
    <w:rsid w:val="D5FFFD3C"/>
    <w:rsid w:val="D65F6DCC"/>
    <w:rsid w:val="D67F7639"/>
    <w:rsid w:val="D6B6073B"/>
    <w:rsid w:val="D6FF41BF"/>
    <w:rsid w:val="D77F0FA3"/>
    <w:rsid w:val="D7E62FD0"/>
    <w:rsid w:val="D7EF0410"/>
    <w:rsid w:val="D7F76DCD"/>
    <w:rsid w:val="DAED143D"/>
    <w:rsid w:val="DAFD4A96"/>
    <w:rsid w:val="DBEE4334"/>
    <w:rsid w:val="DBF7D4F3"/>
    <w:rsid w:val="DCAF867A"/>
    <w:rsid w:val="DCFF5DE6"/>
    <w:rsid w:val="DCFFFA53"/>
    <w:rsid w:val="DDB39BDD"/>
    <w:rsid w:val="DDDC5CDD"/>
    <w:rsid w:val="DDFBF265"/>
    <w:rsid w:val="DDFFC5AB"/>
    <w:rsid w:val="DDFFCBCC"/>
    <w:rsid w:val="DE6E2499"/>
    <w:rsid w:val="DE9389E4"/>
    <w:rsid w:val="DEB96010"/>
    <w:rsid w:val="DEBF211C"/>
    <w:rsid w:val="DEDB4A58"/>
    <w:rsid w:val="DEEFF35D"/>
    <w:rsid w:val="DEFD59E4"/>
    <w:rsid w:val="DF353A06"/>
    <w:rsid w:val="DF3E1183"/>
    <w:rsid w:val="DF3E74F1"/>
    <w:rsid w:val="DF5D2F49"/>
    <w:rsid w:val="DF7F97C4"/>
    <w:rsid w:val="DF7FE022"/>
    <w:rsid w:val="DF8D159C"/>
    <w:rsid w:val="DF9C3722"/>
    <w:rsid w:val="DFBFDD99"/>
    <w:rsid w:val="DFBFF0EA"/>
    <w:rsid w:val="DFCFD7A6"/>
    <w:rsid w:val="DFD74C8C"/>
    <w:rsid w:val="DFD7D89A"/>
    <w:rsid w:val="DFEFAEEF"/>
    <w:rsid w:val="DFF7752B"/>
    <w:rsid w:val="DFFA6836"/>
    <w:rsid w:val="DFFBBFD7"/>
    <w:rsid w:val="DFFDFE52"/>
    <w:rsid w:val="E3CFAF8B"/>
    <w:rsid w:val="E3FF528A"/>
    <w:rsid w:val="E6FBEFF5"/>
    <w:rsid w:val="E6FF25A2"/>
    <w:rsid w:val="E6FFE2EB"/>
    <w:rsid w:val="E77BD732"/>
    <w:rsid w:val="E7CDECBE"/>
    <w:rsid w:val="E7FD517D"/>
    <w:rsid w:val="E88B3DDA"/>
    <w:rsid w:val="E9B55615"/>
    <w:rsid w:val="E9FEEF00"/>
    <w:rsid w:val="EAF75869"/>
    <w:rsid w:val="EAFFACC1"/>
    <w:rsid w:val="EB1FEAB3"/>
    <w:rsid w:val="EB7D229A"/>
    <w:rsid w:val="EB7E9F33"/>
    <w:rsid w:val="ECB991CF"/>
    <w:rsid w:val="ED2B5F9B"/>
    <w:rsid w:val="ED457867"/>
    <w:rsid w:val="EDFEB72C"/>
    <w:rsid w:val="EE37CC2A"/>
    <w:rsid w:val="EE5792AE"/>
    <w:rsid w:val="EE7E1010"/>
    <w:rsid w:val="EEBB484D"/>
    <w:rsid w:val="EEBD07DE"/>
    <w:rsid w:val="EEEED36A"/>
    <w:rsid w:val="EEF106AD"/>
    <w:rsid w:val="EEF62C6A"/>
    <w:rsid w:val="EEF674D6"/>
    <w:rsid w:val="EEFE5236"/>
    <w:rsid w:val="EEFEC4A4"/>
    <w:rsid w:val="EEFFC205"/>
    <w:rsid w:val="EF4D4EA3"/>
    <w:rsid w:val="EF5D333F"/>
    <w:rsid w:val="EF7F0B09"/>
    <w:rsid w:val="EF9D6179"/>
    <w:rsid w:val="EFA72130"/>
    <w:rsid w:val="EFADA60A"/>
    <w:rsid w:val="EFAE87E8"/>
    <w:rsid w:val="EFB7A72A"/>
    <w:rsid w:val="EFD0BEA2"/>
    <w:rsid w:val="EFDF34D6"/>
    <w:rsid w:val="EFDF34ED"/>
    <w:rsid w:val="EFDF8BEA"/>
    <w:rsid w:val="EFECE3F4"/>
    <w:rsid w:val="EFFEA1E5"/>
    <w:rsid w:val="EFFFA916"/>
    <w:rsid w:val="EFFFED72"/>
    <w:rsid w:val="F1F54DC0"/>
    <w:rsid w:val="F2F169D0"/>
    <w:rsid w:val="F2FB017D"/>
    <w:rsid w:val="F31EAF91"/>
    <w:rsid w:val="F36F5932"/>
    <w:rsid w:val="F3930D63"/>
    <w:rsid w:val="F3DDC2D2"/>
    <w:rsid w:val="F3E3083B"/>
    <w:rsid w:val="F3EED5B7"/>
    <w:rsid w:val="F4F741A4"/>
    <w:rsid w:val="F4FFC750"/>
    <w:rsid w:val="F55880A7"/>
    <w:rsid w:val="F6DFA220"/>
    <w:rsid w:val="F6FF6F30"/>
    <w:rsid w:val="F72F8B18"/>
    <w:rsid w:val="F76FFF3F"/>
    <w:rsid w:val="F7B7FAE0"/>
    <w:rsid w:val="F7BF0395"/>
    <w:rsid w:val="F7DDD596"/>
    <w:rsid w:val="F7DE0CAF"/>
    <w:rsid w:val="F7DF0B31"/>
    <w:rsid w:val="F7E3B304"/>
    <w:rsid w:val="F7F9569B"/>
    <w:rsid w:val="F7FAE051"/>
    <w:rsid w:val="F7FD124A"/>
    <w:rsid w:val="F7FF4ECD"/>
    <w:rsid w:val="F7FF72FF"/>
    <w:rsid w:val="F85BCD8C"/>
    <w:rsid w:val="F99F1450"/>
    <w:rsid w:val="F9FAE667"/>
    <w:rsid w:val="F9FFB6BC"/>
    <w:rsid w:val="FAB599DE"/>
    <w:rsid w:val="FAD3DCA9"/>
    <w:rsid w:val="FAFDDA9E"/>
    <w:rsid w:val="FAFF8001"/>
    <w:rsid w:val="FB2A6849"/>
    <w:rsid w:val="FB55483D"/>
    <w:rsid w:val="FB6D41FE"/>
    <w:rsid w:val="FB71070F"/>
    <w:rsid w:val="FB730A82"/>
    <w:rsid w:val="FB73F758"/>
    <w:rsid w:val="FB7F5316"/>
    <w:rsid w:val="FB991C53"/>
    <w:rsid w:val="FBBB332D"/>
    <w:rsid w:val="FBDA6D39"/>
    <w:rsid w:val="FBDB578F"/>
    <w:rsid w:val="FBDC7D47"/>
    <w:rsid w:val="FBF5FCDA"/>
    <w:rsid w:val="FBF7D691"/>
    <w:rsid w:val="FBFD2D9E"/>
    <w:rsid w:val="FBFD408B"/>
    <w:rsid w:val="FBFDC309"/>
    <w:rsid w:val="FC335D1C"/>
    <w:rsid w:val="FCBF46F6"/>
    <w:rsid w:val="FCC79C1E"/>
    <w:rsid w:val="FCF7DC52"/>
    <w:rsid w:val="FD1EA3C1"/>
    <w:rsid w:val="FD372117"/>
    <w:rsid w:val="FD4F3536"/>
    <w:rsid w:val="FD5E67EC"/>
    <w:rsid w:val="FD9D2CF1"/>
    <w:rsid w:val="FDBD262B"/>
    <w:rsid w:val="FDBDCFAA"/>
    <w:rsid w:val="FDE30B10"/>
    <w:rsid w:val="FDE3A377"/>
    <w:rsid w:val="FDEC5BD2"/>
    <w:rsid w:val="FDEDAE0C"/>
    <w:rsid w:val="FDEF8F47"/>
    <w:rsid w:val="FDFDD2A2"/>
    <w:rsid w:val="FDFFA44C"/>
    <w:rsid w:val="FE3B5AFD"/>
    <w:rsid w:val="FE471C11"/>
    <w:rsid w:val="FE6C53D1"/>
    <w:rsid w:val="FEB7AC31"/>
    <w:rsid w:val="FEBB948D"/>
    <w:rsid w:val="FEDA5139"/>
    <w:rsid w:val="FEDFF1F8"/>
    <w:rsid w:val="FEF5AFE7"/>
    <w:rsid w:val="FEFFD269"/>
    <w:rsid w:val="FF199531"/>
    <w:rsid w:val="FF37B447"/>
    <w:rsid w:val="FF3E2EE2"/>
    <w:rsid w:val="FF4F0613"/>
    <w:rsid w:val="FF5A1AA7"/>
    <w:rsid w:val="FF6E0EA5"/>
    <w:rsid w:val="FF73151C"/>
    <w:rsid w:val="FF77A011"/>
    <w:rsid w:val="FF7F1DA0"/>
    <w:rsid w:val="FF7F4C69"/>
    <w:rsid w:val="FF86BE80"/>
    <w:rsid w:val="FFA674FA"/>
    <w:rsid w:val="FFA6BCE5"/>
    <w:rsid w:val="FFBD2632"/>
    <w:rsid w:val="FFBF3EFF"/>
    <w:rsid w:val="FFBF4172"/>
    <w:rsid w:val="FFBF4E04"/>
    <w:rsid w:val="FFCF85B4"/>
    <w:rsid w:val="FFD59A90"/>
    <w:rsid w:val="FFD88D2A"/>
    <w:rsid w:val="FFDFB0BE"/>
    <w:rsid w:val="FFE71919"/>
    <w:rsid w:val="FFEEB5C5"/>
    <w:rsid w:val="FFEEDB04"/>
    <w:rsid w:val="FFEF2FFE"/>
    <w:rsid w:val="FFEFE69B"/>
    <w:rsid w:val="FFF3AB46"/>
    <w:rsid w:val="FFF73B82"/>
    <w:rsid w:val="FFF78F4F"/>
    <w:rsid w:val="FFF7BCCA"/>
    <w:rsid w:val="FFFC8AD0"/>
    <w:rsid w:val="FFFC95F8"/>
    <w:rsid w:val="FFFD561A"/>
    <w:rsid w:val="FFFD5A88"/>
    <w:rsid w:val="FFFF0538"/>
    <w:rsid w:val="FFFF540B"/>
    <w:rsid w:val="FFFF9780"/>
    <w:rsid w:val="FFFFB82C"/>
    <w:rsid w:val="FFFFD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annotation text"/>
    <w:basedOn w:val="1"/>
    <w:link w:val="15"/>
    <w:unhideWhenUsed/>
    <w:uiPriority w:val="99"/>
    <w:pPr>
      <w:jc w:val="left"/>
    </w:pPr>
  </w:style>
  <w:style w:type="paragraph" w:styleId="4">
    <w:name w:val="Balloon Text"/>
    <w:basedOn w:val="1"/>
    <w:link w:val="17"/>
    <w:semiHidden/>
    <w:unhideWhenUsed/>
    <w:uiPriority w:val="99"/>
    <w:rPr>
      <w:sz w:val="18"/>
      <w:szCs w:val="18"/>
    </w:rPr>
  </w:style>
  <w:style w:type="paragraph" w:styleId="5">
    <w:name w:val="footer"/>
    <w:basedOn w:val="1"/>
    <w:link w:val="20"/>
    <w:unhideWhenUsed/>
    <w:uiPriority w:val="99"/>
    <w:pPr>
      <w:tabs>
        <w:tab w:val="center" w:pos="4153"/>
        <w:tab w:val="right" w:pos="8306"/>
      </w:tabs>
      <w:snapToGrid w:val="0"/>
      <w:jc w:val="left"/>
    </w:pPr>
    <w:rPr>
      <w:sz w:val="18"/>
      <w:szCs w:val="18"/>
    </w:rPr>
  </w:style>
  <w:style w:type="paragraph" w:styleId="6">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semiHidden/>
    <w:unhideWhenUsed/>
    <w:qFormat/>
    <w:uiPriority w:val="99"/>
    <w:rPr>
      <w:b/>
      <w:bCs/>
    </w:rPr>
  </w:style>
  <w:style w:type="table" w:styleId="9">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uiPriority w:val="99"/>
    <w:rPr>
      <w:color w:val="0563C1" w:themeColor="hyperlink"/>
      <w:u w:val="single"/>
      <w14:textFill>
        <w14:solidFill>
          <w14:schemeClr w14:val="hlink"/>
        </w14:solidFill>
      </w14:textFill>
    </w:rPr>
  </w:style>
  <w:style w:type="character" w:styleId="12">
    <w:name w:val="annotation reference"/>
    <w:basedOn w:val="10"/>
    <w:semiHidden/>
    <w:unhideWhenUsed/>
    <w:uiPriority w:val="99"/>
    <w:rPr>
      <w:sz w:val="21"/>
      <w:szCs w:val="21"/>
    </w:rPr>
  </w:style>
  <w:style w:type="character" w:styleId="13">
    <w:name w:val="Placeholder Text"/>
    <w:basedOn w:val="10"/>
    <w:semiHidden/>
    <w:qFormat/>
    <w:uiPriority w:val="99"/>
    <w:rPr>
      <w:color w:val="808080"/>
    </w:rPr>
  </w:style>
  <w:style w:type="paragraph" w:customStyle="1" w:styleId="14">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15">
    <w:name w:val="批注文字 字符"/>
    <w:basedOn w:val="10"/>
    <w:link w:val="3"/>
    <w:qFormat/>
    <w:uiPriority w:val="99"/>
    <w:rPr>
      <w:rFonts w:asciiTheme="minorHAnsi" w:hAnsiTheme="minorHAnsi" w:eastAsiaTheme="minorEastAsia" w:cstheme="minorBidi"/>
      <w:kern w:val="2"/>
      <w:sz w:val="21"/>
      <w:szCs w:val="22"/>
    </w:rPr>
  </w:style>
  <w:style w:type="character" w:customStyle="1" w:styleId="16">
    <w:name w:val="批注主题 字符"/>
    <w:basedOn w:val="15"/>
    <w:link w:val="7"/>
    <w:semiHidden/>
    <w:qFormat/>
    <w:uiPriority w:val="99"/>
    <w:rPr>
      <w:rFonts w:asciiTheme="minorHAnsi" w:hAnsiTheme="minorHAnsi" w:eastAsiaTheme="minorEastAsia" w:cstheme="minorBidi"/>
      <w:b/>
      <w:bCs/>
      <w:kern w:val="2"/>
      <w:sz w:val="21"/>
      <w:szCs w:val="22"/>
    </w:rPr>
  </w:style>
  <w:style w:type="character" w:customStyle="1" w:styleId="17">
    <w:name w:val="批注框文本 字符"/>
    <w:basedOn w:val="10"/>
    <w:link w:val="4"/>
    <w:semiHidden/>
    <w:uiPriority w:val="99"/>
    <w:rPr>
      <w:rFonts w:asciiTheme="minorHAnsi" w:hAnsiTheme="minorHAnsi" w:eastAsiaTheme="minorEastAsia" w:cstheme="minorBidi"/>
      <w:kern w:val="2"/>
      <w:sz w:val="18"/>
      <w:szCs w:val="18"/>
    </w:rPr>
  </w:style>
  <w:style w:type="character" w:customStyle="1" w:styleId="18">
    <w:name w:val="未处理的提及1"/>
    <w:basedOn w:val="10"/>
    <w:semiHidden/>
    <w:unhideWhenUsed/>
    <w:qFormat/>
    <w:uiPriority w:val="99"/>
    <w:rPr>
      <w:color w:val="605E5C"/>
      <w:shd w:val="clear" w:color="auto" w:fill="E1DFDD"/>
    </w:rPr>
  </w:style>
  <w:style w:type="character" w:customStyle="1" w:styleId="19">
    <w:name w:val="页眉 字符"/>
    <w:basedOn w:val="10"/>
    <w:link w:val="6"/>
    <w:uiPriority w:val="99"/>
    <w:rPr>
      <w:rFonts w:asciiTheme="minorHAnsi" w:hAnsiTheme="minorHAnsi" w:eastAsiaTheme="minorEastAsia" w:cstheme="minorBidi"/>
      <w:kern w:val="2"/>
      <w:sz w:val="18"/>
      <w:szCs w:val="18"/>
    </w:rPr>
  </w:style>
  <w:style w:type="character" w:customStyle="1" w:styleId="20">
    <w:name w:val="页脚 字符"/>
    <w:basedOn w:val="10"/>
    <w:link w:val="5"/>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1329</Words>
  <Characters>7580</Characters>
  <Lines>63</Lines>
  <Paragraphs>17</Paragraphs>
  <TotalTime>0</TotalTime>
  <ScaleCrop>false</ScaleCrop>
  <LinksUpToDate>false</LinksUpToDate>
  <CharactersWithSpaces>8892</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2026-03-30T18:18:00Z</dcterms:created>
  <dc:creator>USTC</dc:creator>
  <cp:lastModifiedBy>WPS_1700618618</cp:lastModifiedBy>
  <dcterms:modified xsi:type="dcterms:W3CDTF">2026-03-31T15:26:12Z</dcterms:modified>
  <cp:revision>220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BFABD571C8794A0690A3EF5CFA8885C5_13</vt:lpwstr>
  </property>
</Properties>
</file>