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76E5A2" w14:textId="77777777" w:rsidR="004A642B" w:rsidRDefault="00400F25">
      <w:pPr>
        <w:spacing w:afterLines="50" w:after="156"/>
        <w:rPr>
          <w:rFonts w:ascii="Times New Roman" w:hAnsi="Times New Roman" w:cs="Times New Roman"/>
          <w:color w:val="C00000"/>
        </w:rPr>
      </w:pPr>
      <w:bookmarkStart w:id="0" w:name="_GoBack"/>
      <w:bookmarkEnd w:id="0"/>
      <w:r>
        <w:rPr>
          <w:rFonts w:ascii="Times New Roman" w:hAnsi="Times New Roman" w:cs="Times New Roman"/>
          <w:color w:val="C00000"/>
        </w:rPr>
        <w:t>#R1</w:t>
      </w:r>
    </w:p>
    <w:p w14:paraId="1B54640D" w14:textId="77777777" w:rsidR="004A642B" w:rsidRDefault="00400F25">
      <w:pPr>
        <w:spacing w:afterLines="50" w:after="156"/>
        <w:rPr>
          <w:rFonts w:ascii="Times New Roman" w:hAnsi="Times New Roman" w:cs="Times New Roman"/>
        </w:rPr>
      </w:pPr>
      <w:r w:rsidRPr="007D7D04">
        <w:rPr>
          <w:rFonts w:ascii="Times New Roman" w:hAnsi="Times New Roman" w:cs="Times New Roman"/>
          <w:b/>
        </w:rPr>
        <w:t xml:space="preserve">Q1: </w:t>
      </w:r>
      <w:r>
        <w:rPr>
          <w:rFonts w:ascii="Times New Roman" w:hAnsi="Times New Roman" w:cs="Times New Roman"/>
        </w:rPr>
        <w:t>If the argument against vapor cell includes mm-thick walls for limiting short-range interactions below 100 um, I am not understanding how cold-atom comagnetometers over come this range in part by not having ‘cell walls’---isn’t the cold-atom comagnetometer contained within a vacuum chamber?</w:t>
      </w:r>
    </w:p>
    <w:p w14:paraId="0F8F054B" w14:textId="77777777" w:rsidR="005426F6" w:rsidRDefault="00400F25">
      <w:pPr>
        <w:spacing w:afterLines="50" w:after="156"/>
        <w:rPr>
          <w:ins w:id="1" w:author="唐延宇" w:date="2026-04-05T21:30:00Z"/>
          <w:rFonts w:ascii="Times New Roman" w:eastAsia="华文宋体" w:hAnsi="Times New Roman" w:cs="Times New Roman"/>
        </w:rPr>
      </w:pPr>
      <w:r w:rsidRPr="007D7D04">
        <w:rPr>
          <w:rFonts w:ascii="Times New Roman" w:hAnsi="Times New Roman" w:cs="Times New Roman"/>
          <w:b/>
        </w:rPr>
        <w:t>A</w:t>
      </w:r>
      <w:r w:rsidR="007D7D04" w:rsidRPr="007D7D04">
        <w:rPr>
          <w:rFonts w:ascii="Times New Roman" w:hAnsi="Times New Roman" w:cs="Times New Roman"/>
          <w:b/>
        </w:rPr>
        <w:t>nswer</w:t>
      </w:r>
      <w:r w:rsidRPr="007D7D04">
        <w:rPr>
          <w:rFonts w:ascii="Times New Roman" w:hAnsi="Times New Roman" w:cs="Times New Roman"/>
          <w:b/>
        </w:rPr>
        <w:t>:</w:t>
      </w:r>
      <w:r w:rsidRPr="007D7D04">
        <w:rPr>
          <w:rFonts w:ascii="Times New Roman" w:eastAsia="华文宋体" w:hAnsi="Times New Roman" w:cs="Times New Roman"/>
          <w:b/>
        </w:rPr>
        <w:t xml:space="preserve"> </w:t>
      </w:r>
      <w:del w:id="2" w:author="berks" w:date="2026-04-04T16:13:00Z">
        <w:r w:rsidR="00296D59" w:rsidRPr="00296D59" w:rsidDel="00A95E24">
          <w:rPr>
            <w:rFonts w:ascii="Times New Roman" w:eastAsia="华文宋体" w:hAnsi="Times New Roman" w:cs="Times New Roman"/>
          </w:rPr>
          <w:delText>For the detection of</w:delText>
        </w:r>
      </w:del>
      <w:ins w:id="3" w:author="berks" w:date="2026-04-04T16:13:00Z">
        <w:r w:rsidR="00A95E24">
          <w:rPr>
            <w:rFonts w:ascii="Times New Roman" w:eastAsia="华文宋体" w:hAnsi="Times New Roman" w:cs="Times New Roman"/>
          </w:rPr>
          <w:t>In search</w:t>
        </w:r>
      </w:ins>
      <w:r w:rsidR="003847B2">
        <w:rPr>
          <w:rFonts w:ascii="Times New Roman" w:eastAsia="华文宋体" w:hAnsi="Times New Roman" w:cs="Times New Roman"/>
        </w:rPr>
        <w:t>es</w:t>
      </w:r>
      <w:ins w:id="4" w:author="berks" w:date="2026-04-04T16:13:00Z">
        <w:r w:rsidR="00A95E24">
          <w:rPr>
            <w:rFonts w:ascii="Times New Roman" w:eastAsia="华文宋体" w:hAnsi="Times New Roman" w:cs="Times New Roman"/>
          </w:rPr>
          <w:t xml:space="preserve"> for</w:t>
        </w:r>
      </w:ins>
      <w:r w:rsidR="00296D59" w:rsidRPr="00296D59">
        <w:rPr>
          <w:rFonts w:ascii="Times New Roman" w:eastAsia="华文宋体" w:hAnsi="Times New Roman" w:cs="Times New Roman"/>
        </w:rPr>
        <w:t xml:space="preserve"> short-range interactions, </w:t>
      </w:r>
      <w:del w:id="5" w:author="berks" w:date="2026-04-04T16:13:00Z">
        <w:r w:rsidR="00296D59" w:rsidRPr="00296D59" w:rsidDel="00A95E24">
          <w:rPr>
            <w:rFonts w:ascii="Times New Roman" w:eastAsia="华文宋体" w:hAnsi="Times New Roman" w:cs="Times New Roman"/>
          </w:rPr>
          <w:delText xml:space="preserve">it is necessary to vary </w:delText>
        </w:r>
      </w:del>
      <w:r w:rsidR="00296D59" w:rsidRPr="00296D59">
        <w:rPr>
          <w:rFonts w:ascii="Times New Roman" w:eastAsia="华文宋体" w:hAnsi="Times New Roman" w:cs="Times New Roman"/>
        </w:rPr>
        <w:t xml:space="preserve">the distance between </w:t>
      </w:r>
      <w:del w:id="6" w:author="berks" w:date="2026-04-04T16:13:00Z">
        <w:r w:rsidR="00296D59" w:rsidRPr="00296D59" w:rsidDel="00A95E24">
          <w:rPr>
            <w:rFonts w:ascii="Times New Roman" w:eastAsia="华文宋体" w:hAnsi="Times New Roman" w:cs="Times New Roman"/>
          </w:rPr>
          <w:delText xml:space="preserve">the </w:delText>
        </w:r>
      </w:del>
      <w:r w:rsidR="003847B2">
        <w:rPr>
          <w:rFonts w:ascii="Times New Roman" w:eastAsia="华文宋体" w:hAnsi="Times New Roman" w:cs="Times New Roman"/>
        </w:rPr>
        <w:t>the</w:t>
      </w:r>
      <w:ins w:id="7" w:author="berks" w:date="2026-04-04T16:13:00Z">
        <w:r w:rsidR="00A95E24" w:rsidRPr="00296D59">
          <w:rPr>
            <w:rFonts w:ascii="Times New Roman" w:eastAsia="华文宋体" w:hAnsi="Times New Roman" w:cs="Times New Roman"/>
          </w:rPr>
          <w:t xml:space="preserve"> </w:t>
        </w:r>
      </w:ins>
      <w:r w:rsidR="00296D59" w:rsidRPr="00296D59">
        <w:rPr>
          <w:rFonts w:ascii="Times New Roman" w:eastAsia="华文宋体" w:hAnsi="Times New Roman" w:cs="Times New Roman"/>
        </w:rPr>
        <w:t xml:space="preserve">test mass and </w:t>
      </w:r>
      <w:r w:rsidR="003847B2">
        <w:rPr>
          <w:rFonts w:ascii="Times New Roman" w:eastAsia="华文宋体" w:hAnsi="Times New Roman" w:cs="Times New Roman"/>
        </w:rPr>
        <w:t xml:space="preserve">the </w:t>
      </w:r>
      <w:del w:id="8" w:author="berks" w:date="2026-04-04T16:14:00Z">
        <w:r w:rsidR="00296D59" w:rsidRPr="00296D59" w:rsidDel="00A95E24">
          <w:rPr>
            <w:rFonts w:ascii="Times New Roman" w:eastAsia="华文宋体" w:hAnsi="Times New Roman" w:cs="Times New Roman"/>
          </w:rPr>
          <w:delText xml:space="preserve">the </w:delText>
        </w:r>
      </w:del>
      <w:ins w:id="9" w:author="berks" w:date="2026-04-04T16:14:00Z">
        <w:r w:rsidR="00A95E24">
          <w:rPr>
            <w:rFonts w:ascii="Times New Roman" w:eastAsia="华文宋体" w:hAnsi="Times New Roman" w:cs="Times New Roman"/>
          </w:rPr>
          <w:t>sensing</w:t>
        </w:r>
        <w:r w:rsidR="00A95E24" w:rsidRPr="00296D59">
          <w:rPr>
            <w:rFonts w:ascii="Times New Roman" w:eastAsia="华文宋体" w:hAnsi="Times New Roman" w:cs="Times New Roman"/>
          </w:rPr>
          <w:t xml:space="preserve"> </w:t>
        </w:r>
      </w:ins>
      <w:r w:rsidR="00296D59" w:rsidRPr="00296D59">
        <w:rPr>
          <w:rFonts w:ascii="Times New Roman" w:eastAsia="华文宋体" w:hAnsi="Times New Roman" w:cs="Times New Roman"/>
        </w:rPr>
        <w:t>atoms</w:t>
      </w:r>
      <w:ins w:id="10" w:author="berks" w:date="2026-04-04T16:14:00Z">
        <w:r w:rsidR="00A95E24">
          <w:rPr>
            <w:rFonts w:ascii="Times New Roman" w:eastAsia="华文宋体" w:hAnsi="Times New Roman" w:cs="Times New Roman"/>
          </w:rPr>
          <w:t xml:space="preserve"> </w:t>
        </w:r>
      </w:ins>
      <w:r w:rsidR="003847B2">
        <w:rPr>
          <w:rFonts w:ascii="Times New Roman" w:eastAsia="华文宋体" w:hAnsi="Times New Roman" w:cs="Times New Roman"/>
        </w:rPr>
        <w:t>must</w:t>
      </w:r>
      <w:ins w:id="11" w:author="berks" w:date="2026-04-04T16:14:00Z">
        <w:r w:rsidR="00A95E24">
          <w:rPr>
            <w:rFonts w:ascii="Times New Roman" w:eastAsia="华文宋体" w:hAnsi="Times New Roman" w:cs="Times New Roman"/>
          </w:rPr>
          <w:t xml:space="preserve"> be </w:t>
        </w:r>
      </w:ins>
      <w:ins w:id="12" w:author="berks" w:date="2026-04-04T16:18:00Z">
        <w:r w:rsidR="00A95E24">
          <w:rPr>
            <w:rFonts w:ascii="Times New Roman" w:eastAsia="华文宋体" w:hAnsi="Times New Roman" w:cs="Times New Roman"/>
          </w:rPr>
          <w:t>modulated</w:t>
        </w:r>
      </w:ins>
      <w:r w:rsidR="00296D59" w:rsidRPr="00296D59">
        <w:rPr>
          <w:rFonts w:ascii="Times New Roman" w:eastAsia="华文宋体" w:hAnsi="Times New Roman" w:cs="Times New Roman"/>
        </w:rPr>
        <w:t xml:space="preserve">. In </w:t>
      </w:r>
      <w:del w:id="13" w:author="berks" w:date="2026-04-04T16:16:00Z">
        <w:r w:rsidR="00296D59" w:rsidRPr="00296D59" w:rsidDel="00A95E24">
          <w:rPr>
            <w:rFonts w:ascii="Times New Roman" w:eastAsia="华文宋体" w:hAnsi="Times New Roman" w:cs="Times New Roman"/>
          </w:rPr>
          <w:delText>a thermal atom system</w:delText>
        </w:r>
      </w:del>
      <w:ins w:id="14" w:author="berks" w:date="2026-04-04T16:16:00Z">
        <w:r w:rsidR="00A95E24">
          <w:rPr>
            <w:rFonts w:ascii="Times New Roman" w:eastAsia="华文宋体" w:hAnsi="Times New Roman" w:cs="Times New Roman"/>
          </w:rPr>
          <w:t>the vapor</w:t>
        </w:r>
      </w:ins>
      <w:r w:rsidR="003847B2">
        <w:rPr>
          <w:rFonts w:ascii="Times New Roman" w:eastAsia="华文宋体" w:hAnsi="Times New Roman" w:cs="Times New Roman"/>
        </w:rPr>
        <w:t>-</w:t>
      </w:r>
      <w:ins w:id="15" w:author="berks" w:date="2026-04-04T16:16:00Z">
        <w:r w:rsidR="00A95E24">
          <w:rPr>
            <w:rFonts w:ascii="Times New Roman" w:eastAsia="华文宋体" w:hAnsi="Times New Roman" w:cs="Times New Roman"/>
          </w:rPr>
          <w:t>cell approach</w:t>
        </w:r>
      </w:ins>
      <w:r w:rsidR="00296D59" w:rsidRPr="00296D59">
        <w:rPr>
          <w:rFonts w:ascii="Times New Roman" w:eastAsia="华文宋体" w:hAnsi="Times New Roman" w:cs="Times New Roman"/>
        </w:rPr>
        <w:t xml:space="preserve">, </w:t>
      </w:r>
      <w:ins w:id="16" w:author="berks" w:date="2026-04-04T16:16:00Z">
        <w:r w:rsidR="00A95E24">
          <w:rPr>
            <w:rFonts w:ascii="Times New Roman" w:eastAsia="华文宋体" w:hAnsi="Times New Roman" w:cs="Times New Roman"/>
          </w:rPr>
          <w:t xml:space="preserve">in order to vary the distance, </w:t>
        </w:r>
      </w:ins>
      <w:r w:rsidR="00296D59" w:rsidRPr="00296D59">
        <w:rPr>
          <w:rFonts w:ascii="Times New Roman" w:eastAsia="华文宋体" w:hAnsi="Times New Roman" w:cs="Times New Roman"/>
        </w:rPr>
        <w:t xml:space="preserve">the test mass is placed outside the </w:t>
      </w:r>
      <w:del w:id="17" w:author="berks" w:date="2026-04-04T16:18:00Z">
        <w:r w:rsidR="00296D59" w:rsidRPr="00296D59" w:rsidDel="00A95E24">
          <w:rPr>
            <w:rFonts w:ascii="Times New Roman" w:eastAsia="华文宋体" w:hAnsi="Times New Roman" w:cs="Times New Roman"/>
          </w:rPr>
          <w:delText xml:space="preserve">vapor </w:delText>
        </w:r>
      </w:del>
      <w:r w:rsidR="00296D59" w:rsidRPr="00296D59">
        <w:rPr>
          <w:rFonts w:ascii="Times New Roman" w:eastAsia="华文宋体" w:hAnsi="Times New Roman" w:cs="Times New Roman"/>
        </w:rPr>
        <w:t xml:space="preserve">cell </w:t>
      </w:r>
      <w:r w:rsidR="003847B2">
        <w:rPr>
          <w:rFonts w:ascii="Times New Roman" w:eastAsia="华文宋体" w:hAnsi="Times New Roman" w:cs="Times New Roman"/>
        </w:rPr>
        <w:t>rather than</w:t>
      </w:r>
      <w:ins w:id="18" w:author="berks" w:date="2026-04-04T16:19:00Z">
        <w:r w:rsidR="00A95E24">
          <w:rPr>
            <w:rFonts w:ascii="Times New Roman" w:eastAsia="华文宋体" w:hAnsi="Times New Roman" w:cs="Times New Roman"/>
          </w:rPr>
          <w:t xml:space="preserve"> being immersed in the </w:t>
        </w:r>
      </w:ins>
      <w:r w:rsidR="003847B2">
        <w:rPr>
          <w:rFonts w:ascii="Times New Roman" w:eastAsia="华文宋体" w:hAnsi="Times New Roman" w:cs="Times New Roman"/>
        </w:rPr>
        <w:t>atomic vapor</w:t>
      </w:r>
      <w:del w:id="19" w:author="berks" w:date="2026-04-04T16:19:00Z">
        <w:r w:rsidR="00296D59" w:rsidRPr="00296D59" w:rsidDel="00A95E24">
          <w:rPr>
            <w:rFonts w:ascii="Times New Roman" w:eastAsia="华文宋体" w:hAnsi="Times New Roman" w:cs="Times New Roman"/>
          </w:rPr>
          <w:delText>to change the separation,</w:delText>
        </w:r>
      </w:del>
      <w:ins w:id="20" w:author="berks" w:date="2026-04-04T16:19:00Z">
        <w:r w:rsidR="00A95E24">
          <w:rPr>
            <w:rFonts w:ascii="Times New Roman" w:eastAsia="华文宋体" w:hAnsi="Times New Roman" w:cs="Times New Roman"/>
          </w:rPr>
          <w:t>.</w:t>
        </w:r>
      </w:ins>
      <w:r w:rsidR="00296D59" w:rsidRPr="00296D59">
        <w:rPr>
          <w:rFonts w:ascii="Times New Roman" w:eastAsia="华文宋体" w:hAnsi="Times New Roman" w:cs="Times New Roman"/>
        </w:rPr>
        <w:t xml:space="preserve"> </w:t>
      </w:r>
      <w:r w:rsidR="003847B2">
        <w:rPr>
          <w:rFonts w:ascii="Times New Roman" w:eastAsia="华文宋体" w:hAnsi="Times New Roman" w:cs="Times New Roman"/>
        </w:rPr>
        <w:t>Consequently</w:t>
      </w:r>
      <w:ins w:id="21" w:author="berks" w:date="2026-04-04T16:19:00Z">
        <w:r w:rsidR="00A95E24">
          <w:rPr>
            <w:rFonts w:ascii="Times New Roman" w:eastAsia="华文宋体" w:hAnsi="Times New Roman" w:cs="Times New Roman"/>
          </w:rPr>
          <w:t xml:space="preserve">, </w:t>
        </w:r>
      </w:ins>
      <w:del w:id="22" w:author="berks" w:date="2026-04-04T16:19:00Z">
        <w:r w:rsidR="00296D59" w:rsidRPr="00296D59" w:rsidDel="00A95E24">
          <w:rPr>
            <w:rFonts w:ascii="Times New Roman" w:eastAsia="华文宋体" w:hAnsi="Times New Roman" w:cs="Times New Roman"/>
          </w:rPr>
          <w:delText xml:space="preserve">so </w:delText>
        </w:r>
      </w:del>
      <w:r w:rsidR="00296D59" w:rsidRPr="00296D59">
        <w:rPr>
          <w:rFonts w:ascii="Times New Roman" w:eastAsia="华文宋体" w:hAnsi="Times New Roman" w:cs="Times New Roman"/>
        </w:rPr>
        <w:t xml:space="preserve">the minimum </w:t>
      </w:r>
      <w:r w:rsidR="003847B2">
        <w:rPr>
          <w:rFonts w:ascii="Times New Roman" w:eastAsia="华文宋体" w:hAnsi="Times New Roman" w:cs="Times New Roman"/>
        </w:rPr>
        <w:t xml:space="preserve">achievable </w:t>
      </w:r>
      <w:r w:rsidR="00296D59" w:rsidRPr="00296D59">
        <w:rPr>
          <w:rFonts w:ascii="Times New Roman" w:eastAsia="华文宋体" w:hAnsi="Times New Roman" w:cs="Times New Roman"/>
        </w:rPr>
        <w:t xml:space="preserve">distance is limited by the cell wall thickness, typically on the millimeter scale. </w:t>
      </w:r>
      <w:r w:rsidR="003847B2">
        <w:rPr>
          <w:rFonts w:ascii="Times New Roman" w:eastAsia="华文宋体" w:hAnsi="Times New Roman" w:cs="Times New Roman"/>
        </w:rPr>
        <w:t>By</w:t>
      </w:r>
      <w:r w:rsidR="00296D59" w:rsidRPr="00296D59">
        <w:rPr>
          <w:rFonts w:ascii="Times New Roman" w:eastAsia="华文宋体" w:hAnsi="Times New Roman" w:cs="Times New Roman"/>
        </w:rPr>
        <w:t xml:space="preserve"> contrast, in </w:t>
      </w:r>
      <w:del w:id="23" w:author="berks" w:date="2026-04-04T16:19:00Z">
        <w:r w:rsidR="00296D59" w:rsidRPr="00296D59" w:rsidDel="00A95E24">
          <w:rPr>
            <w:rFonts w:ascii="Times New Roman" w:eastAsia="华文宋体" w:hAnsi="Times New Roman" w:cs="Times New Roman"/>
          </w:rPr>
          <w:delText xml:space="preserve">a </w:delText>
        </w:r>
      </w:del>
      <w:ins w:id="24" w:author="berks" w:date="2026-04-04T16:19:00Z">
        <w:r w:rsidR="00A95E24">
          <w:rPr>
            <w:rFonts w:ascii="Times New Roman" w:eastAsia="华文宋体" w:hAnsi="Times New Roman" w:cs="Times New Roman"/>
          </w:rPr>
          <w:t>the</w:t>
        </w:r>
        <w:r w:rsidR="00A95E24" w:rsidRPr="00296D59">
          <w:rPr>
            <w:rFonts w:ascii="Times New Roman" w:eastAsia="华文宋体" w:hAnsi="Times New Roman" w:cs="Times New Roman"/>
          </w:rPr>
          <w:t xml:space="preserve"> </w:t>
        </w:r>
      </w:ins>
      <w:r w:rsidR="00296D59" w:rsidRPr="00296D59">
        <w:rPr>
          <w:rFonts w:ascii="Times New Roman" w:eastAsia="华文宋体" w:hAnsi="Times New Roman" w:cs="Times New Roman"/>
        </w:rPr>
        <w:t>cold</w:t>
      </w:r>
      <w:r w:rsidR="003847B2">
        <w:rPr>
          <w:rFonts w:ascii="Times New Roman" w:eastAsia="华文宋体" w:hAnsi="Times New Roman" w:cs="Times New Roman"/>
        </w:rPr>
        <w:t>-</w:t>
      </w:r>
      <w:r w:rsidR="00296D59" w:rsidRPr="00296D59">
        <w:rPr>
          <w:rFonts w:ascii="Times New Roman" w:eastAsia="华文宋体" w:hAnsi="Times New Roman" w:cs="Times New Roman"/>
        </w:rPr>
        <w:t xml:space="preserve">atom </w:t>
      </w:r>
      <w:del w:id="25" w:author="berks" w:date="2026-04-04T16:19:00Z">
        <w:r w:rsidR="00296D59" w:rsidRPr="00296D59" w:rsidDel="00A95E24">
          <w:rPr>
            <w:rFonts w:ascii="Times New Roman" w:eastAsia="华文宋体" w:hAnsi="Times New Roman" w:cs="Times New Roman"/>
          </w:rPr>
          <w:delText>system</w:delText>
        </w:r>
      </w:del>
      <w:r w:rsidR="003847B2">
        <w:rPr>
          <w:rFonts w:ascii="Times New Roman" w:eastAsia="华文宋体" w:hAnsi="Times New Roman" w:cs="Times New Roman"/>
        </w:rPr>
        <w:t>comagnetometer approach</w:t>
      </w:r>
      <w:r w:rsidR="00296D59" w:rsidRPr="00296D59">
        <w:rPr>
          <w:rFonts w:ascii="Times New Roman" w:eastAsia="华文宋体" w:hAnsi="Times New Roman" w:cs="Times New Roman"/>
        </w:rPr>
        <w:t xml:space="preserve">, </w:t>
      </w:r>
      <w:r w:rsidR="003847B2">
        <w:rPr>
          <w:rFonts w:ascii="Times New Roman" w:eastAsia="华文宋体" w:hAnsi="Times New Roman" w:cs="Times New Roman"/>
        </w:rPr>
        <w:t xml:space="preserve">both </w:t>
      </w:r>
      <w:ins w:id="26" w:author="berks" w:date="2026-04-04T16:21:00Z">
        <w:r w:rsidR="00A95E24">
          <w:rPr>
            <w:rFonts w:ascii="Times New Roman" w:eastAsia="华文宋体" w:hAnsi="Times New Roman" w:cs="Times New Roman"/>
          </w:rPr>
          <w:t xml:space="preserve">the test mass and </w:t>
        </w:r>
      </w:ins>
      <w:r w:rsidR="003847B2">
        <w:rPr>
          <w:rFonts w:ascii="Times New Roman" w:eastAsia="华文宋体" w:hAnsi="Times New Roman" w:cs="Times New Roman"/>
        </w:rPr>
        <w:t xml:space="preserve">the </w:t>
      </w:r>
      <w:r w:rsidR="00296D59" w:rsidRPr="00296D59">
        <w:rPr>
          <w:rFonts w:ascii="Times New Roman" w:eastAsia="华文宋体" w:hAnsi="Times New Roman" w:cs="Times New Roman"/>
        </w:rPr>
        <w:t xml:space="preserve">atoms </w:t>
      </w:r>
      <w:ins w:id="27" w:author="berks" w:date="2026-04-04T16:21:00Z">
        <w:r w:rsidR="00A95E24">
          <w:rPr>
            <w:rFonts w:ascii="Times New Roman" w:eastAsia="华文宋体" w:hAnsi="Times New Roman" w:cs="Times New Roman"/>
          </w:rPr>
          <w:t>can</w:t>
        </w:r>
      </w:ins>
      <w:del w:id="28" w:author="berks" w:date="2026-04-04T16:21:00Z">
        <w:r w:rsidR="00296D59" w:rsidRPr="00296D59" w:rsidDel="00A95E24">
          <w:rPr>
            <w:rFonts w:ascii="Times New Roman" w:eastAsia="华文宋体" w:hAnsi="Times New Roman" w:cs="Times New Roman"/>
          </w:rPr>
          <w:delText>,</w:delText>
        </w:r>
      </w:del>
      <w:r w:rsidR="00296D59" w:rsidRPr="00296D59">
        <w:rPr>
          <w:rFonts w:ascii="Times New Roman" w:eastAsia="华文宋体" w:hAnsi="Times New Roman" w:cs="Times New Roman"/>
        </w:rPr>
        <w:t xml:space="preserve"> </w:t>
      </w:r>
      <w:del w:id="29" w:author="berks" w:date="2026-04-04T16:22:00Z">
        <w:r w:rsidR="009C46ED" w:rsidDel="00A95E24">
          <w:rPr>
            <w:rFonts w:ascii="Times New Roman" w:eastAsia="华文宋体" w:hAnsi="Times New Roman" w:cs="Times New Roman"/>
          </w:rPr>
          <w:delText xml:space="preserve">the </w:delText>
        </w:r>
        <w:r w:rsidR="00296D59" w:rsidRPr="00296D59" w:rsidDel="00A95E24">
          <w:rPr>
            <w:rFonts w:ascii="Times New Roman" w:eastAsia="华文宋体" w:hAnsi="Times New Roman" w:cs="Times New Roman"/>
          </w:rPr>
          <w:delText>optical trap and the test mass are</w:delText>
        </w:r>
      </w:del>
      <w:ins w:id="30" w:author="berks" w:date="2026-04-04T16:22:00Z">
        <w:r w:rsidR="00A95E24">
          <w:rPr>
            <w:rFonts w:ascii="Times New Roman" w:eastAsia="华文宋体" w:hAnsi="Times New Roman" w:cs="Times New Roman"/>
          </w:rPr>
          <w:t>be placed</w:t>
        </w:r>
      </w:ins>
      <w:r w:rsidR="00296D59" w:rsidRPr="00296D59">
        <w:rPr>
          <w:rFonts w:ascii="Times New Roman" w:eastAsia="华文宋体" w:hAnsi="Times New Roman" w:cs="Times New Roman"/>
        </w:rPr>
        <w:t xml:space="preserve"> </w:t>
      </w:r>
      <w:del w:id="31" w:author="berks" w:date="2026-04-04T16:20:00Z">
        <w:r w:rsidR="00296D59" w:rsidRPr="00296D59" w:rsidDel="00A95E24">
          <w:rPr>
            <w:rFonts w:ascii="Times New Roman" w:eastAsia="华文宋体" w:hAnsi="Times New Roman" w:cs="Times New Roman"/>
          </w:rPr>
          <w:delText>enclosed within</w:delText>
        </w:r>
      </w:del>
      <w:ins w:id="32" w:author="berks" w:date="2026-04-04T16:20:00Z">
        <w:r w:rsidR="00A95E24">
          <w:rPr>
            <w:rFonts w:ascii="Times New Roman" w:eastAsia="华文宋体" w:hAnsi="Times New Roman" w:cs="Times New Roman"/>
          </w:rPr>
          <w:t>inside</w:t>
        </w:r>
      </w:ins>
      <w:r w:rsidR="00296D59" w:rsidRPr="00296D59">
        <w:rPr>
          <w:rFonts w:ascii="Times New Roman" w:eastAsia="华文宋体" w:hAnsi="Times New Roman" w:cs="Times New Roman"/>
        </w:rPr>
        <w:t xml:space="preserve"> </w:t>
      </w:r>
      <w:r w:rsidR="003847B2">
        <w:rPr>
          <w:rFonts w:ascii="Times New Roman" w:eastAsia="华文宋体" w:hAnsi="Times New Roman" w:cs="Times New Roman"/>
        </w:rPr>
        <w:t>the same</w:t>
      </w:r>
      <w:r w:rsidR="00296D59" w:rsidRPr="00296D59">
        <w:rPr>
          <w:rFonts w:ascii="Times New Roman" w:eastAsia="华文宋体" w:hAnsi="Times New Roman" w:cs="Times New Roman"/>
        </w:rPr>
        <w:t xml:space="preserve"> vacuum chamber</w:t>
      </w:r>
      <w:r w:rsidR="00DD3C89">
        <w:rPr>
          <w:rFonts w:ascii="Times New Roman" w:eastAsia="华文宋体" w:hAnsi="Times New Roman" w:cs="Times New Roman"/>
        </w:rPr>
        <w:t>,</w:t>
      </w:r>
      <w:del w:id="33" w:author="berks" w:date="2026-04-04T16:22:00Z">
        <w:r w:rsidR="00DD3C89" w:rsidDel="00A95E24">
          <w:rPr>
            <w:rFonts w:ascii="Times New Roman" w:eastAsia="华文宋体" w:hAnsi="Times New Roman" w:cs="Times New Roman"/>
          </w:rPr>
          <w:delText xml:space="preserve"> and t</w:delText>
        </w:r>
        <w:r w:rsidR="00296D59" w:rsidRPr="00296D59" w:rsidDel="00A95E24">
          <w:rPr>
            <w:rFonts w:ascii="Times New Roman" w:eastAsia="华文宋体" w:hAnsi="Times New Roman" w:cs="Times New Roman"/>
          </w:rPr>
          <w:delText>he test mass can be repositioned within the chamber.</w:delText>
        </w:r>
      </w:del>
      <w:r w:rsidR="00296D59" w:rsidRPr="00296D59">
        <w:rPr>
          <w:rFonts w:ascii="Times New Roman" w:eastAsia="华文宋体" w:hAnsi="Times New Roman" w:cs="Times New Roman"/>
        </w:rPr>
        <w:t xml:space="preserve"> </w:t>
      </w:r>
      <w:del w:id="34" w:author="berks" w:date="2026-04-04T16:22:00Z">
        <w:r w:rsidR="00296D59" w:rsidRPr="00296D59" w:rsidDel="00A95E24">
          <w:rPr>
            <w:rFonts w:ascii="Times New Roman" w:eastAsia="华文宋体" w:hAnsi="Times New Roman" w:cs="Times New Roman"/>
          </w:rPr>
          <w:delText xml:space="preserve">With </w:delText>
        </w:r>
      </w:del>
      <w:ins w:id="35" w:author="berks" w:date="2026-04-04T16:22:00Z">
        <w:r w:rsidR="00A95E24">
          <w:rPr>
            <w:rFonts w:ascii="Times New Roman" w:eastAsia="华文宋体" w:hAnsi="Times New Roman" w:cs="Times New Roman"/>
          </w:rPr>
          <w:t>wi</w:t>
        </w:r>
        <w:r w:rsidR="00A95E24" w:rsidRPr="00296D59">
          <w:rPr>
            <w:rFonts w:ascii="Times New Roman" w:eastAsia="华文宋体" w:hAnsi="Times New Roman" w:cs="Times New Roman"/>
          </w:rPr>
          <w:t xml:space="preserve">th </w:t>
        </w:r>
      </w:ins>
      <w:r w:rsidR="00296D59" w:rsidRPr="00296D59">
        <w:rPr>
          <w:rFonts w:ascii="Times New Roman" w:eastAsia="华文宋体" w:hAnsi="Times New Roman" w:cs="Times New Roman"/>
        </w:rPr>
        <w:t xml:space="preserve">no </w:t>
      </w:r>
      <w:del w:id="36" w:author="berks" w:date="2026-04-04T16:22:00Z">
        <w:r w:rsidR="00296D59" w:rsidRPr="00296D59" w:rsidDel="00A95E24">
          <w:rPr>
            <w:rFonts w:ascii="Times New Roman" w:eastAsia="华文宋体" w:hAnsi="Times New Roman" w:cs="Times New Roman"/>
          </w:rPr>
          <w:delText xml:space="preserve">optical viewports or chamber </w:delText>
        </w:r>
      </w:del>
      <w:r w:rsidR="00296D59" w:rsidRPr="00296D59">
        <w:rPr>
          <w:rFonts w:ascii="Times New Roman" w:eastAsia="华文宋体" w:hAnsi="Times New Roman" w:cs="Times New Roman"/>
        </w:rPr>
        <w:t>walls</w:t>
      </w:r>
      <w:ins w:id="37" w:author="berks" w:date="2026-04-04T16:22:00Z">
        <w:r w:rsidR="00A95E24">
          <w:rPr>
            <w:rFonts w:ascii="Times New Roman" w:eastAsia="华文宋体" w:hAnsi="Times New Roman" w:cs="Times New Roman"/>
          </w:rPr>
          <w:t xml:space="preserve"> or windows</w:t>
        </w:r>
      </w:ins>
      <w:r w:rsidR="00296D59" w:rsidRPr="00296D59">
        <w:rPr>
          <w:rFonts w:ascii="Times New Roman" w:eastAsia="华文宋体" w:hAnsi="Times New Roman" w:cs="Times New Roman"/>
        </w:rPr>
        <w:t xml:space="preserve"> between</w:t>
      </w:r>
      <w:r w:rsidR="003847B2">
        <w:rPr>
          <w:rFonts w:ascii="Times New Roman" w:eastAsia="华文宋体" w:hAnsi="Times New Roman" w:cs="Times New Roman"/>
        </w:rPr>
        <w:t xml:space="preserve"> them</w:t>
      </w:r>
      <w:del w:id="38" w:author="berks" w:date="2026-04-04T16:22:00Z">
        <w:r w:rsidR="00296D59" w:rsidRPr="00296D59" w:rsidDel="00A95E24">
          <w:rPr>
            <w:rFonts w:ascii="Times New Roman" w:eastAsia="华文宋体" w:hAnsi="Times New Roman" w:cs="Times New Roman"/>
          </w:rPr>
          <w:delText xml:space="preserve"> the test mass and the atoms</w:delText>
        </w:r>
      </w:del>
      <w:ins w:id="39" w:author="berks" w:date="2026-04-04T16:22:00Z">
        <w:r w:rsidR="00A95E24">
          <w:rPr>
            <w:rFonts w:ascii="Times New Roman" w:eastAsia="华文宋体" w:hAnsi="Times New Roman" w:cs="Times New Roman"/>
          </w:rPr>
          <w:t>.</w:t>
        </w:r>
      </w:ins>
      <w:del w:id="40" w:author="berks" w:date="2026-04-04T16:22:00Z">
        <w:r w:rsidR="00296D59" w:rsidRPr="00296D59" w:rsidDel="00A95E24">
          <w:rPr>
            <w:rFonts w:ascii="Times New Roman" w:eastAsia="华文宋体" w:hAnsi="Times New Roman" w:cs="Times New Roman"/>
          </w:rPr>
          <w:delText>,</w:delText>
        </w:r>
      </w:del>
      <w:r w:rsidR="00296D59" w:rsidRPr="00296D59">
        <w:rPr>
          <w:rFonts w:ascii="Times New Roman" w:eastAsia="华文宋体" w:hAnsi="Times New Roman" w:cs="Times New Roman"/>
        </w:rPr>
        <w:t xml:space="preserve">​ </w:t>
      </w:r>
      <w:r w:rsidR="003847B2">
        <w:rPr>
          <w:rFonts w:ascii="Times New Roman" w:eastAsia="华文宋体" w:hAnsi="Times New Roman" w:cs="Times New Roman"/>
        </w:rPr>
        <w:t xml:space="preserve">Here, the atoms are held </w:t>
      </w:r>
      <w:r w:rsidR="003847B2" w:rsidRPr="00296D59">
        <w:rPr>
          <w:rFonts w:ascii="Times New Roman" w:eastAsia="华文宋体" w:hAnsi="Times New Roman" w:cs="Times New Roman"/>
        </w:rPr>
        <w:t>in a</w:t>
      </w:r>
      <w:r w:rsidR="003847B2">
        <w:rPr>
          <w:rFonts w:ascii="Times New Roman" w:eastAsia="华文宋体" w:hAnsi="Times New Roman" w:cs="Times New Roman"/>
        </w:rPr>
        <w:t xml:space="preserve"> micrometer-scale</w:t>
      </w:r>
      <w:del w:id="41" w:author="berks" w:date="2026-04-04T16:21:00Z">
        <w:r w:rsidR="003847B2" w:rsidRPr="00296D59" w:rsidDel="00A95E24">
          <w:rPr>
            <w:rFonts w:ascii="Times New Roman" w:eastAsia="华文宋体" w:hAnsi="Times New Roman" w:cs="Times New Roman"/>
          </w:rPr>
          <w:delText>n</w:delText>
        </w:r>
      </w:del>
      <w:ins w:id="42" w:author="berks" w:date="2026-04-04T16:20:00Z">
        <w:r w:rsidR="003847B2" w:rsidRPr="00296D59">
          <w:rPr>
            <w:rFonts w:ascii="Times New Roman" w:eastAsia="华文宋体" w:hAnsi="Times New Roman" w:cs="Times New Roman"/>
          </w:rPr>
          <w:t xml:space="preserve"> </w:t>
        </w:r>
      </w:ins>
      <w:r w:rsidR="003847B2" w:rsidRPr="00296D59">
        <w:rPr>
          <w:rFonts w:ascii="Times New Roman" w:eastAsia="华文宋体" w:hAnsi="Times New Roman" w:cs="Times New Roman"/>
        </w:rPr>
        <w:t>optical trap</w:t>
      </w:r>
      <w:r w:rsidR="003847B2">
        <w:rPr>
          <w:rFonts w:ascii="Times New Roman" w:eastAsia="华文宋体" w:hAnsi="Times New Roman" w:cs="Times New Roman"/>
        </w:rPr>
        <w:t>.</w:t>
      </w:r>
      <w:r w:rsidR="003847B2">
        <w:rPr>
          <w:rFonts w:ascii="Times New Roman" w:eastAsia="华文宋体" w:hAnsi="Times New Roman" w:cs="Times New Roman" w:hint="eastAsia"/>
        </w:rPr>
        <w:t xml:space="preserve"> </w:t>
      </w:r>
      <w:r w:rsidR="003847B2">
        <w:rPr>
          <w:rFonts w:ascii="Times New Roman" w:eastAsia="华文宋体" w:hAnsi="Times New Roman" w:cs="Times New Roman"/>
        </w:rPr>
        <w:t xml:space="preserve">As a result, </w:t>
      </w:r>
      <w:del w:id="43" w:author="berks" w:date="2026-04-04T16:22:00Z">
        <w:r w:rsidR="00296D59" w:rsidRPr="00296D59" w:rsidDel="00A95E24">
          <w:rPr>
            <w:rFonts w:ascii="Times New Roman" w:eastAsia="华文宋体" w:hAnsi="Times New Roman" w:cs="Times New Roman"/>
          </w:rPr>
          <w:delText xml:space="preserve">their </w:delText>
        </w:r>
      </w:del>
      <w:r w:rsidR="003847B2">
        <w:rPr>
          <w:rFonts w:ascii="Times New Roman" w:eastAsia="华文宋体" w:hAnsi="Times New Roman" w:cs="Times New Roman"/>
        </w:rPr>
        <w:t>t</w:t>
      </w:r>
      <w:ins w:id="44" w:author="berks" w:date="2026-04-04T16:22:00Z">
        <w:r w:rsidR="00A95E24">
          <w:rPr>
            <w:rFonts w:ascii="Times New Roman" w:eastAsia="华文宋体" w:hAnsi="Times New Roman" w:cs="Times New Roman"/>
          </w:rPr>
          <w:t>he</w:t>
        </w:r>
        <w:r w:rsidR="00A95E24" w:rsidRPr="00296D59">
          <w:rPr>
            <w:rFonts w:ascii="Times New Roman" w:eastAsia="华文宋体" w:hAnsi="Times New Roman" w:cs="Times New Roman"/>
          </w:rPr>
          <w:t xml:space="preserve"> </w:t>
        </w:r>
      </w:ins>
      <w:del w:id="45" w:author="berks" w:date="2026-04-04T16:23:00Z">
        <w:r w:rsidR="00296D59" w:rsidRPr="00296D59" w:rsidDel="00A95E24">
          <w:rPr>
            <w:rFonts w:ascii="Times New Roman" w:eastAsia="华文宋体" w:hAnsi="Times New Roman" w:cs="Times New Roman"/>
          </w:rPr>
          <w:delText xml:space="preserve">separation </w:delText>
        </w:r>
      </w:del>
      <w:ins w:id="46" w:author="berks" w:date="2026-04-04T16:23:00Z">
        <w:r w:rsidR="00A95E24">
          <w:rPr>
            <w:rFonts w:ascii="Times New Roman" w:eastAsia="华文宋体" w:hAnsi="Times New Roman" w:cs="Times New Roman"/>
          </w:rPr>
          <w:t xml:space="preserve">distance between the test mass and </w:t>
        </w:r>
      </w:ins>
      <w:r w:rsidR="003847B2">
        <w:rPr>
          <w:rFonts w:ascii="Times New Roman" w:eastAsia="华文宋体" w:hAnsi="Times New Roman" w:cs="Times New Roman"/>
        </w:rPr>
        <w:t xml:space="preserve">the </w:t>
      </w:r>
      <w:ins w:id="47" w:author="berks" w:date="2026-04-04T16:23:00Z">
        <w:r w:rsidR="00A95E24">
          <w:rPr>
            <w:rFonts w:ascii="Times New Roman" w:eastAsia="华文宋体" w:hAnsi="Times New Roman" w:cs="Times New Roman"/>
          </w:rPr>
          <w:t>cold atoms</w:t>
        </w:r>
        <w:r w:rsidR="00A95E24" w:rsidRPr="00296D59">
          <w:rPr>
            <w:rFonts w:ascii="Times New Roman" w:eastAsia="华文宋体" w:hAnsi="Times New Roman" w:cs="Times New Roman"/>
          </w:rPr>
          <w:t xml:space="preserve"> </w:t>
        </w:r>
      </w:ins>
      <w:r w:rsidR="00296D59" w:rsidRPr="00296D59">
        <w:rPr>
          <w:rFonts w:ascii="Times New Roman" w:eastAsia="华文宋体" w:hAnsi="Times New Roman" w:cs="Times New Roman"/>
        </w:rPr>
        <w:t>can be reduced to</w:t>
      </w:r>
      <w:r w:rsidR="003847B2">
        <w:rPr>
          <w:rFonts w:ascii="Times New Roman" w:eastAsia="华文宋体" w:hAnsi="Times New Roman" w:cs="Times New Roman"/>
        </w:rPr>
        <w:t xml:space="preserve"> the micrometer</w:t>
      </w:r>
      <w:del w:id="48" w:author="berks" w:date="2026-04-04T16:23:00Z">
        <w:r w:rsidR="00296D59" w:rsidRPr="00296D59" w:rsidDel="00EE54B7">
          <w:rPr>
            <w:rFonts w:ascii="Times New Roman" w:eastAsia="华文宋体" w:hAnsi="Times New Roman" w:cs="Times New Roman"/>
          </w:rPr>
          <w:delText xml:space="preserve"> below 100</w:delText>
        </w:r>
        <m:oMath>
          <m:r>
            <m:rPr>
              <m:sty m:val="p"/>
            </m:rPr>
            <w:rPr>
              <w:rFonts w:ascii="Cambria Math" w:eastAsia="华文宋体" w:hAnsi="Cambria Math" w:cs="Times New Roman"/>
            </w:rPr>
            <m:t>, even to the micrometer scale</m:t>
          </m:r>
        </m:oMath>
      </w:del>
      <w:ins w:id="49" w:author="berks" w:date="2026-04-04T16:23:00Z">
        <w:r w:rsidR="00EE54B7">
          <w:rPr>
            <w:rFonts w:ascii="Times New Roman" w:eastAsia="华文宋体" w:hAnsi="Times New Roman" w:cs="Times New Roman"/>
          </w:rPr>
          <w:t xml:space="preserve"> scale</w:t>
        </w:r>
      </w:ins>
      <w:r w:rsidR="003847B2">
        <w:rPr>
          <w:rFonts w:ascii="Times New Roman" w:eastAsia="华文宋体" w:hAnsi="Times New Roman" w:cs="Times New Roman"/>
        </w:rPr>
        <w:t xml:space="preserve"> (well below 100 um)</w:t>
      </w:r>
      <w:ins w:id="50" w:author="berks" w:date="2026-04-04T16:23:00Z">
        <w:r w:rsidR="00EE54B7">
          <w:rPr>
            <w:rFonts w:ascii="Times New Roman" w:eastAsia="华文宋体" w:hAnsi="Times New Roman" w:cs="Times New Roman"/>
          </w:rPr>
          <w:t>.</w:t>
        </w:r>
      </w:ins>
      <w:del w:id="51" w:author="berks" w:date="2026-04-04T16:23:00Z">
        <w:r w:rsidR="00296D59" w:rsidRPr="00296D59" w:rsidDel="00EE54B7">
          <w:rPr>
            <w:rFonts w:ascii="Times New Roman" w:eastAsia="华文宋体" w:hAnsi="Times New Roman" w:cs="Times New Roman"/>
          </w:rPr>
          <w:delText>.</w:delText>
        </w:r>
      </w:del>
    </w:p>
    <w:p w14:paraId="02D57EB0" w14:textId="67C8CDAB" w:rsidR="00883B4B" w:rsidRPr="00883B4B" w:rsidRDefault="00883B4B">
      <w:pPr>
        <w:spacing w:afterLines="50" w:after="156"/>
        <w:rPr>
          <w:rFonts w:ascii="Times New Roman" w:eastAsia="华文宋体" w:hAnsi="Times New Roman" w:cs="Times New Roman"/>
        </w:rPr>
      </w:pPr>
      <w:ins w:id="52" w:author="唐延宇" w:date="2026-04-05T21:30:00Z">
        <w:r>
          <w:rPr>
            <w:rFonts w:ascii="Times New Roman" w:eastAsia="华文宋体" w:hAnsi="Times New Roman" w:cs="Times New Roman" w:hint="eastAsia"/>
          </w:rPr>
          <w:t>文章里面加一句，</w:t>
        </w:r>
      </w:ins>
      <w:ins w:id="53" w:author="唐延宇" w:date="2026-04-05T21:31:00Z">
        <w:r>
          <w:rPr>
            <w:rFonts w:ascii="Times New Roman" w:eastAsia="华文宋体" w:hAnsi="Times New Roman" w:cs="Times New Roman" w:hint="eastAsia"/>
          </w:rPr>
          <w:t>按照</w:t>
        </w:r>
        <w:r>
          <w:rPr>
            <w:rFonts w:ascii="Times New Roman" w:eastAsia="华文宋体" w:hAnsi="Times New Roman" w:cs="Times New Roman" w:hint="eastAsia"/>
          </w:rPr>
          <w:t>referee</w:t>
        </w:r>
        <w:r>
          <w:rPr>
            <w:rFonts w:ascii="Times New Roman" w:eastAsia="华文宋体" w:hAnsi="Times New Roman" w:cs="Times New Roman" w:hint="eastAsia"/>
          </w:rPr>
          <w:t>意见改进</w:t>
        </w:r>
      </w:ins>
    </w:p>
    <w:p w14:paraId="7CCAB50E" w14:textId="77777777" w:rsidR="007D7D04" w:rsidRDefault="007D7D04">
      <w:pPr>
        <w:spacing w:afterLines="50" w:after="156"/>
        <w:rPr>
          <w:rFonts w:ascii="Times New Roman" w:eastAsia="华文宋体" w:hAnsi="Times New Roman" w:cs="Times New Roman"/>
        </w:rPr>
      </w:pPr>
    </w:p>
    <w:p w14:paraId="0790DDBD" w14:textId="77777777" w:rsidR="004A642B" w:rsidRDefault="00400F25">
      <w:pPr>
        <w:spacing w:afterLines="50" w:after="156"/>
        <w:rPr>
          <w:rFonts w:ascii="Times New Roman" w:eastAsia="华文宋体" w:hAnsi="Times New Roman" w:cs="Times New Roman"/>
        </w:rPr>
      </w:pPr>
      <w:r w:rsidRPr="00097F00">
        <w:rPr>
          <w:rFonts w:ascii="Times New Roman" w:eastAsia="华文宋体" w:hAnsi="Times New Roman" w:cs="Times New Roman"/>
          <w:b/>
        </w:rPr>
        <w:t xml:space="preserve">Q2: </w:t>
      </w:r>
      <w:r>
        <w:rPr>
          <w:rFonts w:ascii="Times New Roman" w:eastAsia="华文宋体" w:hAnsi="Times New Roman" w:cs="Times New Roman"/>
        </w:rPr>
        <w:t>The total field used herein is relatively high compared to some of the other paramagnetic/paramagnetic-diamagnetic/and diag\magnetic pair systems you’ve mentioned in the introduction, which you allude to in the introduction. Doesn’t this affect your absolute energy resolution quite significantly as compared to these systems, as a ppm on 0.1 G is not as impressive as a ppm on the much lower fields used in those studies?</w:t>
      </w:r>
    </w:p>
    <w:p w14:paraId="5B9754AE" w14:textId="77777777" w:rsidR="0096737F" w:rsidRPr="0096737F" w:rsidRDefault="00097F00">
      <w:pPr>
        <w:spacing w:afterLines="50" w:after="156"/>
        <w:rPr>
          <w:ins w:id="54" w:author="berks" w:date="2026-04-04T20:53:00Z"/>
          <w:rFonts w:ascii="Times New Roman" w:eastAsia="华文宋体" w:hAnsi="Times New Roman" w:cs="Times New Roman"/>
          <w:rPrChange w:id="55" w:author="berks" w:date="2026-04-04T20:53:00Z">
            <w:rPr>
              <w:ins w:id="56" w:author="berks" w:date="2026-04-04T20:53:00Z"/>
              <w:rFonts w:ascii="Times New Roman" w:eastAsia="华文宋体" w:hAnsi="Times New Roman" w:cs="Times New Roman"/>
              <w:b/>
            </w:rPr>
          </w:rPrChange>
        </w:rPr>
      </w:pPr>
      <w:r w:rsidRPr="007D7D04">
        <w:rPr>
          <w:rFonts w:ascii="Times New Roman" w:hAnsi="Times New Roman" w:cs="Times New Roman"/>
          <w:b/>
        </w:rPr>
        <w:t>Answer:</w:t>
      </w:r>
      <w:r w:rsidRPr="00075EC5">
        <w:rPr>
          <w:rFonts w:ascii="Times New Roman" w:eastAsia="华文宋体" w:hAnsi="Times New Roman" w:cs="Times New Roman"/>
          <w:rPrChange w:id="57" w:author="berks" w:date="2026-04-04T20:55:00Z">
            <w:rPr>
              <w:rFonts w:ascii="Times New Roman" w:eastAsia="华文宋体" w:hAnsi="Times New Roman" w:cs="Times New Roman"/>
              <w:b/>
            </w:rPr>
          </w:rPrChange>
        </w:rPr>
        <w:t xml:space="preserve"> </w:t>
      </w:r>
      <w:ins w:id="58" w:author="berks" w:date="2026-04-04T20:55:00Z">
        <w:r w:rsidR="00075EC5" w:rsidRPr="00075EC5">
          <w:rPr>
            <w:rFonts w:ascii="Times New Roman" w:eastAsia="华文宋体" w:hAnsi="Times New Roman" w:cs="Times New Roman"/>
            <w:rPrChange w:id="59" w:author="berks" w:date="2026-04-04T20:55:00Z">
              <w:rPr>
                <w:rFonts w:ascii="Times New Roman" w:eastAsia="华文宋体" w:hAnsi="Times New Roman" w:cs="Times New Roman"/>
                <w:b/>
              </w:rPr>
            </w:rPrChange>
          </w:rPr>
          <w:t xml:space="preserve">In this work, </w:t>
        </w:r>
        <w:r w:rsidR="00075EC5" w:rsidRPr="00075EC5">
          <w:rPr>
            <w:rFonts w:ascii="Times New Roman" w:eastAsia="华文宋体" w:hAnsi="Times New Roman" w:cs="Times New Roman"/>
          </w:rPr>
          <w:t>t</w:t>
        </w:r>
      </w:ins>
      <w:ins w:id="60" w:author="berks" w:date="2026-04-04T20:53:00Z">
        <w:r w:rsidR="0096737F" w:rsidRPr="0096737F">
          <w:rPr>
            <w:rFonts w:ascii="Times New Roman" w:eastAsia="华文宋体" w:hAnsi="Times New Roman" w:cs="Times New Roman"/>
            <w:rPrChange w:id="61" w:author="berks" w:date="2026-04-04T20:53:00Z">
              <w:rPr>
                <w:rFonts w:ascii="Times New Roman" w:eastAsia="华文宋体" w:hAnsi="Times New Roman" w:cs="Times New Roman"/>
                <w:b/>
              </w:rPr>
            </w:rPrChange>
          </w:rPr>
          <w:t xml:space="preserve">he bias </w:t>
        </w:r>
        <w:r w:rsidR="0096737F">
          <w:rPr>
            <w:rFonts w:ascii="Times New Roman" w:eastAsia="华文宋体" w:hAnsi="Times New Roman" w:cs="Times New Roman"/>
          </w:rPr>
          <w:t>magnetic</w:t>
        </w:r>
      </w:ins>
      <w:ins w:id="62" w:author="berks" w:date="2026-04-04T20:54:00Z">
        <w:r w:rsidR="0096737F">
          <w:rPr>
            <w:rFonts w:ascii="Times New Roman" w:eastAsia="华文宋体" w:hAnsi="Times New Roman" w:cs="Times New Roman"/>
          </w:rPr>
          <w:t xml:space="preserve"> </w:t>
        </w:r>
      </w:ins>
      <w:ins w:id="63" w:author="berks" w:date="2026-04-04T20:53:00Z">
        <w:r w:rsidR="0096737F" w:rsidRPr="0096737F">
          <w:rPr>
            <w:rFonts w:ascii="Times New Roman" w:eastAsia="华文宋体" w:hAnsi="Times New Roman" w:cs="Times New Roman"/>
            <w:rPrChange w:id="64" w:author="berks" w:date="2026-04-04T20:53:00Z">
              <w:rPr>
                <w:rFonts w:ascii="Times New Roman" w:eastAsia="华文宋体" w:hAnsi="Times New Roman" w:cs="Times New Roman"/>
                <w:b/>
              </w:rPr>
            </w:rPrChange>
          </w:rPr>
          <w:t xml:space="preserve">field does not </w:t>
        </w:r>
      </w:ins>
      <w:ins w:id="65" w:author="berks" w:date="2026-04-04T20:54:00Z">
        <w:r w:rsidR="0096737F">
          <w:rPr>
            <w:rFonts w:ascii="Times New Roman" w:eastAsia="华文宋体" w:hAnsi="Times New Roman" w:cs="Times New Roman"/>
          </w:rPr>
          <w:t>affect</w:t>
        </w:r>
      </w:ins>
      <w:ins w:id="66" w:author="berks" w:date="2026-04-04T20:53:00Z">
        <w:r w:rsidR="0096737F" w:rsidRPr="0096737F">
          <w:rPr>
            <w:rFonts w:ascii="Times New Roman" w:eastAsia="华文宋体" w:hAnsi="Times New Roman" w:cs="Times New Roman"/>
            <w:rPrChange w:id="67" w:author="berks" w:date="2026-04-04T20:53:00Z">
              <w:rPr>
                <w:rFonts w:ascii="Times New Roman" w:eastAsia="华文宋体" w:hAnsi="Times New Roman" w:cs="Times New Roman"/>
                <w:b/>
              </w:rPr>
            </w:rPrChange>
          </w:rPr>
          <w:t xml:space="preserve"> </w:t>
        </w:r>
      </w:ins>
      <w:ins w:id="68" w:author="berks" w:date="2026-04-04T20:54:00Z">
        <w:r w:rsidR="0096737F">
          <w:rPr>
            <w:rFonts w:ascii="Times New Roman" w:eastAsia="华文宋体" w:hAnsi="Times New Roman" w:cs="Times New Roman"/>
          </w:rPr>
          <w:t>the</w:t>
        </w:r>
      </w:ins>
      <w:ins w:id="69" w:author="berks" w:date="2026-04-04T20:53:00Z">
        <w:r w:rsidR="0096737F" w:rsidRPr="0096737F">
          <w:rPr>
            <w:rFonts w:ascii="Times New Roman" w:eastAsia="华文宋体" w:hAnsi="Times New Roman" w:cs="Times New Roman"/>
            <w:rPrChange w:id="70" w:author="berks" w:date="2026-04-04T20:53:00Z">
              <w:rPr>
                <w:rFonts w:ascii="Times New Roman" w:eastAsia="华文宋体" w:hAnsi="Times New Roman" w:cs="Times New Roman"/>
                <w:b/>
              </w:rPr>
            </w:rPrChange>
          </w:rPr>
          <w:t xml:space="preserve"> absolute energy resolution </w:t>
        </w:r>
      </w:ins>
      <w:ins w:id="71" w:author="berks" w:date="2026-04-04T20:55:00Z">
        <w:r w:rsidR="0096737F">
          <w:rPr>
            <w:rFonts w:ascii="Times New Roman" w:eastAsia="华文宋体" w:hAnsi="Times New Roman" w:cs="Times New Roman"/>
          </w:rPr>
          <w:t>of the comagnetometer.</w:t>
        </w:r>
      </w:ins>
    </w:p>
    <w:p w14:paraId="579879D1" w14:textId="77777777" w:rsidR="002552A4" w:rsidRDefault="002552A4">
      <w:pPr>
        <w:spacing w:afterLines="50" w:after="156"/>
        <w:ind w:firstLineChars="202" w:firstLine="424"/>
        <w:rPr>
          <w:rFonts w:ascii="Times New Roman" w:eastAsia="华文宋体" w:hAnsi="Times New Roman" w:cs="Times New Roman"/>
        </w:rPr>
        <w:pPrChange w:id="72" w:author="berks" w:date="2026-04-04T20:55:00Z">
          <w:pPr>
            <w:spacing w:afterLines="50" w:after="156"/>
          </w:pPr>
        </w:pPrChange>
      </w:pPr>
      <w:r w:rsidRPr="002552A4">
        <w:rPr>
          <w:rFonts w:ascii="Times New Roman" w:eastAsia="华文宋体" w:hAnsi="Times New Roman" w:cs="Times New Roman"/>
        </w:rPr>
        <w:t xml:space="preserve">For </w:t>
      </w:r>
      <w:del w:id="73" w:author="berks" w:date="2026-04-04T20:37:00Z">
        <w:r w:rsidR="001570B8" w:rsidDel="007D7D04">
          <w:rPr>
            <w:rFonts w:ascii="Times New Roman" w:eastAsia="华文宋体" w:hAnsi="Times New Roman" w:cs="Times New Roman"/>
          </w:rPr>
          <w:delText>the</w:delText>
        </w:r>
        <w:r w:rsidRPr="002552A4" w:rsidDel="007D7D04">
          <w:rPr>
            <w:rFonts w:ascii="Times New Roman" w:eastAsia="华文宋体" w:hAnsi="Times New Roman" w:cs="Times New Roman"/>
          </w:rPr>
          <w:delText xml:space="preserve"> </w:delText>
        </w:r>
      </w:del>
      <w:ins w:id="74" w:author="berks" w:date="2026-04-04T20:37:00Z">
        <w:r w:rsidR="007D7D04">
          <w:rPr>
            <w:rFonts w:ascii="Times New Roman" w:eastAsia="华文宋体" w:hAnsi="Times New Roman" w:cs="Times New Roman"/>
          </w:rPr>
          <w:t>a</w:t>
        </w:r>
        <w:r w:rsidR="007D7D04" w:rsidRPr="002552A4">
          <w:rPr>
            <w:rFonts w:ascii="Times New Roman" w:eastAsia="华文宋体" w:hAnsi="Times New Roman" w:cs="Times New Roman"/>
          </w:rPr>
          <w:t xml:space="preserve"> </w:t>
        </w:r>
      </w:ins>
      <w:r w:rsidRPr="002552A4">
        <w:rPr>
          <w:rFonts w:ascii="Times New Roman" w:eastAsia="华文宋体" w:hAnsi="Times New Roman" w:cs="Times New Roman"/>
        </w:rPr>
        <w:t>single-</w:t>
      </w:r>
      <w:del w:id="75" w:author="berks" w:date="2026-04-04T20:35:00Z">
        <w:r w:rsidRPr="002552A4" w:rsidDel="007D7D04">
          <w:rPr>
            <w:rFonts w:ascii="Times New Roman" w:eastAsia="华文宋体" w:hAnsi="Times New Roman" w:cs="Times New Roman"/>
          </w:rPr>
          <w:delText xml:space="preserve">component </w:delText>
        </w:r>
      </w:del>
      <w:ins w:id="76" w:author="berks" w:date="2026-04-04T20:35:00Z">
        <w:r w:rsidR="007D7D04">
          <w:rPr>
            <w:rFonts w:ascii="Times New Roman" w:eastAsia="华文宋体" w:hAnsi="Times New Roman" w:cs="Times New Roman"/>
          </w:rPr>
          <w:t>species</w:t>
        </w:r>
        <w:r w:rsidR="007D7D04" w:rsidRPr="002552A4">
          <w:rPr>
            <w:rFonts w:ascii="Times New Roman" w:eastAsia="华文宋体" w:hAnsi="Times New Roman" w:cs="Times New Roman"/>
          </w:rPr>
          <w:t xml:space="preserve"> </w:t>
        </w:r>
      </w:ins>
      <w:r w:rsidRPr="007D7D04">
        <w:rPr>
          <w:rFonts w:ascii="Times New Roman" w:eastAsia="华文宋体" w:hAnsi="Times New Roman" w:cs="Times New Roman"/>
          <w:vertAlign w:val="superscript"/>
          <w:rPrChange w:id="77" w:author="berks" w:date="2026-04-04T20:35:00Z">
            <w:rPr>
              <w:rFonts w:ascii="Times New Roman" w:eastAsia="华文宋体" w:hAnsi="Times New Roman" w:cs="Times New Roman"/>
            </w:rPr>
          </w:rPrChange>
        </w:rPr>
        <w:t>171</w:t>
      </w:r>
      <w:r w:rsidRPr="002552A4">
        <w:rPr>
          <w:rFonts w:ascii="Times New Roman" w:eastAsia="华文宋体" w:hAnsi="Times New Roman" w:cs="Times New Roman"/>
        </w:rPr>
        <w:t>Yb magnetometer</w:t>
      </w:r>
      <w:del w:id="78" w:author="berks" w:date="2026-04-04T20:56:00Z">
        <w:r w:rsidR="009A26D4" w:rsidRPr="009A26D4" w:rsidDel="00075EC5">
          <w:rPr>
            <w:rFonts w:ascii="Times New Roman" w:eastAsia="华文宋体" w:hAnsi="Times New Roman" w:cs="Times New Roman"/>
          </w:rPr>
          <w:delText>,</w:delText>
        </w:r>
      </w:del>
      <w:r w:rsidR="009A26D4" w:rsidRPr="009A26D4">
        <w:rPr>
          <w:rFonts w:ascii="Times New Roman" w:eastAsia="华文宋体" w:hAnsi="Times New Roman" w:cs="Times New Roman"/>
        </w:rPr>
        <w:t xml:space="preserve"> with a precession time of 10 s </w:t>
      </w:r>
      <w:r w:rsidR="00DE5132">
        <w:rPr>
          <w:rFonts w:ascii="Times New Roman" w:eastAsia="华文宋体" w:hAnsi="Times New Roman" w:cs="Times New Roman"/>
        </w:rPr>
        <w:t>under</w:t>
      </w:r>
      <w:r w:rsidR="009A26D4" w:rsidRPr="009A26D4">
        <w:rPr>
          <w:rFonts w:ascii="Times New Roman" w:eastAsia="华文宋体" w:hAnsi="Times New Roman" w:cs="Times New Roman"/>
        </w:rPr>
        <w:t xml:space="preserve"> a 0.1 G field</w:t>
      </w:r>
      <w:r w:rsidRPr="002552A4">
        <w:rPr>
          <w:rFonts w:ascii="Times New Roman" w:eastAsia="华文宋体" w:hAnsi="Times New Roman" w:cs="Times New Roman"/>
        </w:rPr>
        <w:t xml:space="preserve">, the single-shot absolute energy (frequency) sensitivity is </w:t>
      </w:r>
      <m:oMath>
        <m:r>
          <m:rPr>
            <m:sty m:val="p"/>
          </m:rPr>
          <w:rPr>
            <w:rFonts w:ascii="Cambria Math" w:eastAsia="华文宋体" w:hAnsi="Cambria Math" w:cs="Times New Roman"/>
          </w:rPr>
          <m:t>2π×2</m:t>
        </m:r>
      </m:oMath>
      <w:r>
        <w:rPr>
          <w:rFonts w:ascii="Times New Roman" w:eastAsia="华文宋体" w:hAnsi="Times New Roman" w:cs="Times New Roman" w:hint="eastAsia"/>
        </w:rPr>
        <w:t xml:space="preserve"> </w:t>
      </w:r>
      <w:r>
        <w:rPr>
          <w:rFonts w:ascii="Times New Roman" w:eastAsia="华文宋体" w:hAnsi="Times New Roman" w:cs="Times New Roman"/>
        </w:rPr>
        <w:t>mHz</w:t>
      </w:r>
      <w:r w:rsidRPr="002552A4">
        <w:rPr>
          <w:rFonts w:ascii="Times New Roman" w:eastAsia="华文宋体" w:hAnsi="Times New Roman" w:cs="Times New Roman"/>
        </w:rPr>
        <w:t xml:space="preserve">. This sensitivity is primarily limited by </w:t>
      </w:r>
      <w:del w:id="79" w:author="berks" w:date="2026-04-04T20:38:00Z">
        <w:r w:rsidRPr="002552A4" w:rsidDel="007D7D04">
          <w:rPr>
            <w:rFonts w:ascii="Times New Roman" w:eastAsia="华文宋体" w:hAnsi="Times New Roman" w:cs="Times New Roman"/>
          </w:rPr>
          <w:delText xml:space="preserve">atomic </w:delText>
        </w:r>
      </w:del>
      <w:r w:rsidRPr="002552A4">
        <w:rPr>
          <w:rFonts w:ascii="Times New Roman" w:eastAsia="华文宋体" w:hAnsi="Times New Roman" w:cs="Times New Roman"/>
        </w:rPr>
        <w:t xml:space="preserve">spin-projection noise and </w:t>
      </w:r>
      <w:del w:id="80" w:author="berks" w:date="2026-04-04T20:56:00Z">
        <w:r w:rsidRPr="002552A4" w:rsidDel="00075EC5">
          <w:rPr>
            <w:rFonts w:ascii="Times New Roman" w:eastAsia="华文宋体" w:hAnsi="Times New Roman" w:cs="Times New Roman"/>
          </w:rPr>
          <w:delText xml:space="preserve">the </w:delText>
        </w:r>
      </w:del>
      <w:r w:rsidRPr="002552A4">
        <w:rPr>
          <w:rFonts w:ascii="Times New Roman" w:eastAsia="华文宋体" w:hAnsi="Times New Roman" w:cs="Times New Roman"/>
        </w:rPr>
        <w:t>residual light shift</w:t>
      </w:r>
      <w:ins w:id="81" w:author="berks" w:date="2026-04-04T20:56:00Z">
        <w:r w:rsidR="00075EC5">
          <w:rPr>
            <w:rFonts w:ascii="Times New Roman" w:eastAsia="华文宋体" w:hAnsi="Times New Roman" w:cs="Times New Roman"/>
          </w:rPr>
          <w:t>s</w:t>
        </w:r>
      </w:ins>
      <w:r w:rsidRPr="002552A4">
        <w:rPr>
          <w:rFonts w:ascii="Times New Roman" w:eastAsia="华文宋体" w:hAnsi="Times New Roman" w:cs="Times New Roman"/>
        </w:rPr>
        <w:t xml:space="preserve"> </w:t>
      </w:r>
      <w:del w:id="82" w:author="berks" w:date="2026-04-04T20:56:00Z">
        <w:r w:rsidRPr="002552A4" w:rsidDel="00075EC5">
          <w:rPr>
            <w:rFonts w:ascii="Times New Roman" w:eastAsia="华文宋体" w:hAnsi="Times New Roman" w:cs="Times New Roman"/>
          </w:rPr>
          <w:delText>introduced by</w:delText>
        </w:r>
      </w:del>
      <w:ins w:id="83" w:author="berks" w:date="2026-04-04T20:56:00Z">
        <w:r w:rsidR="00075EC5">
          <w:rPr>
            <w:rFonts w:ascii="Times New Roman" w:eastAsia="华文宋体" w:hAnsi="Times New Roman" w:cs="Times New Roman"/>
          </w:rPr>
          <w:t>from</w:t>
        </w:r>
      </w:ins>
      <w:r w:rsidRPr="002552A4">
        <w:rPr>
          <w:rFonts w:ascii="Times New Roman" w:eastAsia="华文宋体" w:hAnsi="Times New Roman" w:cs="Times New Roman"/>
        </w:rPr>
        <w:t xml:space="preserve"> the optical trap, while </w:t>
      </w:r>
      <w:del w:id="84" w:author="berks" w:date="2026-04-04T20:57:00Z">
        <w:r w:rsidRPr="002552A4" w:rsidDel="00075EC5">
          <w:rPr>
            <w:rFonts w:ascii="Times New Roman" w:eastAsia="华文宋体" w:hAnsi="Times New Roman" w:cs="Times New Roman"/>
          </w:rPr>
          <w:delText xml:space="preserve">the </w:delText>
        </w:r>
      </w:del>
      <w:r w:rsidRPr="002552A4">
        <w:rPr>
          <w:rFonts w:ascii="Times New Roman" w:eastAsia="华文宋体" w:hAnsi="Times New Roman" w:cs="Times New Roman"/>
        </w:rPr>
        <w:t xml:space="preserve">noise contributed by the 0.1 G magnetic field </w:t>
      </w:r>
      <w:ins w:id="85" w:author="berks" w:date="2026-04-04T20:57:00Z">
        <w:r w:rsidR="00075EC5">
          <w:rPr>
            <w:rFonts w:ascii="Times New Roman" w:eastAsia="华文宋体" w:hAnsi="Times New Roman" w:cs="Times New Roman"/>
          </w:rPr>
          <w:t xml:space="preserve">itself </w:t>
        </w:r>
      </w:ins>
      <w:r w:rsidRPr="002552A4">
        <w:rPr>
          <w:rFonts w:ascii="Times New Roman" w:eastAsia="华文宋体" w:hAnsi="Times New Roman" w:cs="Times New Roman"/>
        </w:rPr>
        <w:t xml:space="preserve">plays </w:t>
      </w:r>
      <w:ins w:id="86" w:author="berks" w:date="2026-04-04T20:57:00Z">
        <w:r w:rsidR="00075EC5">
          <w:rPr>
            <w:rFonts w:ascii="Times New Roman" w:eastAsia="华文宋体" w:hAnsi="Times New Roman" w:cs="Times New Roman"/>
          </w:rPr>
          <w:t xml:space="preserve">only </w:t>
        </w:r>
      </w:ins>
      <w:r w:rsidRPr="002552A4">
        <w:rPr>
          <w:rFonts w:ascii="Times New Roman" w:eastAsia="华文宋体" w:hAnsi="Times New Roman" w:cs="Times New Roman"/>
        </w:rPr>
        <w:t>a minor role.</w:t>
      </w:r>
    </w:p>
    <w:p w14:paraId="0F862244" w14:textId="77777777" w:rsidR="004A642B" w:rsidDel="007D7D04" w:rsidRDefault="00400F25">
      <w:pPr>
        <w:spacing w:afterLines="50" w:after="156"/>
        <w:ind w:firstLineChars="202" w:firstLine="424"/>
        <w:rPr>
          <w:del w:id="87" w:author="berks" w:date="2026-04-04T20:37:00Z"/>
          <w:rFonts w:ascii="Times New Roman" w:eastAsia="华文宋体" w:hAnsi="Times New Roman" w:cs="Times New Roman"/>
        </w:rPr>
        <w:pPrChange w:id="88" w:author="berks" w:date="2026-04-04T20:55:00Z">
          <w:pPr>
            <w:spacing w:afterLines="50" w:after="156"/>
          </w:pPr>
        </w:pPrChange>
      </w:pPr>
      <w:del w:id="89" w:author="berks" w:date="2026-04-04T20:37:00Z">
        <w:r w:rsidDel="007D7D04">
          <w:rPr>
            <w:rFonts w:ascii="Times New Roman" w:eastAsia="华文宋体" w:hAnsi="Times New Roman" w:cs="Times New Roman" w:hint="eastAsia"/>
          </w:rPr>
          <w:delText>若仅讨论</w:delText>
        </w:r>
        <w:r w:rsidDel="007D7D04">
          <w:rPr>
            <w:rFonts w:ascii="Times New Roman" w:eastAsia="华文宋体" w:hAnsi="Times New Roman" w:cs="Times New Roman" w:hint="eastAsia"/>
          </w:rPr>
          <w:delText>1</w:delText>
        </w:r>
        <w:r w:rsidDel="007D7D04">
          <w:rPr>
            <w:rFonts w:ascii="Times New Roman" w:eastAsia="华文宋体" w:hAnsi="Times New Roman" w:cs="Times New Roman"/>
          </w:rPr>
          <w:delText>71</w:delText>
        </w:r>
        <w:r w:rsidDel="007D7D04">
          <w:rPr>
            <w:rFonts w:ascii="Times New Roman" w:eastAsia="华文宋体" w:hAnsi="Times New Roman" w:cs="Times New Roman" w:hint="eastAsia"/>
          </w:rPr>
          <w:delText>Yb</w:delText>
        </w:r>
        <w:r w:rsidDel="007D7D04">
          <w:rPr>
            <w:rFonts w:ascii="Times New Roman" w:eastAsia="华文宋体" w:hAnsi="Times New Roman" w:cs="Times New Roman" w:hint="eastAsia"/>
          </w:rPr>
          <w:delText>单组分磁力仪，在</w:delText>
        </w:r>
        <w:r w:rsidDel="007D7D04">
          <w:rPr>
            <w:rFonts w:ascii="Times New Roman" w:eastAsia="华文宋体" w:hAnsi="Times New Roman" w:cs="Times New Roman" w:hint="eastAsia"/>
          </w:rPr>
          <w:delText>0</w:delText>
        </w:r>
        <w:r w:rsidDel="007D7D04">
          <w:rPr>
            <w:rFonts w:ascii="Times New Roman" w:eastAsia="华文宋体" w:hAnsi="Times New Roman" w:cs="Times New Roman"/>
          </w:rPr>
          <w:delText xml:space="preserve">.1 </w:delText>
        </w:r>
        <w:r w:rsidDel="007D7D04">
          <w:rPr>
            <w:rFonts w:ascii="Times New Roman" w:eastAsia="华文宋体" w:hAnsi="Times New Roman" w:cs="Times New Roman" w:hint="eastAsia"/>
          </w:rPr>
          <w:delText>G</w:delText>
        </w:r>
        <w:r w:rsidDel="007D7D04">
          <w:rPr>
            <w:rFonts w:ascii="Times New Roman" w:eastAsia="华文宋体" w:hAnsi="Times New Roman" w:cs="Times New Roman" w:hint="eastAsia"/>
          </w:rPr>
          <w:delText>磁场下进动</w:delText>
        </w:r>
        <w:r w:rsidDel="007D7D04">
          <w:rPr>
            <w:rFonts w:ascii="Times New Roman" w:eastAsia="华文宋体" w:hAnsi="Times New Roman" w:cs="Times New Roman" w:hint="eastAsia"/>
          </w:rPr>
          <w:delText>1</w:delText>
        </w:r>
        <w:r w:rsidDel="007D7D04">
          <w:rPr>
            <w:rFonts w:ascii="Times New Roman" w:eastAsia="华文宋体" w:hAnsi="Times New Roman" w:cs="Times New Roman"/>
          </w:rPr>
          <w:delText>0 s</w:delText>
        </w:r>
        <w:r w:rsidDel="007D7D04">
          <w:rPr>
            <w:rFonts w:ascii="Times New Roman" w:eastAsia="华文宋体" w:hAnsi="Times New Roman" w:cs="Times New Roman" w:hint="eastAsia"/>
          </w:rPr>
          <w:delText>，单次探测绝对能量（频率）灵敏度为</w:delText>
        </w:r>
        <m:oMath>
          <m:r>
            <m:rPr>
              <m:sty m:val="p"/>
            </m:rPr>
            <w:rPr>
              <w:rFonts w:ascii="Cambria Math" w:eastAsia="华文宋体" w:hAnsi="Cambria Math" w:cs="Times New Roman"/>
            </w:rPr>
            <m:t>2π×2 mHz</m:t>
          </m:r>
        </m:oMath>
        <w:r w:rsidDel="007D7D04">
          <w:rPr>
            <w:rFonts w:ascii="Times New Roman" w:eastAsia="华文宋体" w:hAnsi="Times New Roman" w:cs="Times New Roman"/>
          </w:rPr>
          <w:delText>，</w:delText>
        </w:r>
        <w:r w:rsidDel="007D7D04">
          <w:rPr>
            <w:rFonts w:ascii="Times New Roman" w:eastAsia="华文宋体" w:hAnsi="Times New Roman" w:cs="Times New Roman" w:hint="eastAsia"/>
          </w:rPr>
          <w:delText>其受限于原子自旋投影噪声，和光阱引入的剩余</w:delText>
        </w:r>
        <w:r w:rsidDel="007D7D04">
          <w:rPr>
            <w:rFonts w:ascii="Times New Roman" w:eastAsia="华文宋体" w:hAnsi="Times New Roman" w:cs="Times New Roman" w:hint="eastAsia"/>
          </w:rPr>
          <w:delText>light</w:delText>
        </w:r>
        <w:r w:rsidDel="007D7D04">
          <w:rPr>
            <w:rFonts w:ascii="Times New Roman" w:eastAsia="华文宋体" w:hAnsi="Times New Roman" w:cs="Times New Roman"/>
          </w:rPr>
          <w:delText xml:space="preserve"> </w:delText>
        </w:r>
        <w:r w:rsidDel="007D7D04">
          <w:rPr>
            <w:rFonts w:ascii="Times New Roman" w:eastAsia="华文宋体" w:hAnsi="Times New Roman" w:cs="Times New Roman" w:hint="eastAsia"/>
          </w:rPr>
          <w:delText>shift</w:delText>
        </w:r>
        <w:r w:rsidDel="007D7D04">
          <w:rPr>
            <w:rFonts w:ascii="Times New Roman" w:eastAsia="华文宋体" w:hAnsi="Times New Roman" w:cs="Times New Roman" w:hint="eastAsia"/>
          </w:rPr>
          <w:delText>，而</w:delText>
        </w:r>
        <w:r w:rsidDel="007D7D04">
          <w:rPr>
            <w:rFonts w:ascii="Times New Roman" w:eastAsia="华文宋体" w:hAnsi="Times New Roman" w:cs="Times New Roman" w:hint="eastAsia"/>
          </w:rPr>
          <w:delText>0</w:delText>
        </w:r>
        <w:r w:rsidDel="007D7D04">
          <w:rPr>
            <w:rFonts w:ascii="Times New Roman" w:eastAsia="华文宋体" w:hAnsi="Times New Roman" w:cs="Times New Roman"/>
          </w:rPr>
          <w:delText xml:space="preserve">.1 </w:delText>
        </w:r>
        <w:r w:rsidDel="007D7D04">
          <w:rPr>
            <w:rFonts w:ascii="Times New Roman" w:eastAsia="华文宋体" w:hAnsi="Times New Roman" w:cs="Times New Roman" w:hint="eastAsia"/>
          </w:rPr>
          <w:delText>G</w:delText>
        </w:r>
        <w:r w:rsidDel="007D7D04">
          <w:rPr>
            <w:rFonts w:ascii="Times New Roman" w:eastAsia="华文宋体" w:hAnsi="Times New Roman" w:cs="Times New Roman" w:hint="eastAsia"/>
          </w:rPr>
          <w:delText>磁场引入的噪声对灵敏度的影响程度较小。</w:delText>
        </w:r>
      </w:del>
    </w:p>
    <w:p w14:paraId="27DD4E4A" w14:textId="77777777" w:rsidR="000D5E9D" w:rsidRDefault="001570B8">
      <w:pPr>
        <w:spacing w:afterLines="50" w:after="156"/>
        <w:ind w:firstLineChars="202" w:firstLine="424"/>
        <w:rPr>
          <w:rFonts w:ascii="Times New Roman" w:eastAsia="华文宋体" w:hAnsi="Times New Roman" w:cs="Times New Roman"/>
        </w:rPr>
        <w:pPrChange w:id="90" w:author="berks" w:date="2026-04-04T20:55:00Z">
          <w:pPr>
            <w:spacing w:afterLines="50" w:after="156"/>
          </w:pPr>
        </w:pPrChange>
      </w:pPr>
      <w:r>
        <w:rPr>
          <w:rFonts w:ascii="Times New Roman" w:eastAsia="华文宋体" w:hAnsi="Times New Roman" w:cs="Times New Roman"/>
        </w:rPr>
        <w:t xml:space="preserve">For the </w:t>
      </w:r>
      <w:ins w:id="91" w:author="berks" w:date="2026-04-04T20:37:00Z">
        <w:r w:rsidR="007D7D04" w:rsidRPr="008B0D51">
          <w:rPr>
            <w:rFonts w:ascii="Times New Roman" w:eastAsia="华文宋体" w:hAnsi="Times New Roman" w:cs="Times New Roman"/>
            <w:vertAlign w:val="superscript"/>
          </w:rPr>
          <w:t>171</w:t>
        </w:r>
        <w:r w:rsidR="007D7D04" w:rsidRPr="002552A4">
          <w:rPr>
            <w:rFonts w:ascii="Times New Roman" w:eastAsia="华文宋体" w:hAnsi="Times New Roman" w:cs="Times New Roman"/>
          </w:rPr>
          <w:t>Yb</w:t>
        </w:r>
        <w:r w:rsidR="007D7D04">
          <w:rPr>
            <w:rFonts w:ascii="Times New Roman" w:eastAsia="华文宋体" w:hAnsi="Times New Roman" w:cs="Times New Roman"/>
          </w:rPr>
          <w:t xml:space="preserve"> - </w:t>
        </w:r>
        <w:r w:rsidR="007D7D04" w:rsidRPr="008B0D51">
          <w:rPr>
            <w:rFonts w:ascii="Times New Roman" w:eastAsia="华文宋体" w:hAnsi="Times New Roman" w:cs="Times New Roman"/>
            <w:vertAlign w:val="superscript"/>
          </w:rPr>
          <w:t>17</w:t>
        </w:r>
        <w:r w:rsidR="007D7D04">
          <w:rPr>
            <w:rFonts w:ascii="Times New Roman" w:eastAsia="华文宋体" w:hAnsi="Times New Roman" w:cs="Times New Roman"/>
            <w:vertAlign w:val="superscript"/>
          </w:rPr>
          <w:t>3</w:t>
        </w:r>
        <w:r w:rsidR="007D7D04" w:rsidRPr="002552A4">
          <w:rPr>
            <w:rFonts w:ascii="Times New Roman" w:eastAsia="华文宋体" w:hAnsi="Times New Roman" w:cs="Times New Roman"/>
          </w:rPr>
          <w:t xml:space="preserve">Yb </w:t>
        </w:r>
      </w:ins>
      <w:r>
        <w:rPr>
          <w:rFonts w:ascii="Times New Roman" w:eastAsia="华文宋体" w:hAnsi="Times New Roman" w:cs="Times New Roman"/>
        </w:rPr>
        <w:t xml:space="preserve">comagnetometer, </w:t>
      </w:r>
      <w:del w:id="92" w:author="berks" w:date="2026-04-04T20:39:00Z">
        <w:r w:rsidR="00327AD5" w:rsidDel="007D7D04">
          <w:rPr>
            <w:rFonts w:ascii="Times New Roman" w:eastAsia="华文宋体" w:hAnsi="Times New Roman" w:cs="Times New Roman" w:hint="eastAsia"/>
          </w:rPr>
          <w:delText>considering</w:delText>
        </w:r>
        <w:r w:rsidR="003119DC" w:rsidRPr="003119DC" w:rsidDel="007D7D04">
          <w:rPr>
            <w:rFonts w:ascii="Times New Roman" w:eastAsia="华文宋体" w:hAnsi="Times New Roman" w:cs="Times New Roman"/>
          </w:rPr>
          <w:delText xml:space="preserve"> a</w:delText>
        </w:r>
      </w:del>
      <w:ins w:id="93" w:author="berks" w:date="2026-04-04T20:39:00Z">
        <w:r w:rsidR="007D7D04">
          <w:rPr>
            <w:rFonts w:ascii="Times New Roman" w:eastAsia="华文宋体" w:hAnsi="Times New Roman" w:cs="Times New Roman"/>
          </w:rPr>
          <w:t>the</w:t>
        </w:r>
      </w:ins>
      <w:r w:rsidR="003119DC" w:rsidRPr="003119DC">
        <w:rPr>
          <w:rFonts w:ascii="Times New Roman" w:eastAsia="华文宋体" w:hAnsi="Times New Roman" w:cs="Times New Roman"/>
        </w:rPr>
        <w:t xml:space="preserve"> </w:t>
      </w:r>
      <w:ins w:id="94" w:author="berks" w:date="2026-04-04T20:57:00Z">
        <w:r w:rsidR="00075EC5">
          <w:rPr>
            <w:rFonts w:ascii="Times New Roman" w:eastAsia="华文宋体" w:hAnsi="Times New Roman" w:cs="Times New Roman"/>
          </w:rPr>
          <w:t xml:space="preserve">common-mode </w:t>
        </w:r>
      </w:ins>
      <w:r w:rsidR="003119DC" w:rsidRPr="003119DC">
        <w:rPr>
          <w:rFonts w:ascii="Times New Roman" w:eastAsia="华文宋体" w:hAnsi="Times New Roman" w:cs="Times New Roman"/>
        </w:rPr>
        <w:t xml:space="preserve">suppression </w:t>
      </w:r>
      <w:r w:rsidR="003119DC">
        <w:rPr>
          <w:rFonts w:ascii="Times New Roman" w:eastAsia="华文宋体" w:hAnsi="Times New Roman" w:cs="Times New Roman"/>
        </w:rPr>
        <w:t>factor</w:t>
      </w:r>
      <w:r w:rsidR="003119DC" w:rsidRPr="003119DC">
        <w:rPr>
          <w:rFonts w:ascii="Times New Roman" w:eastAsia="华文宋体" w:hAnsi="Times New Roman" w:cs="Times New Roman"/>
        </w:rPr>
        <w:t xml:space="preserve"> </w:t>
      </w:r>
      <w:ins w:id="95" w:author="berks" w:date="2026-04-04T20:57:00Z">
        <w:r w:rsidR="00075EC5">
          <w:rPr>
            <w:rFonts w:ascii="Times New Roman" w:eastAsia="华文宋体" w:hAnsi="Times New Roman" w:cs="Times New Roman"/>
          </w:rPr>
          <w:t>against magnet</w:t>
        </w:r>
      </w:ins>
      <w:ins w:id="96" w:author="berks" w:date="2026-04-04T20:58:00Z">
        <w:r w:rsidR="00075EC5">
          <w:rPr>
            <w:rFonts w:ascii="Times New Roman" w:eastAsia="华文宋体" w:hAnsi="Times New Roman" w:cs="Times New Roman"/>
          </w:rPr>
          <w:t xml:space="preserve">ic-field </w:t>
        </w:r>
      </w:ins>
      <w:ins w:id="97" w:author="berks" w:date="2026-04-04T21:01:00Z">
        <w:r w:rsidR="00700FD9">
          <w:rPr>
            <w:rFonts w:ascii="Times New Roman" w:eastAsia="华文宋体" w:hAnsi="Times New Roman" w:cs="Times New Roman"/>
          </w:rPr>
          <w:t>fluctuations</w:t>
        </w:r>
      </w:ins>
      <w:ins w:id="98" w:author="berks" w:date="2026-04-04T20:58:00Z">
        <w:r w:rsidR="00075EC5">
          <w:rPr>
            <w:rFonts w:ascii="Times New Roman" w:eastAsia="华文宋体" w:hAnsi="Times New Roman" w:cs="Times New Roman"/>
          </w:rPr>
          <w:t xml:space="preserve"> is</w:t>
        </w:r>
      </w:ins>
      <w:del w:id="99" w:author="berks" w:date="2026-04-04T20:58:00Z">
        <w:r w:rsidR="003119DC" w:rsidRPr="003119DC" w:rsidDel="00075EC5">
          <w:rPr>
            <w:rFonts w:ascii="Times New Roman" w:eastAsia="华文宋体" w:hAnsi="Times New Roman" w:cs="Times New Roman"/>
          </w:rPr>
          <w:delText>of</w:delText>
        </w:r>
      </w:del>
      <w:r w:rsidR="003119DC" w:rsidRPr="003119DC">
        <w:rPr>
          <w:rFonts w:ascii="Times New Roman" w:eastAsia="华文宋体" w:hAnsi="Times New Roman" w:cs="Times New Roman"/>
        </w:rPr>
        <w:t xml:space="preserve"> </w:t>
      </w:r>
      <m:oMath>
        <m:r>
          <m:rPr>
            <m:sty m:val="p"/>
          </m:rPr>
          <w:rPr>
            <w:rFonts w:ascii="Cambria Math" w:eastAsia="华文宋体" w:hAnsi="Cambria Math" w:cs="Times New Roman"/>
          </w:rPr>
          <m:t>3×</m:t>
        </m:r>
        <m:sSup>
          <m:sSupPr>
            <m:ctrlPr>
              <w:rPr>
                <w:rFonts w:ascii="Cambria Math" w:eastAsia="华文宋体" w:hAnsi="Cambria Math" w:cs="Times New Roman"/>
              </w:rPr>
            </m:ctrlPr>
          </m:sSupPr>
          <m:e>
            <m:r>
              <m:rPr>
                <m:sty m:val="p"/>
              </m:rPr>
              <w:rPr>
                <w:rFonts w:ascii="Cambria Math" w:eastAsia="华文宋体" w:hAnsi="Cambria Math" w:cs="Times New Roman"/>
              </w:rPr>
              <m:t>10</m:t>
            </m:r>
          </m:e>
          <m:sup>
            <m:r>
              <m:rPr>
                <m:sty m:val="p"/>
              </m:rPr>
              <w:rPr>
                <w:rFonts w:ascii="Cambria Math" w:eastAsia="华文宋体" w:hAnsi="Cambria Math" w:cs="Times New Roman"/>
              </w:rPr>
              <m:t>4</m:t>
            </m:r>
          </m:sup>
        </m:sSup>
      </m:oMath>
      <w:r w:rsidR="003119DC" w:rsidRPr="003119DC">
        <w:rPr>
          <w:rFonts w:ascii="Times New Roman" w:eastAsia="华文宋体" w:hAnsi="Times New Roman" w:cs="Times New Roman"/>
        </w:rPr>
        <w:t xml:space="preserve">, </w:t>
      </w:r>
      <w:ins w:id="100" w:author="berks" w:date="2026-04-04T20:58:00Z">
        <w:r w:rsidR="00075EC5">
          <w:rPr>
            <w:rFonts w:ascii="Times New Roman" w:eastAsia="华文宋体" w:hAnsi="Times New Roman" w:cs="Times New Roman"/>
          </w:rPr>
          <w:t xml:space="preserve">rendering </w:t>
        </w:r>
      </w:ins>
      <w:del w:id="101" w:author="berks" w:date="2026-04-04T20:39:00Z">
        <w:r w:rsidR="003119DC" w:rsidRPr="003119DC" w:rsidDel="007D7D04">
          <w:rPr>
            <w:rFonts w:ascii="Times New Roman" w:eastAsia="华文宋体" w:hAnsi="Times New Roman" w:cs="Times New Roman"/>
          </w:rPr>
          <w:delText xml:space="preserve">magnetic </w:delText>
        </w:r>
      </w:del>
      <w:ins w:id="102" w:author="berks" w:date="2026-04-04T20:39:00Z">
        <w:r w:rsidR="007D7D04" w:rsidRPr="003119DC">
          <w:rPr>
            <w:rFonts w:ascii="Times New Roman" w:eastAsia="华文宋体" w:hAnsi="Times New Roman" w:cs="Times New Roman"/>
          </w:rPr>
          <w:t>magnetic</w:t>
        </w:r>
        <w:r w:rsidR="007D7D04">
          <w:rPr>
            <w:rFonts w:ascii="Times New Roman" w:eastAsia="华文宋体" w:hAnsi="Times New Roman" w:cs="Times New Roman"/>
          </w:rPr>
          <w:t>-</w:t>
        </w:r>
      </w:ins>
      <w:r w:rsidR="003119DC" w:rsidRPr="003119DC">
        <w:rPr>
          <w:rFonts w:ascii="Times New Roman" w:eastAsia="华文宋体" w:hAnsi="Times New Roman" w:cs="Times New Roman"/>
        </w:rPr>
        <w:t>field</w:t>
      </w:r>
      <w:ins w:id="103" w:author="berks" w:date="2026-04-04T21:02:00Z">
        <w:r w:rsidR="00700FD9">
          <w:rPr>
            <w:rFonts w:ascii="Times New Roman" w:eastAsia="华文宋体" w:hAnsi="Times New Roman" w:cs="Times New Roman"/>
          </w:rPr>
          <w:t>-induced</w:t>
        </w:r>
      </w:ins>
      <w:r w:rsidR="003119DC" w:rsidRPr="003119DC">
        <w:rPr>
          <w:rFonts w:ascii="Times New Roman" w:eastAsia="华文宋体" w:hAnsi="Times New Roman" w:cs="Times New Roman"/>
        </w:rPr>
        <w:t xml:space="preserve"> noise </w:t>
      </w:r>
      <w:del w:id="104" w:author="berks" w:date="2026-04-04T20:58:00Z">
        <w:r w:rsidR="003119DC" w:rsidRPr="003119DC" w:rsidDel="00075EC5">
          <w:rPr>
            <w:rFonts w:ascii="Times New Roman" w:eastAsia="华文宋体" w:hAnsi="Times New Roman" w:cs="Times New Roman"/>
          </w:rPr>
          <w:delText xml:space="preserve">is further </w:delText>
        </w:r>
        <w:r w:rsidR="00141BA7" w:rsidDel="00075EC5">
          <w:rPr>
            <w:rFonts w:ascii="Times New Roman" w:eastAsia="华文宋体" w:hAnsi="Times New Roman" w:cs="Times New Roman"/>
          </w:rPr>
          <w:delText>reduced</w:delText>
        </w:r>
        <w:r w:rsidR="003119DC" w:rsidRPr="003119DC" w:rsidDel="00075EC5">
          <w:rPr>
            <w:rFonts w:ascii="Times New Roman" w:eastAsia="华文宋体" w:hAnsi="Times New Roman" w:cs="Times New Roman"/>
          </w:rPr>
          <w:delText xml:space="preserve"> to a </w:delText>
        </w:r>
      </w:del>
      <w:r w:rsidR="003119DC" w:rsidRPr="003119DC">
        <w:rPr>
          <w:rFonts w:ascii="Times New Roman" w:eastAsia="华文宋体" w:hAnsi="Times New Roman" w:cs="Times New Roman"/>
        </w:rPr>
        <w:t>negligible</w:t>
      </w:r>
      <w:del w:id="105" w:author="berks" w:date="2026-04-04T20:58:00Z">
        <w:r w:rsidR="003119DC" w:rsidRPr="003119DC" w:rsidDel="00075EC5">
          <w:rPr>
            <w:rFonts w:ascii="Times New Roman" w:eastAsia="华文宋体" w:hAnsi="Times New Roman" w:cs="Times New Roman"/>
          </w:rPr>
          <w:delText xml:space="preserve"> level</w:delText>
        </w:r>
      </w:del>
      <w:del w:id="106" w:author="berks" w:date="2026-04-04T20:40:00Z">
        <w:r w:rsidR="00141BA7" w:rsidDel="007D7D04">
          <w:rPr>
            <w:rFonts w:ascii="Times New Roman" w:eastAsia="华文宋体" w:hAnsi="Times New Roman" w:cs="Times New Roman"/>
          </w:rPr>
          <w:delText>,</w:delText>
        </w:r>
        <w:r w:rsidR="003119DC" w:rsidDel="007D7D04">
          <w:rPr>
            <w:rFonts w:ascii="Times New Roman" w:eastAsia="华文宋体" w:hAnsi="Times New Roman" w:cs="Times New Roman"/>
          </w:rPr>
          <w:delText xml:space="preserve"> </w:delText>
        </w:r>
      </w:del>
      <w:ins w:id="107" w:author="berks" w:date="2026-04-04T20:40:00Z">
        <w:r w:rsidR="007D7D04">
          <w:rPr>
            <w:rFonts w:ascii="Times New Roman" w:eastAsia="华文宋体" w:hAnsi="Times New Roman" w:cs="Times New Roman"/>
          </w:rPr>
          <w:t xml:space="preserve">. </w:t>
        </w:r>
      </w:ins>
      <w:ins w:id="108" w:author="berks" w:date="2026-04-04T20:59:00Z">
        <w:r w:rsidR="00075EC5">
          <w:rPr>
            <w:rFonts w:ascii="Times New Roman" w:eastAsia="华文宋体" w:hAnsi="Times New Roman" w:cs="Times New Roman"/>
          </w:rPr>
          <w:t>Critically</w:t>
        </w:r>
      </w:ins>
      <w:ins w:id="109" w:author="berks" w:date="2026-04-04T20:40:00Z">
        <w:r w:rsidR="007D7D04">
          <w:rPr>
            <w:rFonts w:ascii="Times New Roman" w:eastAsia="华文宋体" w:hAnsi="Times New Roman" w:cs="Times New Roman"/>
          </w:rPr>
          <w:t xml:space="preserve">, </w:t>
        </w:r>
      </w:ins>
      <w:del w:id="110" w:author="berks" w:date="2026-04-04T20:40:00Z">
        <w:r w:rsidR="00141BA7" w:rsidRPr="00141BA7" w:rsidDel="007D7D04">
          <w:rPr>
            <w:rFonts w:ascii="Times New Roman" w:eastAsia="华文宋体" w:hAnsi="Times New Roman" w:cs="Times New Roman"/>
          </w:rPr>
          <w:delText xml:space="preserve">while </w:delText>
        </w:r>
      </w:del>
      <w:del w:id="111" w:author="berks" w:date="2026-04-04T20:59:00Z">
        <w:r w:rsidR="00141BA7" w:rsidDel="00075EC5">
          <w:rPr>
            <w:rFonts w:ascii="Times New Roman" w:eastAsia="华文宋体" w:hAnsi="Times New Roman" w:cs="Times New Roman"/>
          </w:rPr>
          <w:delText>the</w:delText>
        </w:r>
        <w:r w:rsidR="00141BA7" w:rsidRPr="00141BA7" w:rsidDel="00075EC5">
          <w:rPr>
            <w:rFonts w:ascii="Times New Roman" w:eastAsia="华文宋体" w:hAnsi="Times New Roman" w:cs="Times New Roman"/>
          </w:rPr>
          <w:delText xml:space="preserve"> </w:delText>
        </w:r>
      </w:del>
      <w:r w:rsidR="00141BA7" w:rsidRPr="00141BA7">
        <w:rPr>
          <w:rFonts w:ascii="Times New Roman" w:eastAsia="华文宋体" w:hAnsi="Times New Roman" w:cs="Times New Roman"/>
        </w:rPr>
        <w:t xml:space="preserve">sensitivity to </w:t>
      </w:r>
      <w:del w:id="112" w:author="berks" w:date="2026-04-04T20:40:00Z">
        <w:r w:rsidR="00141BA7" w:rsidRPr="00141BA7" w:rsidDel="007D7D04">
          <w:rPr>
            <w:rFonts w:ascii="Times New Roman" w:eastAsia="华文宋体" w:hAnsi="Times New Roman" w:cs="Times New Roman"/>
          </w:rPr>
          <w:delText>weak signals of interest</w:delText>
        </w:r>
        <w:r w:rsidR="000F5ABF" w:rsidRPr="000F5ABF" w:rsidDel="007D7D04">
          <w:rPr>
            <w:rFonts w:ascii="Times New Roman" w:eastAsia="华文宋体" w:hAnsi="Times New Roman" w:cs="Times New Roman"/>
          </w:rPr>
          <w:delText xml:space="preserve"> such as </w:delText>
        </w:r>
      </w:del>
      <w:r w:rsidR="000F5ABF" w:rsidRPr="000F5ABF">
        <w:rPr>
          <w:rFonts w:ascii="Times New Roman" w:eastAsia="华文宋体" w:hAnsi="Times New Roman" w:cs="Times New Roman"/>
        </w:rPr>
        <w:t>new‑physics interactions</w:t>
      </w:r>
      <w:r w:rsidR="00141BA7" w:rsidRPr="00141BA7">
        <w:rPr>
          <w:rFonts w:ascii="Times New Roman" w:eastAsia="华文宋体" w:hAnsi="Times New Roman" w:cs="Times New Roman"/>
        </w:rPr>
        <w:t xml:space="preserve"> </w:t>
      </w:r>
      <w:del w:id="113" w:author="berks" w:date="2026-04-04T20:41:00Z">
        <w:r w:rsidR="00141BA7" w:rsidRPr="00141BA7" w:rsidDel="007D7D04">
          <w:rPr>
            <w:rFonts w:ascii="Times New Roman" w:eastAsia="华文宋体" w:hAnsi="Times New Roman" w:cs="Times New Roman"/>
          </w:rPr>
          <w:delText xml:space="preserve">remains </w:delText>
        </w:r>
      </w:del>
      <w:ins w:id="114" w:author="berks" w:date="2026-04-04T20:59:00Z">
        <w:r w:rsidR="00075EC5">
          <w:rPr>
            <w:rFonts w:ascii="Times New Roman" w:eastAsia="华文宋体" w:hAnsi="Times New Roman" w:cs="Times New Roman"/>
          </w:rPr>
          <w:t>remains</w:t>
        </w:r>
      </w:ins>
      <w:ins w:id="115" w:author="berks" w:date="2026-04-04T20:41:00Z">
        <w:r w:rsidR="007D7D04" w:rsidRPr="00141BA7">
          <w:rPr>
            <w:rFonts w:ascii="Times New Roman" w:eastAsia="华文宋体" w:hAnsi="Times New Roman" w:cs="Times New Roman"/>
          </w:rPr>
          <w:t xml:space="preserve"> </w:t>
        </w:r>
      </w:ins>
      <w:del w:id="116" w:author="berks" w:date="2026-04-04T20:41:00Z">
        <w:r w:rsidR="00141BA7" w:rsidRPr="00141BA7" w:rsidDel="007D7D04">
          <w:rPr>
            <w:rFonts w:ascii="Times New Roman" w:eastAsia="华文宋体" w:hAnsi="Times New Roman" w:cs="Times New Roman"/>
          </w:rPr>
          <w:delText>unaffected</w:delText>
        </w:r>
      </w:del>
      <w:ins w:id="117" w:author="berks" w:date="2026-04-04T20:41:00Z">
        <w:r w:rsidR="007D7D04" w:rsidRPr="00141BA7">
          <w:rPr>
            <w:rFonts w:ascii="Times New Roman" w:eastAsia="华文宋体" w:hAnsi="Times New Roman" w:cs="Times New Roman"/>
          </w:rPr>
          <w:t>un</w:t>
        </w:r>
        <w:r w:rsidR="007D7D04">
          <w:rPr>
            <w:rFonts w:ascii="Times New Roman" w:eastAsia="华文宋体" w:hAnsi="Times New Roman" w:cs="Times New Roman"/>
          </w:rPr>
          <w:t>suppressed</w:t>
        </w:r>
      </w:ins>
      <w:del w:id="118" w:author="berks" w:date="2026-04-04T20:41:00Z">
        <w:r w:rsidR="003119DC" w:rsidRPr="003119DC" w:rsidDel="007D7D04">
          <w:rPr>
            <w:rFonts w:ascii="Times New Roman" w:eastAsia="华文宋体" w:hAnsi="Times New Roman" w:cs="Times New Roman"/>
          </w:rPr>
          <w:delText xml:space="preserve">. </w:delText>
        </w:r>
      </w:del>
      <w:ins w:id="119" w:author="berks" w:date="2026-04-04T20:41:00Z">
        <w:r w:rsidR="007D7D04">
          <w:rPr>
            <w:rFonts w:ascii="Times New Roman" w:eastAsia="华文宋体" w:hAnsi="Times New Roman" w:cs="Times New Roman"/>
          </w:rPr>
          <w:t>, with</w:t>
        </w:r>
        <w:r w:rsidR="007D7D04" w:rsidRPr="003119DC">
          <w:rPr>
            <w:rFonts w:ascii="Times New Roman" w:eastAsia="华文宋体" w:hAnsi="Times New Roman" w:cs="Times New Roman"/>
          </w:rPr>
          <w:t xml:space="preserve"> </w:t>
        </w:r>
      </w:ins>
      <w:del w:id="120" w:author="berks" w:date="2026-04-04T20:41:00Z">
        <w:r w:rsidR="003119DC" w:rsidRPr="003119DC" w:rsidDel="007D7D04">
          <w:rPr>
            <w:rFonts w:ascii="Times New Roman" w:eastAsia="华文宋体" w:hAnsi="Times New Roman" w:cs="Times New Roman"/>
          </w:rPr>
          <w:delText xml:space="preserve">The </w:delText>
        </w:r>
      </w:del>
      <w:r w:rsidR="003119DC" w:rsidRPr="003119DC">
        <w:rPr>
          <w:rFonts w:ascii="Times New Roman" w:eastAsia="华文宋体" w:hAnsi="Times New Roman" w:cs="Times New Roman"/>
        </w:rPr>
        <w:t>single-shot sensitivity</w:t>
      </w:r>
      <w:r w:rsidR="000F5ABF" w:rsidRPr="000F5ABF">
        <w:rPr>
          <w:rFonts w:ascii="Times New Roman" w:eastAsia="华文宋体" w:hAnsi="Times New Roman" w:cs="Times New Roman"/>
        </w:rPr>
        <w:t xml:space="preserve"> </w:t>
      </w:r>
      <w:del w:id="121" w:author="berks" w:date="2026-04-04T20:42:00Z">
        <w:r w:rsidR="000F5ABF" w:rsidRPr="000F5ABF" w:rsidDel="007D7D04">
          <w:rPr>
            <w:rFonts w:ascii="Times New Roman" w:eastAsia="华文宋体" w:hAnsi="Times New Roman" w:cs="Times New Roman"/>
          </w:rPr>
          <w:delText xml:space="preserve">is </w:delText>
        </w:r>
      </w:del>
      <w:r w:rsidR="000F5ABF" w:rsidRPr="000F5ABF">
        <w:rPr>
          <w:rFonts w:ascii="Times New Roman" w:eastAsia="华文宋体" w:hAnsi="Times New Roman" w:cs="Times New Roman"/>
        </w:rPr>
        <w:t xml:space="preserve">maintained at </w:t>
      </w:r>
      <m:oMath>
        <m:r>
          <m:rPr>
            <m:sty m:val="p"/>
          </m:rPr>
          <w:rPr>
            <w:rFonts w:ascii="Cambria Math" w:eastAsia="华文宋体" w:hAnsi="Cambria Math" w:cs="Times New Roman"/>
          </w:rPr>
          <m:t>2π×2</m:t>
        </m:r>
      </m:oMath>
      <w:r w:rsidR="003119DC" w:rsidRPr="003119DC">
        <w:rPr>
          <w:rFonts w:ascii="Times New Roman" w:eastAsia="华文宋体" w:hAnsi="Times New Roman" w:cs="Times New Roman"/>
        </w:rPr>
        <w:t xml:space="preserve"> mHz. Accumulating data over 24 hours (~</w:t>
      </w:r>
      <w:ins w:id="122" w:author="berks" w:date="2026-04-04T20:42:00Z">
        <w:r w:rsidR="007D7D04">
          <w:rPr>
            <w:rFonts w:ascii="Times New Roman" w:eastAsia="华文宋体" w:hAnsi="Times New Roman" w:cs="Times New Roman"/>
          </w:rPr>
          <w:t xml:space="preserve"> </w:t>
        </w:r>
      </w:ins>
      <w:r w:rsidR="003119DC" w:rsidRPr="003119DC">
        <w:rPr>
          <w:rFonts w:ascii="Times New Roman" w:eastAsia="华文宋体" w:hAnsi="Times New Roman" w:cs="Times New Roman"/>
        </w:rPr>
        <w:t xml:space="preserve">3000 measurements) yields a sensitivity of </w:t>
      </w:r>
      <m:oMath>
        <m:r>
          <m:rPr>
            <m:sty m:val="p"/>
          </m:rPr>
          <w:rPr>
            <w:rFonts w:ascii="Cambria Math" w:eastAsia="华文宋体" w:hAnsi="Cambria Math" w:cs="Times New Roman"/>
          </w:rPr>
          <m:t>2π×</m:t>
        </m:r>
        <m:r>
          <m:rPr>
            <m:sty m:val="p"/>
          </m:rPr>
          <w:rPr>
            <w:rFonts w:ascii="Cambria Math" w:eastAsia="华文宋体" w:hAnsi="DejaVu Math TeX Gyre" w:cs="Times New Roman"/>
          </w:rPr>
          <m:t>4</m:t>
        </m:r>
        <m:r>
          <m:rPr>
            <m:sty m:val="p"/>
          </m:rPr>
          <w:rPr>
            <w:rFonts w:ascii="Cambria Math" w:eastAsia="华文宋体" w:hAnsi="Cambria Math" w:cs="Times New Roman"/>
          </w:rPr>
          <m:t>0 uHz</m:t>
        </m:r>
      </m:oMath>
      <w:r w:rsidR="003119DC" w:rsidRPr="003119DC">
        <w:rPr>
          <w:rFonts w:ascii="Times New Roman" w:eastAsia="华文宋体" w:hAnsi="Times New Roman" w:cs="Times New Roman"/>
        </w:rPr>
        <w:t xml:space="preserve">. </w:t>
      </w:r>
      <w:ins w:id="123" w:author="berks" w:date="2026-04-04T21:00:00Z">
        <w:r w:rsidR="00075EC5">
          <w:rPr>
            <w:rFonts w:ascii="Times New Roman" w:eastAsia="华文宋体" w:hAnsi="Times New Roman" w:cs="Times New Roman"/>
          </w:rPr>
          <w:t>A comparison</w:t>
        </w:r>
      </w:ins>
      <w:ins w:id="124" w:author="berks" w:date="2026-04-04T20:43:00Z">
        <w:r w:rsidR="007D7D04">
          <w:rPr>
            <w:rFonts w:ascii="Times New Roman" w:eastAsia="华文宋体" w:hAnsi="Times New Roman" w:cs="Times New Roman"/>
          </w:rPr>
          <w:t xml:space="preserve"> </w:t>
        </w:r>
        <w:r w:rsidR="007D7D04" w:rsidRPr="003119DC">
          <w:rPr>
            <w:rFonts w:ascii="Times New Roman" w:eastAsia="华文宋体" w:hAnsi="Times New Roman" w:cs="Times New Roman"/>
          </w:rPr>
          <w:t>with other relevant work</w:t>
        </w:r>
      </w:ins>
      <w:ins w:id="125" w:author="berks" w:date="2026-04-04T20:44:00Z">
        <w:r w:rsidR="007D7D04">
          <w:rPr>
            <w:rFonts w:ascii="Times New Roman" w:eastAsia="华文宋体" w:hAnsi="Times New Roman" w:cs="Times New Roman"/>
          </w:rPr>
          <w:t xml:space="preserve">s </w:t>
        </w:r>
      </w:ins>
      <w:ins w:id="126" w:author="berks" w:date="2026-04-04T21:00:00Z">
        <w:r w:rsidR="00075EC5">
          <w:rPr>
            <w:rFonts w:ascii="Times New Roman" w:eastAsia="华文宋体" w:hAnsi="Times New Roman" w:cs="Times New Roman"/>
          </w:rPr>
          <w:t xml:space="preserve">is provided </w:t>
        </w:r>
      </w:ins>
      <w:ins w:id="127" w:author="berks" w:date="2026-04-04T20:44:00Z">
        <w:r w:rsidR="007D7D04">
          <w:rPr>
            <w:rFonts w:ascii="Times New Roman" w:eastAsia="华文宋体" w:hAnsi="Times New Roman" w:cs="Times New Roman"/>
          </w:rPr>
          <w:t>i</w:t>
        </w:r>
      </w:ins>
      <w:ins w:id="128" w:author="berks" w:date="2026-04-04T20:42:00Z">
        <w:r w:rsidR="007D7D04">
          <w:rPr>
            <w:rFonts w:ascii="Times New Roman" w:eastAsia="华文宋体" w:hAnsi="Times New Roman" w:cs="Times New Roman"/>
          </w:rPr>
          <w:t xml:space="preserve">n the </w:t>
        </w:r>
      </w:ins>
      <w:r w:rsidR="008152AE">
        <w:rPr>
          <w:rFonts w:ascii="Times New Roman" w:eastAsia="华文宋体" w:hAnsi="Times New Roman" w:cs="Times New Roman"/>
        </w:rPr>
        <w:lastRenderedPageBreak/>
        <w:t xml:space="preserve">following </w:t>
      </w:r>
      <w:del w:id="129" w:author="berks" w:date="2026-04-04T20:43:00Z">
        <w:r w:rsidR="003119DC" w:rsidRPr="003119DC" w:rsidDel="007D7D04">
          <w:rPr>
            <w:rFonts w:ascii="Times New Roman" w:eastAsia="华文宋体" w:hAnsi="Times New Roman" w:cs="Times New Roman"/>
          </w:rPr>
          <w:delText xml:space="preserve">The following response </w:delText>
        </w:r>
      </w:del>
      <w:ins w:id="130" w:author="berks" w:date="2026-04-04T20:43:00Z">
        <w:r w:rsidR="007D7D04">
          <w:rPr>
            <w:rFonts w:ascii="Times New Roman" w:eastAsia="华文宋体" w:hAnsi="Times New Roman" w:cs="Times New Roman"/>
          </w:rPr>
          <w:t>answer to Q3</w:t>
        </w:r>
      </w:ins>
      <w:ins w:id="131" w:author="berks" w:date="2026-04-04T20:44:00Z">
        <w:r w:rsidR="007D7D04">
          <w:rPr>
            <w:rFonts w:ascii="Times New Roman" w:eastAsia="华文宋体" w:hAnsi="Times New Roman" w:cs="Times New Roman"/>
          </w:rPr>
          <w:t>.</w:t>
        </w:r>
      </w:ins>
      <w:ins w:id="132" w:author="berks" w:date="2026-04-04T20:43:00Z">
        <w:r w:rsidR="007D7D04">
          <w:rPr>
            <w:rFonts w:ascii="Times New Roman" w:eastAsia="华文宋体" w:hAnsi="Times New Roman" w:cs="Times New Roman"/>
          </w:rPr>
          <w:t xml:space="preserve"> </w:t>
        </w:r>
      </w:ins>
      <w:del w:id="133" w:author="berks" w:date="2026-04-04T20:43:00Z">
        <w:r w:rsidR="003119DC" w:rsidRPr="003119DC" w:rsidDel="007D7D04">
          <w:rPr>
            <w:rFonts w:ascii="Times New Roman" w:eastAsia="华文宋体" w:hAnsi="Times New Roman" w:cs="Times New Roman"/>
          </w:rPr>
          <w:delText>compares this result with other relevant work.</w:delText>
        </w:r>
      </w:del>
    </w:p>
    <w:p w14:paraId="70114093" w14:textId="68375A14" w:rsidR="004A642B" w:rsidRPr="005B58B1" w:rsidRDefault="00883B4B">
      <w:pPr>
        <w:spacing w:afterLines="50" w:after="156"/>
        <w:rPr>
          <w:rFonts w:ascii="Times New Roman" w:eastAsia="华文宋体" w:hAnsi="Times New Roman" w:cs="Times New Roman"/>
        </w:rPr>
      </w:pPr>
      <w:ins w:id="134" w:author="唐延宇" w:date="2026-04-05T21:34:00Z">
        <w:r>
          <w:rPr>
            <w:rFonts w:ascii="Times New Roman" w:eastAsia="华文宋体" w:hAnsi="Times New Roman" w:cs="Times New Roman" w:hint="eastAsia"/>
          </w:rPr>
          <w:t>加一句灵敏度受限于</w:t>
        </w:r>
      </w:ins>
    </w:p>
    <w:p w14:paraId="60E7437B" w14:textId="77777777" w:rsidR="004A642B" w:rsidRDefault="00400F25">
      <w:pPr>
        <w:spacing w:afterLines="50" w:after="156"/>
        <w:rPr>
          <w:rFonts w:ascii="Times New Roman" w:eastAsia="华文宋体" w:hAnsi="Times New Roman" w:cs="Times New Roman"/>
        </w:rPr>
      </w:pPr>
      <w:r w:rsidRPr="00097F00">
        <w:rPr>
          <w:rFonts w:ascii="Times New Roman" w:eastAsia="华文宋体" w:hAnsi="Times New Roman" w:cs="Times New Roman"/>
          <w:b/>
        </w:rPr>
        <w:t xml:space="preserve">Q3: </w:t>
      </w:r>
      <w:r>
        <w:rPr>
          <w:rFonts w:ascii="Times New Roman" w:eastAsia="华文宋体" w:hAnsi="Times New Roman" w:cs="Times New Roman"/>
        </w:rPr>
        <w:t>Related to 2, how does your ppm performance and absolute energy resolution compare to other trapped atom systems more similar to your own?</w:t>
      </w:r>
    </w:p>
    <w:p w14:paraId="2314BE18" w14:textId="77777777" w:rsidR="00F1673B" w:rsidRDefault="00097F00">
      <w:pPr>
        <w:spacing w:afterLines="50" w:after="156"/>
        <w:rPr>
          <w:ins w:id="135" w:author="berks" w:date="2026-04-04T21:58:00Z"/>
          <w:rFonts w:ascii="Times New Roman" w:eastAsia="华文宋体" w:hAnsi="Times New Roman" w:cs="Times New Roman"/>
        </w:rPr>
      </w:pPr>
      <w:r w:rsidRPr="007D7D04">
        <w:rPr>
          <w:rFonts w:ascii="Times New Roman" w:hAnsi="Times New Roman" w:cs="Times New Roman"/>
          <w:b/>
        </w:rPr>
        <w:t>Answer:</w:t>
      </w:r>
      <w:r w:rsidRPr="007D7D04">
        <w:rPr>
          <w:rFonts w:ascii="Times New Roman" w:eastAsia="华文宋体" w:hAnsi="Times New Roman" w:cs="Times New Roman"/>
          <w:b/>
        </w:rPr>
        <w:t xml:space="preserve"> </w:t>
      </w:r>
      <w:del w:id="136" w:author="berks" w:date="2026-04-04T21:56:00Z">
        <w:r w:rsidR="005B680B" w:rsidRPr="005B680B" w:rsidDel="00930B02">
          <w:rPr>
            <w:rFonts w:ascii="Times New Roman" w:eastAsia="华文宋体" w:hAnsi="Times New Roman" w:cs="Times New Roman"/>
          </w:rPr>
          <w:delText>Currently, t</w:delText>
        </w:r>
      </w:del>
      <w:r w:rsidR="00455E83">
        <w:rPr>
          <w:rFonts w:ascii="Times New Roman" w:eastAsia="华文宋体" w:hAnsi="Times New Roman" w:cs="Times New Roman"/>
        </w:rPr>
        <w:t>T</w:t>
      </w:r>
      <w:r w:rsidR="005B680B" w:rsidRPr="005B680B">
        <w:rPr>
          <w:rFonts w:ascii="Times New Roman" w:eastAsia="华文宋体" w:hAnsi="Times New Roman" w:cs="Times New Roman"/>
        </w:rPr>
        <w:t xml:space="preserve">wo </w:t>
      </w:r>
      <w:r w:rsidR="00455E83">
        <w:rPr>
          <w:rFonts w:ascii="Times New Roman" w:eastAsia="华文宋体" w:hAnsi="Times New Roman" w:cs="Times New Roman"/>
        </w:rPr>
        <w:t xml:space="preserve">previous works </w:t>
      </w:r>
      <w:r w:rsidR="005B680B" w:rsidRPr="005B680B">
        <w:rPr>
          <w:rFonts w:ascii="Times New Roman" w:eastAsia="华文宋体" w:hAnsi="Times New Roman" w:cs="Times New Roman"/>
        </w:rPr>
        <w:t>based on trapped atom systems</w:t>
      </w:r>
      <w:r w:rsidR="00455E83">
        <w:rPr>
          <w:rFonts w:ascii="Times New Roman" w:eastAsia="华文宋体" w:hAnsi="Times New Roman" w:cs="Times New Roman"/>
        </w:rPr>
        <w:t xml:space="preserve"> are most relevant for comparison</w:t>
      </w:r>
      <w:del w:id="137" w:author="berks" w:date="2026-04-04T21:57:00Z">
        <w:r w:rsidR="005B680B" w:rsidRPr="005B680B" w:rsidDel="00F1673B">
          <w:rPr>
            <w:rFonts w:ascii="Times New Roman" w:eastAsia="华文宋体" w:hAnsi="Times New Roman" w:cs="Times New Roman"/>
          </w:rPr>
          <w:delText>.</w:delText>
        </w:r>
        <w:r w:rsidR="00E27EEE" w:rsidDel="00F1673B">
          <w:rPr>
            <w:rFonts w:ascii="Times New Roman" w:eastAsia="华文宋体" w:hAnsi="Times New Roman" w:cs="Times New Roman"/>
          </w:rPr>
          <w:delText xml:space="preserve"> </w:delText>
        </w:r>
      </w:del>
      <w:moveToRangeStart w:id="138" w:author="berks" w:date="2026-04-04T21:57:00Z" w:name="move226232293"/>
      <w:moveTo w:id="139" w:author="berks" w:date="2026-04-04T21:57:00Z">
        <w:del w:id="140" w:author="berks" w:date="2026-04-04T22:12:00Z">
          <w:r w:rsidR="00F1673B" w:rsidRPr="00E27EEE" w:rsidDel="002A5FEF">
            <w:rPr>
              <w:rFonts w:ascii="Times New Roman" w:eastAsia="华文宋体" w:hAnsi="Times New Roman" w:cs="Times New Roman"/>
            </w:rPr>
            <w:delText>Gomez, P. et al., 2020 [24]</w:delText>
          </w:r>
        </w:del>
      </w:moveTo>
      <w:moveToRangeEnd w:id="138"/>
      <w:ins w:id="141" w:author="berks" w:date="2026-04-04T21:58:00Z">
        <w:del w:id="142" w:author="berks" w:date="2026-04-04T22:12:00Z">
          <w:r w:rsidR="00F1673B" w:rsidDel="002A5FEF">
            <w:rPr>
              <w:rFonts w:ascii="Times New Roman" w:eastAsia="华文宋体" w:hAnsi="Times New Roman" w:cs="Times New Roman"/>
            </w:rPr>
            <w:delText>Thekkeppatt, P. et al., 2025 [25]</w:delText>
          </w:r>
        </w:del>
        <w:r w:rsidR="00F1673B">
          <w:rPr>
            <w:rFonts w:ascii="Times New Roman" w:eastAsia="华文宋体" w:hAnsi="Times New Roman" w:cs="Times New Roman"/>
          </w:rPr>
          <w:t>.</w:t>
        </w:r>
      </w:ins>
    </w:p>
    <w:p w14:paraId="6DCD7496" w14:textId="77777777" w:rsidR="00D3366A" w:rsidRDefault="00F1673B" w:rsidP="00D3366A">
      <w:pPr>
        <w:spacing w:afterLines="50" w:after="156"/>
        <w:ind w:firstLineChars="202" w:firstLine="424"/>
        <w:rPr>
          <w:rFonts w:ascii="Times New Roman" w:eastAsia="华文宋体" w:hAnsi="Times New Roman" w:cs="Times New Roman"/>
        </w:rPr>
      </w:pPr>
      <w:ins w:id="143" w:author="berks" w:date="2026-04-04T21:59:00Z">
        <w:r>
          <w:rPr>
            <w:rFonts w:ascii="Times New Roman" w:eastAsia="华文宋体" w:hAnsi="Times New Roman" w:cs="Times New Roman"/>
          </w:rPr>
          <w:t xml:space="preserve">Gomez et al. </w:t>
        </w:r>
      </w:ins>
      <w:r w:rsidR="00455E83">
        <w:rPr>
          <w:rFonts w:ascii="Times New Roman" w:eastAsia="华文宋体" w:hAnsi="Times New Roman" w:cs="Times New Roman"/>
        </w:rPr>
        <w:t xml:space="preserve">[24] </w:t>
      </w:r>
      <w:del w:id="144" w:author="berks" w:date="2026-04-04T21:59:00Z">
        <w:r w:rsidR="00E27EEE" w:rsidRPr="00E27EEE" w:rsidDel="00F1673B">
          <w:rPr>
            <w:rFonts w:ascii="Times New Roman" w:eastAsia="华文宋体" w:hAnsi="Times New Roman" w:cs="Times New Roman"/>
          </w:rPr>
          <w:delText xml:space="preserve">One </w:delText>
        </w:r>
      </w:del>
      <w:del w:id="145" w:author="berks" w:date="2026-04-04T22:09:00Z">
        <w:r w:rsidR="00E27EEE" w:rsidRPr="00E27EEE" w:rsidDel="002A5FEF">
          <w:rPr>
            <w:rFonts w:ascii="Times New Roman" w:eastAsia="华文宋体" w:hAnsi="Times New Roman" w:cs="Times New Roman"/>
          </w:rPr>
          <w:delText>utilizes</w:delText>
        </w:r>
      </w:del>
      <w:ins w:id="146" w:author="berks" w:date="2026-04-04T22:09:00Z">
        <w:r w:rsidR="002A5FEF">
          <w:rPr>
            <w:rFonts w:ascii="Times New Roman" w:eastAsia="华文宋体" w:hAnsi="Times New Roman" w:cs="Times New Roman"/>
          </w:rPr>
          <w:t>studied</w:t>
        </w:r>
      </w:ins>
      <w:r w:rsidR="00E27EEE" w:rsidRPr="00E27EEE">
        <w:rPr>
          <w:rFonts w:ascii="Times New Roman" w:eastAsia="华文宋体" w:hAnsi="Times New Roman" w:cs="Times New Roman"/>
        </w:rPr>
        <w:t xml:space="preserve"> two hyperfine levels of </w:t>
      </w:r>
      <w:r w:rsidR="00E27EEE" w:rsidRPr="002A5FEF">
        <w:rPr>
          <w:rFonts w:ascii="Times New Roman" w:eastAsia="华文宋体" w:hAnsi="Times New Roman" w:cs="Times New Roman"/>
          <w:vertAlign w:val="superscript"/>
          <w:rPrChange w:id="147" w:author="berks" w:date="2026-04-04T22:08:00Z">
            <w:rPr>
              <w:rFonts w:ascii="Times New Roman" w:eastAsia="华文宋体" w:hAnsi="Times New Roman" w:cs="Times New Roman"/>
            </w:rPr>
          </w:rPrChange>
        </w:rPr>
        <w:t>87</w:t>
      </w:r>
      <w:r w:rsidR="00E27EEE" w:rsidRPr="00E27EEE">
        <w:rPr>
          <w:rFonts w:ascii="Times New Roman" w:eastAsia="华文宋体" w:hAnsi="Times New Roman" w:cs="Times New Roman"/>
        </w:rPr>
        <w:t>Rb</w:t>
      </w:r>
      <w:del w:id="148" w:author="berks" w:date="2026-04-04T21:58:00Z">
        <w:r w:rsidR="00E27EEE" w:rsidRPr="00E27EEE" w:rsidDel="00F1673B">
          <w:rPr>
            <w:rFonts w:ascii="Times New Roman" w:eastAsia="华文宋体" w:hAnsi="Times New Roman" w:cs="Times New Roman"/>
          </w:rPr>
          <w:delText xml:space="preserve"> (</w:delText>
        </w:r>
      </w:del>
      <w:moveFromRangeStart w:id="149" w:author="berks" w:date="2026-04-04T21:57:00Z" w:name="move226232293"/>
      <w:moveFrom w:id="150" w:author="berks" w:date="2026-04-04T21:57:00Z">
        <w:del w:id="151" w:author="berks" w:date="2026-04-04T21:58:00Z">
          <w:r w:rsidR="00E27EEE" w:rsidRPr="00E27EEE" w:rsidDel="00F1673B">
            <w:rPr>
              <w:rFonts w:ascii="Times New Roman" w:eastAsia="华文宋体" w:hAnsi="Times New Roman" w:cs="Times New Roman"/>
            </w:rPr>
            <w:delText>Gomez, P. et al., 2020 [24]</w:delText>
          </w:r>
        </w:del>
      </w:moveFrom>
      <w:moveFromRangeEnd w:id="149"/>
      <w:del w:id="152" w:author="berks" w:date="2026-04-04T21:58:00Z">
        <w:r w:rsidR="00E27EEE" w:rsidRPr="00E27EEE" w:rsidDel="00F1673B">
          <w:rPr>
            <w:rFonts w:ascii="Times New Roman" w:eastAsia="华文宋体" w:hAnsi="Times New Roman" w:cs="Times New Roman"/>
          </w:rPr>
          <w:delText>)</w:delText>
        </w:r>
      </w:del>
      <w:r w:rsidR="00E27EEE" w:rsidRPr="00E27EEE">
        <w:rPr>
          <w:rFonts w:ascii="Times New Roman" w:eastAsia="华文宋体" w:hAnsi="Times New Roman" w:cs="Times New Roman"/>
        </w:rPr>
        <w:t xml:space="preserve"> </w:t>
      </w:r>
      <w:r w:rsidR="00455E83">
        <w:rPr>
          <w:rFonts w:ascii="Times New Roman" w:eastAsia="华文宋体" w:hAnsi="Times New Roman" w:cs="Times New Roman"/>
        </w:rPr>
        <w:t>possessing</w:t>
      </w:r>
      <w:r w:rsidR="00E27EEE" w:rsidRPr="00E27EEE">
        <w:rPr>
          <w:rFonts w:ascii="Times New Roman" w:eastAsia="华文宋体" w:hAnsi="Times New Roman" w:cs="Times New Roman"/>
        </w:rPr>
        <w:t xml:space="preserve"> </w:t>
      </w:r>
      <w:del w:id="153" w:author="berks" w:date="2026-04-04T21:59:00Z">
        <w:r w:rsidR="00E27EEE" w:rsidRPr="00E27EEE" w:rsidDel="00F1673B">
          <w:rPr>
            <w:rFonts w:ascii="Times New Roman" w:eastAsia="华文宋体" w:hAnsi="Times New Roman" w:cs="Times New Roman"/>
          </w:rPr>
          <w:delText xml:space="preserve">oppositely signed </w:delText>
        </w:r>
      </w:del>
      <w:r w:rsidR="00E27EEE" w:rsidRPr="00E27EEE">
        <w:rPr>
          <w:rFonts w:ascii="Times New Roman" w:eastAsia="华文宋体" w:hAnsi="Times New Roman" w:cs="Times New Roman"/>
        </w:rPr>
        <w:t>electron</w:t>
      </w:r>
      <w:del w:id="154" w:author="berks" w:date="2026-04-04T21:59:00Z">
        <w:r w:rsidR="00E27EEE" w:rsidRPr="00E27EEE" w:rsidDel="00F1673B">
          <w:rPr>
            <w:rFonts w:ascii="Times New Roman" w:eastAsia="华文宋体" w:hAnsi="Times New Roman" w:cs="Times New Roman"/>
          </w:rPr>
          <w:delText>-spin</w:delText>
        </w:r>
      </w:del>
      <w:r w:rsidR="00E27EEE" w:rsidRPr="00E27EEE">
        <w:rPr>
          <w:rFonts w:ascii="Times New Roman" w:eastAsia="华文宋体" w:hAnsi="Times New Roman" w:cs="Times New Roman"/>
        </w:rPr>
        <w:t xml:space="preserve"> magnetic moments.</w:t>
      </w:r>
      <w:r w:rsidR="008946F5">
        <w:rPr>
          <w:rFonts w:ascii="Times New Roman" w:eastAsia="华文宋体" w:hAnsi="Times New Roman" w:cs="Times New Roman"/>
        </w:rPr>
        <w:t xml:space="preserve"> </w:t>
      </w:r>
      <w:ins w:id="155" w:author="berks" w:date="2026-04-04T22:09:00Z">
        <w:r w:rsidR="002A5FEF">
          <w:rPr>
            <w:rFonts w:ascii="Times New Roman" w:eastAsia="华文宋体" w:hAnsi="Times New Roman" w:cs="Times New Roman" w:hint="eastAsia"/>
          </w:rPr>
          <w:t>B</w:t>
        </w:r>
        <w:r w:rsidR="002A5FEF">
          <w:rPr>
            <w:rFonts w:ascii="Times New Roman" w:eastAsia="华文宋体" w:hAnsi="Times New Roman" w:cs="Times New Roman"/>
          </w:rPr>
          <w:t>y t</w:t>
        </w:r>
      </w:ins>
      <w:ins w:id="156" w:author="berks" w:date="2026-04-04T22:01:00Z">
        <w:r>
          <w:rPr>
            <w:rFonts w:ascii="Times New Roman" w:eastAsia="华文宋体" w:hAnsi="Times New Roman" w:cs="Times New Roman"/>
          </w:rPr>
          <w:t xml:space="preserve">aking a linear combination of </w:t>
        </w:r>
      </w:ins>
      <w:del w:id="157" w:author="berks" w:date="2026-04-04T22:01:00Z">
        <w:r w:rsidR="008946F5" w:rsidRPr="008946F5" w:rsidDel="00F1673B">
          <w:rPr>
            <w:rFonts w:ascii="Times New Roman" w:eastAsia="华文宋体" w:hAnsi="Times New Roman" w:cs="Times New Roman"/>
          </w:rPr>
          <w:delText>Adding the</w:delText>
        </w:r>
      </w:del>
      <w:ins w:id="158" w:author="berks" w:date="2026-04-04T22:01:00Z">
        <w:r>
          <w:rPr>
            <w:rFonts w:ascii="Times New Roman" w:eastAsia="华文宋体" w:hAnsi="Times New Roman" w:cs="Times New Roman"/>
          </w:rPr>
          <w:t>the</w:t>
        </w:r>
      </w:ins>
      <w:r w:rsidR="008946F5" w:rsidRPr="008946F5">
        <w:rPr>
          <w:rFonts w:ascii="Times New Roman" w:eastAsia="华文宋体" w:hAnsi="Times New Roman" w:cs="Times New Roman"/>
        </w:rPr>
        <w:t xml:space="preserve"> precession signals from these two levels</w:t>
      </w:r>
      <w:r w:rsidR="009274EA">
        <w:rPr>
          <w:rFonts w:ascii="Times New Roman" w:eastAsia="华文宋体" w:hAnsi="Times New Roman" w:cs="Times New Roman"/>
        </w:rPr>
        <w:t xml:space="preserve"> that</w:t>
      </w:r>
      <w:ins w:id="159" w:author="berks" w:date="2026-04-04T22:10:00Z">
        <w:r w:rsidR="002A5FEF">
          <w:rPr>
            <w:rFonts w:ascii="Times New Roman" w:eastAsia="华文宋体" w:hAnsi="Times New Roman" w:cs="Times New Roman"/>
          </w:rPr>
          <w:t xml:space="preserve"> </w:t>
        </w:r>
      </w:ins>
      <w:del w:id="160" w:author="berks" w:date="2026-04-04T22:02:00Z">
        <w:r w:rsidR="008946F5" w:rsidRPr="008946F5" w:rsidDel="00F1673B">
          <w:rPr>
            <w:rFonts w:ascii="Times New Roman" w:eastAsia="华文宋体" w:hAnsi="Times New Roman" w:cs="Times New Roman"/>
          </w:rPr>
          <w:delText xml:space="preserve">suppresses </w:delText>
        </w:r>
      </w:del>
      <w:ins w:id="161" w:author="berks" w:date="2026-04-04T22:02:00Z">
        <w:r>
          <w:rPr>
            <w:rFonts w:ascii="Times New Roman" w:eastAsia="华文宋体" w:hAnsi="Times New Roman" w:cs="Times New Roman"/>
          </w:rPr>
          <w:t xml:space="preserve">cancels </w:t>
        </w:r>
      </w:ins>
      <w:r w:rsidR="008946F5" w:rsidRPr="008946F5">
        <w:rPr>
          <w:rFonts w:ascii="Times New Roman" w:eastAsia="华文宋体" w:hAnsi="Times New Roman" w:cs="Times New Roman"/>
        </w:rPr>
        <w:t>common-mode electron‑spin magnetic noise,</w:t>
      </w:r>
      <w:del w:id="162" w:author="berks" w:date="2026-04-04T22:10:00Z">
        <w:r w:rsidR="008946F5" w:rsidRPr="008946F5" w:rsidDel="002A5FEF">
          <w:rPr>
            <w:rFonts w:ascii="Times New Roman" w:eastAsia="华文宋体" w:hAnsi="Times New Roman" w:cs="Times New Roman"/>
          </w:rPr>
          <w:delText xml:space="preserve"> </w:delText>
        </w:r>
      </w:del>
      <w:del w:id="163" w:author="berks" w:date="2026-04-04T22:02:00Z">
        <w:r w:rsidR="008946F5" w:rsidRPr="008946F5" w:rsidDel="00F1673B">
          <w:rPr>
            <w:rFonts w:ascii="Times New Roman" w:eastAsia="华文宋体" w:hAnsi="Times New Roman" w:cs="Times New Roman"/>
          </w:rPr>
          <w:delText xml:space="preserve">which </w:delText>
        </w:r>
      </w:del>
      <w:del w:id="164" w:author="berks" w:date="2026-04-04T22:10:00Z">
        <w:r w:rsidR="008946F5" w:rsidRPr="008946F5" w:rsidDel="002A5FEF">
          <w:rPr>
            <w:rFonts w:ascii="Times New Roman" w:eastAsia="华文宋体" w:hAnsi="Times New Roman" w:cs="Times New Roman"/>
          </w:rPr>
          <w:delText>allow</w:delText>
        </w:r>
      </w:del>
      <w:del w:id="165" w:author="berks" w:date="2026-04-04T22:02:00Z">
        <w:r w:rsidR="008946F5" w:rsidRPr="008946F5" w:rsidDel="00F1673B">
          <w:rPr>
            <w:rFonts w:ascii="Times New Roman" w:eastAsia="华文宋体" w:hAnsi="Times New Roman" w:cs="Times New Roman"/>
          </w:rPr>
          <w:delText>s</w:delText>
        </w:r>
      </w:del>
      <w:r w:rsidR="008946F5" w:rsidRPr="008946F5">
        <w:rPr>
          <w:rFonts w:ascii="Times New Roman" w:eastAsia="华文宋体" w:hAnsi="Times New Roman" w:cs="Times New Roman"/>
        </w:rPr>
        <w:t xml:space="preserve"> the nuclear</w:t>
      </w:r>
      <w:r w:rsidR="00455E83">
        <w:rPr>
          <w:rFonts w:ascii="Times New Roman" w:eastAsia="华文宋体" w:hAnsi="Times New Roman" w:cs="Times New Roman"/>
        </w:rPr>
        <w:t xml:space="preserve"> </w:t>
      </w:r>
      <w:r w:rsidR="008946F5" w:rsidRPr="008946F5">
        <w:rPr>
          <w:rFonts w:ascii="Times New Roman" w:eastAsia="华文宋体" w:hAnsi="Times New Roman" w:cs="Times New Roman"/>
        </w:rPr>
        <w:t xml:space="preserve">spin precession signal </w:t>
      </w:r>
      <w:del w:id="166" w:author="berks" w:date="2026-04-04T22:10:00Z">
        <w:r w:rsidR="008946F5" w:rsidRPr="008946F5" w:rsidDel="002A5FEF">
          <w:rPr>
            <w:rFonts w:ascii="Times New Roman" w:eastAsia="华文宋体" w:hAnsi="Times New Roman" w:cs="Times New Roman"/>
          </w:rPr>
          <w:delText>to be</w:delText>
        </w:r>
      </w:del>
      <w:ins w:id="167" w:author="berks" w:date="2026-04-04T22:10:00Z">
        <w:r w:rsidR="002A5FEF">
          <w:rPr>
            <w:rFonts w:ascii="Times New Roman" w:eastAsia="华文宋体" w:hAnsi="Times New Roman" w:cs="Times New Roman"/>
          </w:rPr>
          <w:t>wa</w:t>
        </w:r>
      </w:ins>
      <w:ins w:id="168" w:author="berks" w:date="2026-04-04T22:11:00Z">
        <w:r w:rsidR="002A5FEF">
          <w:rPr>
            <w:rFonts w:ascii="Times New Roman" w:eastAsia="华文宋体" w:hAnsi="Times New Roman" w:cs="Times New Roman"/>
          </w:rPr>
          <w:t>s</w:t>
        </w:r>
      </w:ins>
      <w:r w:rsidR="008946F5" w:rsidRPr="008946F5">
        <w:rPr>
          <w:rFonts w:ascii="Times New Roman" w:eastAsia="华文宋体" w:hAnsi="Times New Roman" w:cs="Times New Roman"/>
        </w:rPr>
        <w:t xml:space="preserve"> extracted.</w:t>
      </w:r>
      <w:r w:rsidR="008946F5">
        <w:rPr>
          <w:rFonts w:ascii="Times New Roman" w:eastAsia="华文宋体" w:hAnsi="Times New Roman" w:cs="Times New Roman"/>
        </w:rPr>
        <w:t xml:space="preserve"> </w:t>
      </w:r>
      <w:r w:rsidR="00455E83">
        <w:rPr>
          <w:rFonts w:ascii="Times New Roman" w:eastAsia="华文宋体" w:hAnsi="Times New Roman" w:cs="Times New Roman"/>
        </w:rPr>
        <w:t xml:space="preserve">However, </w:t>
      </w:r>
      <w:del w:id="169" w:author="berks" w:date="2026-04-04T22:03:00Z">
        <w:r w:rsidR="008946F5" w:rsidRPr="008946F5" w:rsidDel="00F1673B">
          <w:rPr>
            <w:rFonts w:ascii="Times New Roman" w:eastAsia="华文宋体" w:hAnsi="Times New Roman" w:cs="Times New Roman"/>
          </w:rPr>
          <w:delText>As a result, the system effectively probes the nuclear spin rather than the electron spin, and the coherence time is extended from milliseconds to about 1 s.</w:delText>
        </w:r>
        <w:r w:rsidR="00B60BDE" w:rsidDel="00F1673B">
          <w:rPr>
            <w:rFonts w:ascii="Times New Roman" w:eastAsia="华文宋体" w:hAnsi="Times New Roman" w:cs="Times New Roman"/>
          </w:rPr>
          <w:delText xml:space="preserve"> </w:delText>
        </w:r>
      </w:del>
      <w:del w:id="170" w:author="berks" w:date="2026-04-04T22:06:00Z">
        <w:r w:rsidR="00B60BDE" w:rsidRPr="00B60BDE" w:rsidDel="00F1673B">
          <w:rPr>
            <w:rFonts w:ascii="Times New Roman" w:eastAsia="华文宋体" w:hAnsi="Times New Roman" w:cs="Times New Roman"/>
          </w:rPr>
          <w:delText>T</w:delText>
        </w:r>
      </w:del>
      <w:ins w:id="171" w:author="berks" w:date="2026-04-04T22:06:00Z">
        <w:r>
          <w:rPr>
            <w:rFonts w:ascii="Times New Roman" w:eastAsia="华文宋体" w:hAnsi="Times New Roman" w:cs="Times New Roman"/>
          </w:rPr>
          <w:t>t</w:t>
        </w:r>
      </w:ins>
      <w:r w:rsidR="00B60BDE" w:rsidRPr="00B60BDE">
        <w:rPr>
          <w:rFonts w:ascii="Times New Roman" w:eastAsia="华文宋体" w:hAnsi="Times New Roman" w:cs="Times New Roman"/>
        </w:rPr>
        <w:t xml:space="preserve">his </w:t>
      </w:r>
      <w:del w:id="172" w:author="berks" w:date="2026-04-04T22:06:00Z">
        <w:r w:rsidR="00B60BDE" w:rsidRPr="00B60BDE" w:rsidDel="00D3366A">
          <w:rPr>
            <w:rFonts w:ascii="Times New Roman" w:eastAsia="华文宋体" w:hAnsi="Times New Roman" w:cs="Times New Roman"/>
          </w:rPr>
          <w:delText xml:space="preserve">method essentially </w:delText>
        </w:r>
      </w:del>
      <w:del w:id="173" w:author="berks" w:date="2026-04-04T22:04:00Z">
        <w:r w:rsidR="00B60BDE" w:rsidRPr="00B60BDE" w:rsidDel="00F1673B">
          <w:rPr>
            <w:rFonts w:ascii="Times New Roman" w:eastAsia="华文宋体" w:hAnsi="Times New Roman" w:cs="Times New Roman"/>
          </w:rPr>
          <w:delText xml:space="preserve">implements </w:delText>
        </w:r>
      </w:del>
      <w:ins w:id="174" w:author="berks" w:date="2026-04-04T22:04:00Z">
        <w:r>
          <w:rPr>
            <w:rFonts w:ascii="Times New Roman" w:eastAsia="华文宋体" w:hAnsi="Times New Roman" w:cs="Times New Roman"/>
          </w:rPr>
          <w:t>construct</w:t>
        </w:r>
      </w:ins>
      <w:ins w:id="175" w:author="berks" w:date="2026-04-04T22:06:00Z">
        <w:r w:rsidR="00D3366A">
          <w:rPr>
            <w:rFonts w:ascii="Times New Roman" w:eastAsia="华文宋体" w:hAnsi="Times New Roman" w:cs="Times New Roman"/>
          </w:rPr>
          <w:t xml:space="preserve">ion </w:t>
        </w:r>
      </w:ins>
      <w:r w:rsidR="00455E83">
        <w:rPr>
          <w:rFonts w:ascii="Times New Roman" w:eastAsia="华文宋体" w:hAnsi="Times New Roman" w:cs="Times New Roman"/>
        </w:rPr>
        <w:t>yields</w:t>
      </w:r>
      <w:ins w:id="176" w:author="berks" w:date="2026-04-04T22:04:00Z">
        <w:r w:rsidRPr="00B60BDE">
          <w:rPr>
            <w:rFonts w:ascii="Times New Roman" w:eastAsia="华文宋体" w:hAnsi="Times New Roman" w:cs="Times New Roman"/>
          </w:rPr>
          <w:t xml:space="preserve"> </w:t>
        </w:r>
      </w:ins>
      <w:r w:rsidR="00B60BDE" w:rsidRPr="00B60BDE">
        <w:rPr>
          <w:rFonts w:ascii="Times New Roman" w:eastAsia="华文宋体" w:hAnsi="Times New Roman" w:cs="Times New Roman"/>
        </w:rPr>
        <w:t xml:space="preserve">a </w:t>
      </w:r>
      <w:del w:id="177" w:author="berks" w:date="2026-04-04T22:04:00Z">
        <w:r w:rsidR="00B60BDE" w:rsidRPr="00B60BDE" w:rsidDel="00F1673B">
          <w:rPr>
            <w:rFonts w:ascii="Times New Roman" w:eastAsia="华文宋体" w:hAnsi="Times New Roman" w:cs="Times New Roman"/>
          </w:rPr>
          <w:delText xml:space="preserve">single </w:delText>
        </w:r>
      </w:del>
      <w:r w:rsidR="00B60BDE" w:rsidRPr="00B60BDE">
        <w:rPr>
          <w:rFonts w:ascii="Times New Roman" w:eastAsia="华文宋体" w:hAnsi="Times New Roman" w:cs="Times New Roman"/>
        </w:rPr>
        <w:t xml:space="preserve">magnetometer based on </w:t>
      </w:r>
      <w:ins w:id="178" w:author="berks" w:date="2026-04-04T22:05:00Z">
        <w:r>
          <w:rPr>
            <w:rFonts w:ascii="Times New Roman" w:eastAsia="华文宋体" w:hAnsi="Times New Roman" w:cs="Times New Roman"/>
          </w:rPr>
          <w:t xml:space="preserve">the </w:t>
        </w:r>
      </w:ins>
      <w:r w:rsidR="00B60BDE" w:rsidRPr="00B60BDE">
        <w:rPr>
          <w:rFonts w:ascii="Times New Roman" w:eastAsia="华文宋体" w:hAnsi="Times New Roman" w:cs="Times New Roman"/>
        </w:rPr>
        <w:t>nuclear spin</w:t>
      </w:r>
      <w:ins w:id="179" w:author="berks" w:date="2026-04-04T22:06:00Z">
        <w:r>
          <w:rPr>
            <w:rFonts w:ascii="Times New Roman" w:eastAsia="华文宋体" w:hAnsi="Times New Roman" w:cs="Times New Roman"/>
          </w:rPr>
          <w:t xml:space="preserve"> of </w:t>
        </w:r>
        <w:r w:rsidRPr="002A5FEF">
          <w:rPr>
            <w:rFonts w:ascii="Times New Roman" w:eastAsia="华文宋体" w:hAnsi="Times New Roman" w:cs="Times New Roman"/>
            <w:vertAlign w:val="superscript"/>
            <w:rPrChange w:id="180" w:author="berks" w:date="2026-04-04T22:08:00Z">
              <w:rPr>
                <w:rFonts w:ascii="Times New Roman" w:eastAsia="华文宋体" w:hAnsi="Times New Roman" w:cs="Times New Roman"/>
              </w:rPr>
            </w:rPrChange>
          </w:rPr>
          <w:t>87</w:t>
        </w:r>
        <w:r>
          <w:rPr>
            <w:rFonts w:ascii="Times New Roman" w:eastAsia="华文宋体" w:hAnsi="Times New Roman" w:cs="Times New Roman"/>
          </w:rPr>
          <w:t>Rb</w:t>
        </w:r>
      </w:ins>
      <w:r w:rsidR="00455E83">
        <w:rPr>
          <w:rFonts w:ascii="Times New Roman" w:eastAsia="华文宋体" w:hAnsi="Times New Roman" w:cs="Times New Roman"/>
        </w:rPr>
        <w:t xml:space="preserve"> rather than</w:t>
      </w:r>
      <w:r w:rsidR="00B60BDE" w:rsidRPr="00B60BDE">
        <w:rPr>
          <w:rFonts w:ascii="Times New Roman" w:eastAsia="华文宋体" w:hAnsi="Times New Roman" w:cs="Times New Roman"/>
        </w:rPr>
        <w:t xml:space="preserve"> a comagnetometer</w:t>
      </w:r>
      <w:del w:id="181" w:author="berks" w:date="2026-04-04T22:07:00Z">
        <w:r w:rsidR="00B60BDE" w:rsidRPr="00B60BDE" w:rsidDel="00D3366A">
          <w:rPr>
            <w:rFonts w:ascii="Times New Roman" w:eastAsia="华文宋体" w:hAnsi="Times New Roman" w:cs="Times New Roman"/>
          </w:rPr>
          <w:delText>.</w:delText>
        </w:r>
        <w:r w:rsidR="00B60BDE" w:rsidDel="00D3366A">
          <w:rPr>
            <w:rFonts w:ascii="Times New Roman" w:eastAsia="华文宋体" w:hAnsi="Times New Roman" w:cs="Times New Roman"/>
          </w:rPr>
          <w:delText xml:space="preserve"> </w:delText>
        </w:r>
      </w:del>
      <w:del w:id="182" w:author="berks" w:date="2026-04-04T22:05:00Z">
        <w:r w:rsidR="00B60BDE" w:rsidRPr="00B60BDE" w:rsidDel="00F1673B">
          <w:rPr>
            <w:rFonts w:ascii="Times New Roman" w:eastAsia="华文宋体" w:hAnsi="Times New Roman" w:cs="Times New Roman"/>
          </w:rPr>
          <w:delText>In contrast, our comagnetometer measures the Larmor</w:delText>
        </w:r>
        <w:r w:rsidR="00F7386A" w:rsidDel="00F1673B">
          <w:rPr>
            <w:rFonts w:ascii="Times New Roman" w:eastAsia="华文宋体" w:hAnsi="Times New Roman" w:cs="Times New Roman"/>
          </w:rPr>
          <w:delText>-</w:delText>
        </w:r>
        <w:r w:rsidR="00B60BDE" w:rsidRPr="00B60BDE" w:rsidDel="00F1673B">
          <w:rPr>
            <w:rFonts w:ascii="Times New Roman" w:eastAsia="华文宋体" w:hAnsi="Times New Roman" w:cs="Times New Roman"/>
          </w:rPr>
          <w:delText>frequenc</w:delText>
        </w:r>
        <w:r w:rsidR="00B60BDE" w:rsidDel="00F1673B">
          <w:rPr>
            <w:rFonts w:ascii="Times New Roman" w:eastAsia="华文宋体" w:hAnsi="Times New Roman" w:cs="Times New Roman"/>
          </w:rPr>
          <w:delText>y</w:delText>
        </w:r>
        <w:r w:rsidR="00B60BDE" w:rsidRPr="00B60BDE" w:rsidDel="00F1673B">
          <w:rPr>
            <w:rFonts w:ascii="Times New Roman" w:eastAsia="华文宋体" w:hAnsi="Times New Roman" w:cs="Times New Roman"/>
          </w:rPr>
          <w:delText xml:space="preserve"> ratio of two different nuclear spins, which is a dimensionless quantity insensitive to magnetic‑field fluctuations.</w:delText>
        </w:r>
        <w:r w:rsidR="00F7386A" w:rsidDel="00F1673B">
          <w:rPr>
            <w:rFonts w:ascii="Times New Roman" w:eastAsia="华文宋体" w:hAnsi="Times New Roman" w:cs="Times New Roman"/>
          </w:rPr>
          <w:delText xml:space="preserve"> </w:delText>
        </w:r>
      </w:del>
      <w:del w:id="183" w:author="berks" w:date="2026-04-04T22:07:00Z">
        <w:r w:rsidR="00F7386A" w:rsidRPr="00F7386A" w:rsidDel="00D3366A">
          <w:rPr>
            <w:rFonts w:ascii="Times New Roman" w:eastAsia="华文宋体" w:hAnsi="Times New Roman" w:cs="Times New Roman"/>
          </w:rPr>
          <w:delText>Consequently</w:delText>
        </w:r>
      </w:del>
      <w:r w:rsidR="00F7386A" w:rsidRPr="00F7386A">
        <w:rPr>
          <w:rFonts w:ascii="Times New Roman" w:eastAsia="华文宋体" w:hAnsi="Times New Roman" w:cs="Times New Roman"/>
        </w:rPr>
        <w:t xml:space="preserve">, </w:t>
      </w:r>
      <w:r w:rsidR="00455E83">
        <w:rPr>
          <w:rFonts w:ascii="Times New Roman" w:eastAsia="华文宋体" w:hAnsi="Times New Roman" w:cs="Times New Roman"/>
        </w:rPr>
        <w:t xml:space="preserve">so </w:t>
      </w:r>
      <w:del w:id="184" w:author="berks" w:date="2026-04-04T22:07:00Z">
        <w:r w:rsidR="00F7386A" w:rsidRPr="00F7386A" w:rsidDel="00D3366A">
          <w:rPr>
            <w:rFonts w:ascii="Times New Roman" w:eastAsia="华文宋体" w:hAnsi="Times New Roman" w:cs="Times New Roman"/>
          </w:rPr>
          <w:delText xml:space="preserve">the two approaches are fundamentally different, both in the measured </w:delText>
        </w:r>
        <w:r w:rsidR="00737F27" w:rsidRPr="00737F27" w:rsidDel="00D3366A">
          <w:rPr>
            <w:rFonts w:ascii="Times New Roman" w:eastAsia="华文宋体" w:hAnsi="Times New Roman" w:cs="Times New Roman"/>
          </w:rPr>
          <w:delText>physical quantity</w:delText>
        </w:r>
        <w:r w:rsidR="00F7386A" w:rsidRPr="00F7386A" w:rsidDel="00D3366A">
          <w:rPr>
            <w:rFonts w:ascii="Times New Roman" w:eastAsia="华文宋体" w:hAnsi="Times New Roman" w:cs="Times New Roman"/>
          </w:rPr>
          <w:delText xml:space="preserve"> and in the underlying noise-suppression principle</w:delText>
        </w:r>
      </w:del>
      <w:ins w:id="185" w:author="berks" w:date="2026-04-04T22:07:00Z">
        <w:r w:rsidR="00D3366A">
          <w:rPr>
            <w:rFonts w:ascii="Times New Roman" w:eastAsia="华文宋体" w:hAnsi="Times New Roman" w:cs="Times New Roman"/>
          </w:rPr>
          <w:t xml:space="preserve">it is </w:t>
        </w:r>
      </w:ins>
      <w:r w:rsidR="00455E83">
        <w:rPr>
          <w:rFonts w:ascii="Times New Roman" w:eastAsia="华文宋体" w:hAnsi="Times New Roman" w:cs="Times New Roman"/>
        </w:rPr>
        <w:t>qualitatively</w:t>
      </w:r>
      <w:ins w:id="186" w:author="berks" w:date="2026-04-04T22:07:00Z">
        <w:r w:rsidR="00D3366A">
          <w:rPr>
            <w:rFonts w:ascii="Times New Roman" w:eastAsia="华文宋体" w:hAnsi="Times New Roman" w:cs="Times New Roman"/>
          </w:rPr>
          <w:t xml:space="preserve"> different from </w:t>
        </w:r>
      </w:ins>
      <w:ins w:id="187" w:author="berks" w:date="2026-04-04T22:08:00Z">
        <w:r w:rsidR="00D3366A">
          <w:rPr>
            <w:rFonts w:ascii="Times New Roman" w:eastAsia="华文宋体" w:hAnsi="Times New Roman" w:cs="Times New Roman"/>
          </w:rPr>
          <w:t>our work</w:t>
        </w:r>
      </w:ins>
      <w:r w:rsidR="00F7386A" w:rsidRPr="00F7386A">
        <w:rPr>
          <w:rFonts w:ascii="Times New Roman" w:eastAsia="华文宋体" w:hAnsi="Times New Roman" w:cs="Times New Roman"/>
        </w:rPr>
        <w:t>.</w:t>
      </w:r>
    </w:p>
    <w:p w14:paraId="7DFE7E79" w14:textId="77777777" w:rsidR="00A5722A" w:rsidRDefault="002A5FEF" w:rsidP="00D3366A">
      <w:pPr>
        <w:spacing w:afterLines="50" w:after="156"/>
        <w:ind w:firstLineChars="202" w:firstLine="424"/>
        <w:rPr>
          <w:rFonts w:ascii="Times New Roman" w:eastAsia="华文宋体" w:hAnsi="Times New Roman" w:cs="Times New Roman"/>
        </w:rPr>
      </w:pPr>
      <w:ins w:id="188" w:author="berks" w:date="2026-04-04T22:11:00Z">
        <w:r w:rsidRPr="00737F27">
          <w:rPr>
            <w:rFonts w:ascii="Times New Roman" w:eastAsia="华文宋体" w:hAnsi="Times New Roman" w:cs="Times New Roman"/>
          </w:rPr>
          <w:t>Thekkeppatt et al.</w:t>
        </w:r>
      </w:ins>
      <w:del w:id="189" w:author="berks" w:date="2026-04-04T22:11:00Z">
        <w:r w:rsidR="00737F27" w:rsidRPr="00737F27" w:rsidDel="002A5FEF">
          <w:rPr>
            <w:rFonts w:ascii="Times New Roman" w:eastAsia="华文宋体" w:hAnsi="Times New Roman" w:cs="Times New Roman"/>
          </w:rPr>
          <w:delText>The other work</w:delText>
        </w:r>
      </w:del>
      <w:r w:rsidR="00737F27" w:rsidRPr="00737F27">
        <w:rPr>
          <w:rFonts w:ascii="Times New Roman" w:eastAsia="华文宋体" w:hAnsi="Times New Roman" w:cs="Times New Roman"/>
        </w:rPr>
        <w:t xml:space="preserve"> </w:t>
      </w:r>
      <w:r w:rsidR="00455E83">
        <w:rPr>
          <w:rFonts w:ascii="Times New Roman" w:eastAsia="华文宋体" w:hAnsi="Times New Roman" w:cs="Times New Roman"/>
        </w:rPr>
        <w:t xml:space="preserve">[25] </w:t>
      </w:r>
      <w:del w:id="190" w:author="berks" w:date="2026-04-04T22:11:00Z">
        <w:r w:rsidR="00737F27" w:rsidRPr="00737F27" w:rsidDel="002A5FEF">
          <w:rPr>
            <w:rFonts w:ascii="Times New Roman" w:eastAsia="华文宋体" w:hAnsi="Times New Roman" w:cs="Times New Roman"/>
          </w:rPr>
          <w:delText xml:space="preserve">implements </w:delText>
        </w:r>
      </w:del>
      <w:ins w:id="191" w:author="berks" w:date="2026-04-04T22:11:00Z">
        <w:r w:rsidRPr="00737F27">
          <w:rPr>
            <w:rFonts w:ascii="Times New Roman" w:eastAsia="华文宋体" w:hAnsi="Times New Roman" w:cs="Times New Roman"/>
          </w:rPr>
          <w:t>implement</w:t>
        </w:r>
        <w:r>
          <w:rPr>
            <w:rFonts w:ascii="Times New Roman" w:eastAsia="华文宋体" w:hAnsi="Times New Roman" w:cs="Times New Roman"/>
          </w:rPr>
          <w:t>ed</w:t>
        </w:r>
        <w:r w:rsidRPr="00737F27">
          <w:rPr>
            <w:rFonts w:ascii="Times New Roman" w:eastAsia="华文宋体" w:hAnsi="Times New Roman" w:cs="Times New Roman"/>
          </w:rPr>
          <w:t xml:space="preserve"> </w:t>
        </w:r>
      </w:ins>
      <w:r w:rsidR="00737F27" w:rsidRPr="00737F27">
        <w:rPr>
          <w:rFonts w:ascii="Times New Roman" w:eastAsia="华文宋体" w:hAnsi="Times New Roman" w:cs="Times New Roman"/>
        </w:rPr>
        <w:t xml:space="preserve">a comagnetometer </w:t>
      </w:r>
      <w:del w:id="192" w:author="berks" w:date="2026-04-04T22:11:00Z">
        <w:r w:rsidR="00737F27" w:rsidRPr="00737F27" w:rsidDel="002A5FEF">
          <w:rPr>
            <w:rFonts w:ascii="Times New Roman" w:eastAsia="华文宋体" w:hAnsi="Times New Roman" w:cs="Times New Roman"/>
          </w:rPr>
          <w:delText xml:space="preserve">with </w:delText>
        </w:r>
      </w:del>
      <w:r w:rsidR="00455E83">
        <w:rPr>
          <w:rFonts w:ascii="Times New Roman" w:eastAsia="华文宋体" w:hAnsi="Times New Roman" w:cs="Times New Roman"/>
        </w:rPr>
        <w:t>using</w:t>
      </w:r>
      <w:ins w:id="193" w:author="berks" w:date="2026-04-04T22:11:00Z">
        <w:r w:rsidRPr="00737F27">
          <w:rPr>
            <w:rFonts w:ascii="Times New Roman" w:eastAsia="华文宋体" w:hAnsi="Times New Roman" w:cs="Times New Roman"/>
          </w:rPr>
          <w:t xml:space="preserve"> </w:t>
        </w:r>
      </w:ins>
      <w:r w:rsidR="00737F27" w:rsidRPr="002A5FEF">
        <w:rPr>
          <w:rFonts w:ascii="Times New Roman" w:eastAsia="华文宋体" w:hAnsi="Times New Roman" w:cs="Times New Roman"/>
          <w:vertAlign w:val="superscript"/>
          <w:rPrChange w:id="194" w:author="berks" w:date="2026-04-04T22:11:00Z">
            <w:rPr>
              <w:rFonts w:ascii="Times New Roman" w:eastAsia="华文宋体" w:hAnsi="Times New Roman" w:cs="Times New Roman"/>
            </w:rPr>
          </w:rPrChange>
        </w:rPr>
        <w:t>87</w:t>
      </w:r>
      <w:r w:rsidR="00737F27">
        <w:rPr>
          <w:rFonts w:ascii="Times New Roman" w:eastAsia="华文宋体" w:hAnsi="Times New Roman" w:cs="Times New Roman"/>
        </w:rPr>
        <w:t>Rb</w:t>
      </w:r>
      <w:r w:rsidR="00737F27" w:rsidRPr="00737F27">
        <w:rPr>
          <w:rFonts w:ascii="Times New Roman" w:eastAsia="华文宋体" w:hAnsi="Times New Roman" w:cs="Times New Roman"/>
        </w:rPr>
        <w:t xml:space="preserve"> and </w:t>
      </w:r>
      <w:r w:rsidR="00737F27" w:rsidRPr="002A5FEF">
        <w:rPr>
          <w:rFonts w:ascii="Times New Roman" w:eastAsia="华文宋体" w:hAnsi="Times New Roman" w:cs="Times New Roman"/>
          <w:vertAlign w:val="superscript"/>
          <w:rPrChange w:id="195" w:author="berks" w:date="2026-04-04T22:11:00Z">
            <w:rPr>
              <w:rFonts w:ascii="Times New Roman" w:eastAsia="华文宋体" w:hAnsi="Times New Roman" w:cs="Times New Roman"/>
            </w:rPr>
          </w:rPrChange>
        </w:rPr>
        <w:t>87</w:t>
      </w:r>
      <w:r w:rsidR="00737F27">
        <w:rPr>
          <w:rFonts w:ascii="Times New Roman" w:eastAsia="华文宋体" w:hAnsi="Times New Roman" w:cs="Times New Roman"/>
        </w:rPr>
        <w:t>Sr</w:t>
      </w:r>
      <w:del w:id="196" w:author="berks" w:date="2026-04-04T22:12:00Z">
        <w:r w:rsidR="00737F27" w:rsidRPr="00737F27" w:rsidDel="002A5FEF">
          <w:rPr>
            <w:rFonts w:ascii="Times New Roman" w:eastAsia="华文宋体" w:hAnsi="Times New Roman" w:cs="Times New Roman"/>
          </w:rPr>
          <w:delText>)</w:delText>
        </w:r>
      </w:del>
      <w:del w:id="197" w:author="berks" w:date="2026-04-04T22:13:00Z">
        <w:r w:rsidR="00737F27" w:rsidRPr="00737F27" w:rsidDel="002A5FEF">
          <w:rPr>
            <w:rFonts w:ascii="Times New Roman" w:eastAsia="华文宋体" w:hAnsi="Times New Roman" w:cs="Times New Roman"/>
          </w:rPr>
          <w:delText xml:space="preserve">, where </w:delText>
        </w:r>
        <w:r w:rsidR="00E94EF1" w:rsidDel="002A5FEF">
          <w:rPr>
            <w:rFonts w:ascii="Times New Roman" w:eastAsia="华文宋体" w:hAnsi="Times New Roman" w:cs="Times New Roman"/>
          </w:rPr>
          <w:delText>87Rb</w:delText>
        </w:r>
        <w:r w:rsidR="00737F27" w:rsidRPr="00737F27" w:rsidDel="002A5FEF">
          <w:rPr>
            <w:rFonts w:ascii="Times New Roman" w:eastAsia="华文宋体" w:hAnsi="Times New Roman" w:cs="Times New Roman"/>
          </w:rPr>
          <w:delText xml:space="preserve"> provides magnetic‑field correction</w:delText>
        </w:r>
      </w:del>
      <w:r w:rsidR="00737F27" w:rsidRPr="00737F27">
        <w:rPr>
          <w:rFonts w:ascii="Times New Roman" w:eastAsia="华文宋体" w:hAnsi="Times New Roman" w:cs="Times New Roman"/>
        </w:rPr>
        <w:t xml:space="preserve">. </w:t>
      </w:r>
      <w:r w:rsidR="00455E83">
        <w:rPr>
          <w:rFonts w:ascii="Times New Roman" w:eastAsia="华文宋体" w:hAnsi="Times New Roman" w:cs="Times New Roman"/>
        </w:rPr>
        <w:t>T</w:t>
      </w:r>
      <w:r w:rsidR="007B68E2">
        <w:rPr>
          <w:rFonts w:ascii="Times New Roman" w:eastAsia="华文宋体" w:hAnsi="Times New Roman" w:cs="Times New Roman"/>
        </w:rPr>
        <w:t>o</w:t>
      </w:r>
      <w:r w:rsidR="00737F27" w:rsidRPr="00737F27">
        <w:rPr>
          <w:rFonts w:ascii="Times New Roman" w:eastAsia="华文宋体" w:hAnsi="Times New Roman" w:cs="Times New Roman"/>
        </w:rPr>
        <w:t xml:space="preserve"> suppress rapid decoherence of </w:t>
      </w:r>
      <w:r w:rsidR="00E94EF1" w:rsidRPr="00455E83">
        <w:rPr>
          <w:rFonts w:ascii="Times New Roman" w:eastAsia="华文宋体" w:hAnsi="Times New Roman" w:cs="Times New Roman"/>
          <w:vertAlign w:val="superscript"/>
        </w:rPr>
        <w:t>87</w:t>
      </w:r>
      <w:r w:rsidR="00E94EF1">
        <w:rPr>
          <w:rFonts w:ascii="Times New Roman" w:eastAsia="华文宋体" w:hAnsi="Times New Roman" w:cs="Times New Roman"/>
        </w:rPr>
        <w:t>Sr</w:t>
      </w:r>
      <w:r w:rsidR="00737F27" w:rsidRPr="00737F27">
        <w:rPr>
          <w:rFonts w:ascii="Times New Roman" w:eastAsia="华文宋体" w:hAnsi="Times New Roman" w:cs="Times New Roman"/>
        </w:rPr>
        <w:t xml:space="preserve"> induced by the optical‑trap light shift</w:t>
      </w:r>
      <w:r w:rsidR="00823E75">
        <w:rPr>
          <w:rFonts w:ascii="Times New Roman" w:eastAsia="华文宋体" w:hAnsi="Times New Roman" w:cs="Times New Roman"/>
        </w:rPr>
        <w:t>s</w:t>
      </w:r>
      <w:r w:rsidR="00737F27" w:rsidRPr="00737F27">
        <w:rPr>
          <w:rFonts w:ascii="Times New Roman" w:eastAsia="华文宋体" w:hAnsi="Times New Roman" w:cs="Times New Roman"/>
        </w:rPr>
        <w:t xml:space="preserve">, a magnetic field of 100–1000 G </w:t>
      </w:r>
      <w:del w:id="198" w:author="berks" w:date="2026-04-04T22:14:00Z">
        <w:r w:rsidR="00737F27" w:rsidRPr="00737F27" w:rsidDel="002A5FEF">
          <w:rPr>
            <w:rFonts w:ascii="Times New Roman" w:eastAsia="华文宋体" w:hAnsi="Times New Roman" w:cs="Times New Roman"/>
          </w:rPr>
          <w:delText xml:space="preserve">is </w:delText>
        </w:r>
      </w:del>
      <w:ins w:id="199" w:author="berks" w:date="2026-04-04T22:14:00Z">
        <w:r>
          <w:rPr>
            <w:rFonts w:ascii="Times New Roman" w:eastAsia="华文宋体" w:hAnsi="Times New Roman" w:cs="Times New Roman"/>
          </w:rPr>
          <w:t>was</w:t>
        </w:r>
        <w:r w:rsidRPr="00737F27">
          <w:rPr>
            <w:rFonts w:ascii="Times New Roman" w:eastAsia="华文宋体" w:hAnsi="Times New Roman" w:cs="Times New Roman"/>
          </w:rPr>
          <w:t xml:space="preserve"> </w:t>
        </w:r>
      </w:ins>
      <w:r w:rsidR="00737F27" w:rsidRPr="00737F27">
        <w:rPr>
          <w:rFonts w:ascii="Times New Roman" w:eastAsia="华文宋体" w:hAnsi="Times New Roman" w:cs="Times New Roman"/>
        </w:rPr>
        <w:t>applied</w:t>
      </w:r>
      <w:r w:rsidR="00823E75">
        <w:rPr>
          <w:rFonts w:ascii="Times New Roman" w:eastAsia="华文宋体" w:hAnsi="Times New Roman" w:cs="Times New Roman"/>
        </w:rPr>
        <w:t xml:space="preserve"> </w:t>
      </w:r>
      <w:r w:rsidR="00A5722A">
        <w:rPr>
          <w:rFonts w:ascii="Times New Roman" w:eastAsia="华文宋体" w:hAnsi="Times New Roman" w:cs="Times New Roman"/>
        </w:rPr>
        <w:t>–</w:t>
      </w:r>
      <w:ins w:id="200" w:author="berks" w:date="2026-04-04T22:13:00Z">
        <w:r>
          <w:rPr>
            <w:rFonts w:ascii="Times New Roman" w:eastAsia="华文宋体" w:hAnsi="Times New Roman" w:cs="Times New Roman"/>
          </w:rPr>
          <w:t xml:space="preserve"> much higher than in our work</w:t>
        </w:r>
      </w:ins>
      <w:r w:rsidR="00737F27" w:rsidRPr="00737F27">
        <w:rPr>
          <w:rFonts w:ascii="Times New Roman" w:eastAsia="华文宋体" w:hAnsi="Times New Roman" w:cs="Times New Roman"/>
        </w:rPr>
        <w:t>.</w:t>
      </w:r>
      <w:r w:rsidR="007B68E2">
        <w:rPr>
          <w:rFonts w:ascii="Times New Roman" w:eastAsia="华文宋体" w:hAnsi="Times New Roman" w:cs="Times New Roman"/>
        </w:rPr>
        <w:t xml:space="preserve"> </w:t>
      </w:r>
      <w:r w:rsidR="007B68E2" w:rsidRPr="007B68E2">
        <w:rPr>
          <w:rFonts w:ascii="Times New Roman" w:eastAsia="华文宋体" w:hAnsi="Times New Roman" w:cs="Times New Roman"/>
        </w:rPr>
        <w:t>This</w:t>
      </w:r>
      <w:r w:rsidR="00823E75">
        <w:rPr>
          <w:rFonts w:ascii="Times New Roman" w:eastAsia="华文宋体" w:hAnsi="Times New Roman" w:cs="Times New Roman"/>
        </w:rPr>
        <w:t xml:space="preserve"> high field</w:t>
      </w:r>
      <w:r w:rsidR="007B68E2" w:rsidRPr="007B68E2">
        <w:rPr>
          <w:rFonts w:ascii="Times New Roman" w:eastAsia="华文宋体" w:hAnsi="Times New Roman" w:cs="Times New Roman"/>
        </w:rPr>
        <w:t>, however,</w:t>
      </w:r>
      <w:r w:rsidR="007B68E2">
        <w:rPr>
          <w:rFonts w:ascii="Times New Roman" w:eastAsia="华文宋体" w:hAnsi="Times New Roman" w:cs="Times New Roman"/>
        </w:rPr>
        <w:t xml:space="preserve"> </w:t>
      </w:r>
      <w:del w:id="201" w:author="berks" w:date="2026-04-04T22:14:00Z">
        <w:r w:rsidR="007B68E2" w:rsidRPr="007B68E2" w:rsidDel="002A5FEF">
          <w:rPr>
            <w:rFonts w:ascii="Times New Roman" w:eastAsia="华文宋体" w:hAnsi="Times New Roman" w:cs="Times New Roman"/>
          </w:rPr>
          <w:delText xml:space="preserve">limits </w:delText>
        </w:r>
      </w:del>
      <w:ins w:id="202" w:author="berks" w:date="2026-04-04T22:14:00Z">
        <w:r w:rsidRPr="007B68E2">
          <w:rPr>
            <w:rFonts w:ascii="Times New Roman" w:eastAsia="华文宋体" w:hAnsi="Times New Roman" w:cs="Times New Roman"/>
          </w:rPr>
          <w:t>limit</w:t>
        </w:r>
        <w:r>
          <w:rPr>
            <w:rFonts w:ascii="Times New Roman" w:eastAsia="华文宋体" w:hAnsi="Times New Roman" w:cs="Times New Roman"/>
          </w:rPr>
          <w:t>ed</w:t>
        </w:r>
        <w:r w:rsidRPr="007B68E2">
          <w:rPr>
            <w:rFonts w:ascii="Times New Roman" w:eastAsia="华文宋体" w:hAnsi="Times New Roman" w:cs="Times New Roman"/>
          </w:rPr>
          <w:t xml:space="preserve"> </w:t>
        </w:r>
      </w:ins>
      <w:r w:rsidR="007B68E2" w:rsidRPr="007B68E2">
        <w:rPr>
          <w:rFonts w:ascii="Times New Roman" w:eastAsia="华文宋体" w:hAnsi="Times New Roman" w:cs="Times New Roman"/>
        </w:rPr>
        <w:t xml:space="preserve">the </w:t>
      </w:r>
      <w:r w:rsidR="007B68E2" w:rsidRPr="002A5FEF">
        <w:rPr>
          <w:rFonts w:ascii="Times New Roman" w:eastAsia="华文宋体" w:hAnsi="Times New Roman" w:cs="Times New Roman"/>
          <w:vertAlign w:val="superscript"/>
          <w:rPrChange w:id="203" w:author="berks" w:date="2026-04-04T22:14:00Z">
            <w:rPr>
              <w:rFonts w:ascii="Times New Roman" w:eastAsia="华文宋体" w:hAnsi="Times New Roman" w:cs="Times New Roman"/>
            </w:rPr>
          </w:rPrChange>
        </w:rPr>
        <w:t>87</w:t>
      </w:r>
      <w:r w:rsidR="007B68E2" w:rsidRPr="007B68E2">
        <w:rPr>
          <w:rFonts w:ascii="Times New Roman" w:eastAsia="华文宋体" w:hAnsi="Times New Roman" w:cs="Times New Roman"/>
        </w:rPr>
        <w:t xml:space="preserve">Rb coherence time to </w:t>
      </w:r>
      <w:r w:rsidR="00823E75">
        <w:rPr>
          <w:rFonts w:ascii="Times New Roman" w:eastAsia="华文宋体" w:hAnsi="Times New Roman" w:cs="Times New Roman"/>
        </w:rPr>
        <w:t xml:space="preserve">the </w:t>
      </w:r>
      <w:r w:rsidR="00C24FC3" w:rsidRPr="00C24FC3">
        <w:rPr>
          <w:rFonts w:ascii="Times New Roman" w:eastAsia="华文宋体" w:hAnsi="Times New Roman" w:cs="Times New Roman"/>
        </w:rPr>
        <w:t>millisecond scale</w:t>
      </w:r>
      <w:r w:rsidR="007B68E2" w:rsidRPr="007B68E2">
        <w:rPr>
          <w:rFonts w:ascii="Times New Roman" w:eastAsia="华文宋体" w:hAnsi="Times New Roman" w:cs="Times New Roman"/>
        </w:rPr>
        <w:t xml:space="preserve"> and </w:t>
      </w:r>
      <w:del w:id="204" w:author="berks" w:date="2026-04-04T22:14:00Z">
        <w:r w:rsidR="007B68E2" w:rsidRPr="007B68E2" w:rsidDel="002A5FEF">
          <w:rPr>
            <w:rFonts w:ascii="Times New Roman" w:eastAsia="华文宋体" w:hAnsi="Times New Roman" w:cs="Times New Roman"/>
          </w:rPr>
          <w:delText xml:space="preserve">constrains </w:delText>
        </w:r>
      </w:del>
      <w:ins w:id="205" w:author="berks" w:date="2026-04-04T22:14:00Z">
        <w:r w:rsidRPr="007B68E2">
          <w:rPr>
            <w:rFonts w:ascii="Times New Roman" w:eastAsia="华文宋体" w:hAnsi="Times New Roman" w:cs="Times New Roman"/>
          </w:rPr>
          <w:t>constrain</w:t>
        </w:r>
        <w:r>
          <w:rPr>
            <w:rFonts w:ascii="Times New Roman" w:eastAsia="华文宋体" w:hAnsi="Times New Roman" w:cs="Times New Roman"/>
          </w:rPr>
          <w:t>ed</w:t>
        </w:r>
        <w:r w:rsidRPr="007B68E2">
          <w:rPr>
            <w:rFonts w:ascii="Times New Roman" w:eastAsia="华文宋体" w:hAnsi="Times New Roman" w:cs="Times New Roman"/>
          </w:rPr>
          <w:t xml:space="preserve"> </w:t>
        </w:r>
      </w:ins>
      <w:del w:id="206" w:author="berks" w:date="2026-04-04T22:14:00Z">
        <w:r w:rsidR="007B68E2" w:rsidRPr="007B68E2" w:rsidDel="002A5FEF">
          <w:rPr>
            <w:rFonts w:ascii="Times New Roman" w:eastAsia="华文宋体" w:hAnsi="Times New Roman" w:cs="Times New Roman"/>
          </w:rPr>
          <w:delText>the absolute</w:delText>
        </w:r>
      </w:del>
      <w:ins w:id="207" w:author="berks" w:date="2026-04-04T22:14:00Z">
        <w:r>
          <w:rPr>
            <w:rFonts w:ascii="Times New Roman" w:eastAsia="华文宋体" w:hAnsi="Times New Roman" w:cs="Times New Roman"/>
          </w:rPr>
          <w:t>its</w:t>
        </w:r>
      </w:ins>
      <w:r w:rsidR="007B68E2" w:rsidRPr="007B68E2">
        <w:rPr>
          <w:rFonts w:ascii="Times New Roman" w:eastAsia="华文宋体" w:hAnsi="Times New Roman" w:cs="Times New Roman"/>
        </w:rPr>
        <w:t xml:space="preserve"> energy sensitivity.</w:t>
      </w:r>
      <w:r w:rsidR="00E93646">
        <w:rPr>
          <w:rFonts w:ascii="Times New Roman" w:eastAsia="华文宋体" w:hAnsi="Times New Roman" w:cs="Times New Roman"/>
        </w:rPr>
        <w:t xml:space="preserve"> </w:t>
      </w:r>
      <w:r w:rsidR="00E93646" w:rsidRPr="00E93646">
        <w:rPr>
          <w:rFonts w:ascii="Times New Roman" w:eastAsia="华文宋体" w:hAnsi="Times New Roman" w:cs="Times New Roman"/>
        </w:rPr>
        <w:t>As reported</w:t>
      </w:r>
      <w:ins w:id="208" w:author="berks" w:date="2026-04-04T22:14:00Z">
        <w:r>
          <w:rPr>
            <w:rFonts w:ascii="Times New Roman" w:eastAsia="华文宋体" w:hAnsi="Times New Roman" w:cs="Times New Roman"/>
          </w:rPr>
          <w:t xml:space="preserve"> in [25]</w:t>
        </w:r>
      </w:ins>
      <w:r w:rsidR="00E93646" w:rsidRPr="00E93646">
        <w:rPr>
          <w:rFonts w:ascii="Times New Roman" w:eastAsia="华文宋体" w:hAnsi="Times New Roman" w:cs="Times New Roman"/>
        </w:rPr>
        <w:t xml:space="preserve">, with 1.5 h of integration, the </w:t>
      </w:r>
      <w:ins w:id="209" w:author="berks" w:date="2026-04-04T22:15:00Z">
        <w:r>
          <w:rPr>
            <w:rFonts w:ascii="Times New Roman" w:eastAsia="华文宋体" w:hAnsi="Times New Roman" w:cs="Times New Roman"/>
          </w:rPr>
          <w:t xml:space="preserve">ratio of spin precession </w:t>
        </w:r>
      </w:ins>
      <w:r w:rsidR="00E93646" w:rsidRPr="00E93646">
        <w:rPr>
          <w:rFonts w:ascii="Times New Roman" w:eastAsia="华文宋体" w:hAnsi="Times New Roman" w:cs="Times New Roman"/>
        </w:rPr>
        <w:t>frequenc</w:t>
      </w:r>
      <w:del w:id="210" w:author="berks" w:date="2026-04-04T22:15:00Z">
        <w:r w:rsidR="00E93646" w:rsidRPr="00E93646" w:rsidDel="002A5FEF">
          <w:rPr>
            <w:rFonts w:ascii="Times New Roman" w:eastAsia="华文宋体" w:hAnsi="Times New Roman" w:cs="Times New Roman"/>
          </w:rPr>
          <w:delText>y‑ratio</w:delText>
        </w:r>
      </w:del>
      <w:ins w:id="211" w:author="berks" w:date="2026-04-04T22:15:00Z">
        <w:r>
          <w:rPr>
            <w:rFonts w:ascii="Times New Roman" w:eastAsia="华文宋体" w:hAnsi="Times New Roman" w:cs="Times New Roman"/>
          </w:rPr>
          <w:t>ies</w:t>
        </w:r>
      </w:ins>
      <w:r w:rsidR="00E93646" w:rsidRPr="00E93646">
        <w:rPr>
          <w:rFonts w:ascii="Times New Roman" w:eastAsia="华文宋体" w:hAnsi="Times New Roman" w:cs="Times New Roman"/>
        </w:rPr>
        <w:t xml:space="preserve"> </w:t>
      </w:r>
      <w:del w:id="212" w:author="berks" w:date="2026-04-04T22:15:00Z">
        <w:r w:rsidR="00E93646" w:rsidRPr="00E93646" w:rsidDel="002A5FEF">
          <w:rPr>
            <w:rFonts w:ascii="Times New Roman" w:eastAsia="华文宋体" w:hAnsi="Times New Roman" w:cs="Times New Roman"/>
          </w:rPr>
          <w:delText>measurement attains</w:delText>
        </w:r>
      </w:del>
      <w:ins w:id="213" w:author="berks" w:date="2026-04-04T22:15:00Z">
        <w:r>
          <w:rPr>
            <w:rFonts w:ascii="Times New Roman" w:eastAsia="华文宋体" w:hAnsi="Times New Roman" w:cs="Times New Roman"/>
          </w:rPr>
          <w:t>reached</w:t>
        </w:r>
      </w:ins>
      <w:r w:rsidR="00E93646" w:rsidRPr="00E93646">
        <w:rPr>
          <w:rFonts w:ascii="Times New Roman" w:eastAsia="华文宋体" w:hAnsi="Times New Roman" w:cs="Times New Roman"/>
        </w:rPr>
        <w:t xml:space="preserve"> a</w:t>
      </w:r>
      <w:r w:rsidR="00A5722A">
        <w:rPr>
          <w:rFonts w:ascii="Times New Roman" w:eastAsia="华文宋体" w:hAnsi="Times New Roman" w:cs="Times New Roman"/>
        </w:rPr>
        <w:t xml:space="preserve"> precision of</w:t>
      </w:r>
      <w:r w:rsidR="00E93646" w:rsidRPr="00E93646">
        <w:rPr>
          <w:rFonts w:ascii="Times New Roman" w:eastAsia="华文宋体" w:hAnsi="Times New Roman" w:cs="Times New Roman"/>
        </w:rPr>
        <w:t xml:space="preserve"> </w:t>
      </w:r>
      <w:del w:id="214" w:author="berks" w:date="2026-04-04T22:16:00Z">
        <w:r w:rsidR="00E93646" w:rsidRPr="00E93646" w:rsidDel="002A5FEF">
          <w:rPr>
            <w:rFonts w:ascii="Times New Roman" w:eastAsia="华文宋体" w:hAnsi="Times New Roman" w:cs="Times New Roman"/>
          </w:rPr>
          <w:delText xml:space="preserve">precision of </w:delText>
        </w:r>
      </w:del>
      <w:r w:rsidR="00E93646" w:rsidRPr="00E93646">
        <w:rPr>
          <w:rFonts w:ascii="Times New Roman" w:eastAsia="华文宋体" w:hAnsi="Times New Roman" w:cs="Times New Roman"/>
        </w:rPr>
        <w:t>1.4 ppm, and the</w:t>
      </w:r>
      <w:del w:id="215" w:author="berks" w:date="2026-04-04T22:16:00Z">
        <w:r w:rsidR="00E93646" w:rsidRPr="00E93646" w:rsidDel="002A5FEF">
          <w:rPr>
            <w:rFonts w:ascii="Times New Roman" w:eastAsia="华文宋体" w:hAnsi="Times New Roman" w:cs="Times New Roman"/>
          </w:rPr>
          <w:delText xml:space="preserve"> absolute</w:delText>
        </w:r>
      </w:del>
      <w:r w:rsidR="00E93646" w:rsidRPr="00E93646">
        <w:rPr>
          <w:rFonts w:ascii="Times New Roman" w:eastAsia="华文宋体" w:hAnsi="Times New Roman" w:cs="Times New Roman"/>
        </w:rPr>
        <w:t xml:space="preserve"> energy (frequency) sensitivity </w:t>
      </w:r>
      <w:del w:id="216" w:author="berks" w:date="2026-04-04T22:16:00Z">
        <w:r w:rsidR="00E93646" w:rsidRPr="00E93646" w:rsidDel="002A5FEF">
          <w:rPr>
            <w:rFonts w:ascii="Times New Roman" w:eastAsia="华文宋体" w:hAnsi="Times New Roman" w:cs="Times New Roman"/>
          </w:rPr>
          <w:delText xml:space="preserve">for </w:delText>
        </w:r>
        <w:r w:rsidR="008E6CEA" w:rsidRPr="002A5FEF" w:rsidDel="002A5FEF">
          <w:rPr>
            <w:rFonts w:ascii="Times New Roman" w:eastAsia="华文宋体" w:hAnsi="Times New Roman" w:cs="Times New Roman"/>
            <w:vertAlign w:val="superscript"/>
            <w:rPrChange w:id="217" w:author="berks" w:date="2026-04-04T22:16:00Z">
              <w:rPr>
                <w:rFonts w:ascii="Times New Roman" w:eastAsia="华文宋体" w:hAnsi="Times New Roman" w:cs="Times New Roman"/>
              </w:rPr>
            </w:rPrChange>
          </w:rPr>
          <w:delText>87</w:delText>
        </w:r>
        <w:r w:rsidR="00E93646" w:rsidRPr="00E93646" w:rsidDel="002A5FEF">
          <w:rPr>
            <w:rFonts w:ascii="Times New Roman" w:eastAsia="华文宋体" w:hAnsi="Times New Roman" w:cs="Times New Roman"/>
          </w:rPr>
          <w:delText>Sr is</w:delText>
        </w:r>
      </w:del>
      <w:ins w:id="218" w:author="berks" w:date="2026-04-04T22:16:00Z">
        <w:r>
          <w:rPr>
            <w:rFonts w:ascii="Times New Roman" w:eastAsia="华文宋体" w:hAnsi="Times New Roman" w:cs="Times New Roman"/>
          </w:rPr>
          <w:t>was</w:t>
        </w:r>
      </w:ins>
      <w:r w:rsidR="00E93646" w:rsidRPr="00E93646">
        <w:rPr>
          <w:rFonts w:ascii="Times New Roman" w:eastAsia="华文宋体" w:hAnsi="Times New Roman" w:cs="Times New Roman"/>
        </w:rPr>
        <w:t xml:space="preserve"> </w:t>
      </w:r>
      <w:del w:id="219" w:author="berks" w:date="2026-04-04T22:16:00Z">
        <w:r w:rsidR="00E93646" w:rsidRPr="00E93646" w:rsidDel="002A5FEF">
          <w:rPr>
            <w:rFonts w:ascii="Times New Roman" w:eastAsia="华文宋体" w:hAnsi="Times New Roman" w:cs="Times New Roman"/>
          </w:rPr>
          <w:delText xml:space="preserve">approximately </w:delText>
        </w:r>
      </w:del>
      <m:oMath>
        <m:r>
          <m:rPr>
            <m:nor/>
          </m:rPr>
          <w:rPr>
            <w:rFonts w:ascii="Times New Roman" w:eastAsia="华文宋体" w:hAnsi="Times New Roman" w:cs="Times New Roman"/>
          </w:rPr>
          <m:t>2π</m:t>
        </m:r>
        <m:r>
          <w:ins w:id="220" w:author="berks" w:date="2026-04-04T22:16:00Z">
            <m:rPr>
              <m:nor/>
            </m:rPr>
            <w:rPr>
              <w:rFonts w:ascii="Cambria Math" w:eastAsia="华文宋体" w:hAnsi="Times New Roman" w:cs="Times New Roman"/>
            </w:rPr>
            <m:t xml:space="preserve"> </m:t>
          </w:ins>
        </m:r>
        <m:r>
          <m:rPr>
            <m:nor/>
          </m:rPr>
          <w:rPr>
            <w:rFonts w:ascii="Times New Roman" w:eastAsia="华文宋体" w:hAnsi="Times New Roman" w:cs="Times New Roman"/>
          </w:rPr>
          <m:t>×</m:t>
        </m:r>
        <m:r>
          <w:ins w:id="221" w:author="berks" w:date="2026-04-04T22:16:00Z">
            <m:rPr>
              <m:nor/>
            </m:rPr>
            <w:rPr>
              <w:rFonts w:ascii="Cambria Math" w:eastAsia="华文宋体" w:hAnsi="Times New Roman" w:cs="Times New Roman"/>
            </w:rPr>
            <m:t xml:space="preserve"> </m:t>
          </w:ins>
        </m:r>
        <m:r>
          <m:rPr>
            <m:nor/>
          </m:rPr>
          <w:rPr>
            <w:rFonts w:ascii="Cambria Math" w:eastAsia="华文宋体" w:hAnsi="Times New Roman" w:cs="Times New Roman" w:hint="eastAsia"/>
          </w:rPr>
          <m:t>0</m:t>
        </m:r>
        <m:r>
          <m:rPr>
            <m:nor/>
          </m:rPr>
          <w:rPr>
            <w:rFonts w:ascii="Cambria Math" w:eastAsia="华文宋体" w:hAnsi="Times New Roman" w:cs="Times New Roman"/>
          </w:rPr>
          <m:t>.12</m:t>
        </m:r>
      </m:oMath>
      <w:r w:rsidR="00E93646" w:rsidRPr="00E93646">
        <w:rPr>
          <w:rFonts w:ascii="Times New Roman" w:eastAsia="华文宋体" w:hAnsi="Times New Roman" w:cs="Times New Roman"/>
        </w:rPr>
        <w:t xml:space="preserve"> Hz. This </w:t>
      </w:r>
      <w:ins w:id="222" w:author="berks" w:date="2026-04-04T22:17:00Z">
        <w:r w:rsidR="00CA6BD1">
          <w:rPr>
            <w:rFonts w:ascii="Times New Roman" w:eastAsia="华文宋体" w:hAnsi="Times New Roman" w:cs="Times New Roman"/>
          </w:rPr>
          <w:t>1</w:t>
        </w:r>
      </w:ins>
      <w:ins w:id="223" w:author="berks" w:date="2026-04-04T22:18:00Z">
        <w:r w:rsidR="00CA6BD1">
          <w:rPr>
            <w:rFonts w:ascii="Times New Roman" w:eastAsia="华文宋体" w:hAnsi="Times New Roman" w:cs="Times New Roman"/>
          </w:rPr>
          <w:t xml:space="preserve">.4 ppm </w:t>
        </w:r>
      </w:ins>
      <w:r w:rsidR="00823E75">
        <w:rPr>
          <w:rFonts w:ascii="Times New Roman" w:eastAsia="华文宋体" w:hAnsi="Times New Roman" w:cs="Times New Roman"/>
        </w:rPr>
        <w:t xml:space="preserve">precision </w:t>
      </w:r>
      <w:del w:id="224" w:author="berks" w:date="2026-04-04T22:17:00Z">
        <w:r w:rsidR="00E93646" w:rsidRPr="00E93646" w:rsidDel="00CA6BD1">
          <w:rPr>
            <w:rFonts w:ascii="Times New Roman" w:eastAsia="华文宋体" w:hAnsi="Times New Roman" w:cs="Times New Roman"/>
          </w:rPr>
          <w:delText xml:space="preserve">is </w:delText>
        </w:r>
      </w:del>
      <w:ins w:id="225" w:author="berks" w:date="2026-04-04T22:17:00Z">
        <w:r w:rsidR="00CA6BD1">
          <w:rPr>
            <w:rFonts w:ascii="Times New Roman" w:eastAsia="华文宋体" w:hAnsi="Times New Roman" w:cs="Times New Roman"/>
          </w:rPr>
          <w:t>was</w:t>
        </w:r>
        <w:r w:rsidR="00CA6BD1" w:rsidRPr="00E93646">
          <w:rPr>
            <w:rFonts w:ascii="Times New Roman" w:eastAsia="华文宋体" w:hAnsi="Times New Roman" w:cs="Times New Roman"/>
          </w:rPr>
          <w:t xml:space="preserve"> </w:t>
        </w:r>
      </w:ins>
      <w:r w:rsidR="00E93646" w:rsidRPr="00E93646">
        <w:rPr>
          <w:rFonts w:ascii="Times New Roman" w:eastAsia="华文宋体" w:hAnsi="Times New Roman" w:cs="Times New Roman"/>
        </w:rPr>
        <w:t xml:space="preserve">limited by systematic errors and </w:t>
      </w:r>
      <w:del w:id="226" w:author="berks" w:date="2026-04-04T22:17:00Z">
        <w:r w:rsidR="00E93646" w:rsidRPr="00E93646" w:rsidDel="00CA6BD1">
          <w:rPr>
            <w:rFonts w:ascii="Times New Roman" w:eastAsia="华文宋体" w:hAnsi="Times New Roman" w:cs="Times New Roman"/>
          </w:rPr>
          <w:delText xml:space="preserve">remains </w:delText>
        </w:r>
      </w:del>
      <w:ins w:id="227" w:author="berks" w:date="2026-04-04T22:17:00Z">
        <w:r w:rsidR="00CA6BD1" w:rsidRPr="00E93646">
          <w:rPr>
            <w:rFonts w:ascii="Times New Roman" w:eastAsia="华文宋体" w:hAnsi="Times New Roman" w:cs="Times New Roman"/>
          </w:rPr>
          <w:t>remain</w:t>
        </w:r>
        <w:r w:rsidR="00CA6BD1">
          <w:rPr>
            <w:rFonts w:ascii="Times New Roman" w:eastAsia="华文宋体" w:hAnsi="Times New Roman" w:cs="Times New Roman"/>
          </w:rPr>
          <w:t>ed</w:t>
        </w:r>
        <w:r w:rsidR="00CA6BD1" w:rsidRPr="00E93646">
          <w:rPr>
            <w:rFonts w:ascii="Times New Roman" w:eastAsia="华文宋体" w:hAnsi="Times New Roman" w:cs="Times New Roman"/>
          </w:rPr>
          <w:t xml:space="preserve"> </w:t>
        </w:r>
      </w:ins>
      <w:del w:id="228" w:author="berks" w:date="2026-04-04T22:17:00Z">
        <w:r w:rsidR="00CD6E6D" w:rsidRPr="00CD6E6D" w:rsidDel="00CA6BD1">
          <w:rPr>
            <w:rFonts w:ascii="Times New Roman" w:eastAsia="华文宋体" w:hAnsi="Times New Roman" w:cs="Times New Roman"/>
          </w:rPr>
          <w:delText>unimproved</w:delText>
        </w:r>
        <w:r w:rsidR="00E93646" w:rsidRPr="00E93646" w:rsidDel="00CA6BD1">
          <w:rPr>
            <w:rFonts w:ascii="Times New Roman" w:eastAsia="华文宋体" w:hAnsi="Times New Roman" w:cs="Times New Roman"/>
          </w:rPr>
          <w:delText xml:space="preserve"> </w:delText>
        </w:r>
      </w:del>
      <w:r w:rsidR="00823E75">
        <w:rPr>
          <w:rFonts w:ascii="Times New Roman" w:eastAsia="华文宋体" w:hAnsi="Times New Roman" w:cs="Times New Roman"/>
        </w:rPr>
        <w:t>unchanged</w:t>
      </w:r>
      <w:ins w:id="229" w:author="berks" w:date="2026-04-04T22:17:00Z">
        <w:r w:rsidR="00CA6BD1">
          <w:rPr>
            <w:rFonts w:ascii="Times New Roman" w:eastAsia="华文宋体" w:hAnsi="Times New Roman" w:cs="Times New Roman"/>
          </w:rPr>
          <w:t xml:space="preserve"> </w:t>
        </w:r>
      </w:ins>
      <w:r w:rsidR="00E93646" w:rsidRPr="00E93646">
        <w:rPr>
          <w:rFonts w:ascii="Times New Roman" w:eastAsia="华文宋体" w:hAnsi="Times New Roman" w:cs="Times New Roman"/>
        </w:rPr>
        <w:t>with longer integration time</w:t>
      </w:r>
      <w:ins w:id="230" w:author="berks" w:date="2026-04-04T22:17:00Z">
        <w:r w:rsidR="00CA6BD1">
          <w:rPr>
            <w:rFonts w:ascii="Times New Roman" w:eastAsia="华文宋体" w:hAnsi="Times New Roman" w:cs="Times New Roman"/>
          </w:rPr>
          <w:t>s</w:t>
        </w:r>
      </w:ins>
      <w:del w:id="231" w:author="berks" w:date="2026-04-04T22:18:00Z">
        <w:r w:rsidR="00E93646" w:rsidRPr="00E93646" w:rsidDel="00CA6BD1">
          <w:rPr>
            <w:rFonts w:ascii="Times New Roman" w:eastAsia="华文宋体" w:hAnsi="Times New Roman" w:cs="Times New Roman"/>
          </w:rPr>
          <w:delText xml:space="preserve">, </w:delText>
        </w:r>
      </w:del>
      <w:r w:rsidR="00A5722A">
        <w:rPr>
          <w:rFonts w:ascii="Times New Roman" w:eastAsia="华文宋体" w:hAnsi="Times New Roman" w:cs="Times New Roman"/>
        </w:rPr>
        <w:t>, making</w:t>
      </w:r>
      <w:ins w:id="232" w:author="berks" w:date="2026-04-04T22:18:00Z">
        <w:r w:rsidR="00CA6BD1">
          <w:rPr>
            <w:rFonts w:ascii="Times New Roman" w:eastAsia="华文宋体" w:hAnsi="Times New Roman" w:cs="Times New Roman"/>
          </w:rPr>
          <w:t xml:space="preserve"> </w:t>
        </w:r>
      </w:ins>
      <w:r w:rsidR="00A5722A">
        <w:rPr>
          <w:rFonts w:ascii="Times New Roman" w:eastAsia="华文宋体" w:hAnsi="Times New Roman" w:cs="Times New Roman"/>
        </w:rPr>
        <w:t>i</w:t>
      </w:r>
      <w:ins w:id="233" w:author="berks" w:date="2026-04-04T22:18:00Z">
        <w:r w:rsidR="00CA6BD1">
          <w:rPr>
            <w:rFonts w:ascii="Times New Roman" w:eastAsia="华文宋体" w:hAnsi="Times New Roman" w:cs="Times New Roman"/>
          </w:rPr>
          <w:t>t</w:t>
        </w:r>
        <w:r w:rsidR="00CA6BD1" w:rsidRPr="00E93646">
          <w:rPr>
            <w:rFonts w:ascii="Times New Roman" w:eastAsia="华文宋体" w:hAnsi="Times New Roman" w:cs="Times New Roman"/>
          </w:rPr>
          <w:t xml:space="preserve"> </w:t>
        </w:r>
      </w:ins>
      <w:del w:id="234" w:author="berks" w:date="2026-04-04T22:19:00Z">
        <w:r w:rsidR="00E93646" w:rsidRPr="00E93646" w:rsidDel="00CA6BD1">
          <w:rPr>
            <w:rFonts w:ascii="Times New Roman" w:eastAsia="华文宋体" w:hAnsi="Times New Roman" w:cs="Times New Roman"/>
          </w:rPr>
          <w:delText>to which</w:delText>
        </w:r>
      </w:del>
      <w:ins w:id="235" w:author="berks" w:date="2026-04-04T22:19:00Z">
        <w:r w:rsidR="00CA6BD1">
          <w:rPr>
            <w:rFonts w:ascii="Times New Roman" w:eastAsia="华文宋体" w:hAnsi="Times New Roman" w:cs="Times New Roman"/>
          </w:rPr>
          <w:t>comparable to</w:t>
        </w:r>
      </w:ins>
      <w:r w:rsidR="00E93646" w:rsidRPr="00E93646">
        <w:rPr>
          <w:rFonts w:ascii="Times New Roman" w:eastAsia="华文宋体" w:hAnsi="Times New Roman" w:cs="Times New Roman"/>
        </w:rPr>
        <w:t xml:space="preserve"> our 4 ppm result</w:t>
      </w:r>
      <w:del w:id="236" w:author="berks" w:date="2026-04-04T22:19:00Z">
        <w:r w:rsidR="00E93646" w:rsidRPr="00E93646" w:rsidDel="00CA6BD1">
          <w:rPr>
            <w:rFonts w:ascii="Times New Roman" w:eastAsia="华文宋体" w:hAnsi="Times New Roman" w:cs="Times New Roman"/>
          </w:rPr>
          <w:delText xml:space="preserve"> is comparable</w:delText>
        </w:r>
      </w:del>
      <w:r w:rsidR="00E93646" w:rsidRPr="00E93646">
        <w:rPr>
          <w:rFonts w:ascii="Times New Roman" w:eastAsia="华文宋体" w:hAnsi="Times New Roman" w:cs="Times New Roman"/>
        </w:rPr>
        <w:t>.​</w:t>
      </w:r>
      <w:r w:rsidR="00823E75" w:rsidRPr="00823E75">
        <w:rPr>
          <w:rFonts w:ascii="Times New Roman" w:eastAsia="华文宋体" w:hAnsi="Times New Roman" w:cs="Times New Roman"/>
        </w:rPr>
        <w:t xml:space="preserve"> </w:t>
      </w:r>
      <w:r w:rsidR="00823E75">
        <w:rPr>
          <w:rFonts w:ascii="Times New Roman" w:eastAsia="华文宋体" w:hAnsi="Times New Roman" w:cs="Times New Roman"/>
        </w:rPr>
        <w:t xml:space="preserve">On the other hand, </w:t>
      </w:r>
      <w:r w:rsidR="00823E75" w:rsidRPr="00E93646">
        <w:rPr>
          <w:rFonts w:ascii="Times New Roman" w:eastAsia="华文宋体" w:hAnsi="Times New Roman" w:cs="Times New Roman"/>
        </w:rPr>
        <w:t>the</w:t>
      </w:r>
      <w:r w:rsidR="00823E75">
        <w:rPr>
          <w:rFonts w:ascii="Times New Roman" w:eastAsia="华文宋体" w:hAnsi="Times New Roman" w:cs="Times New Roman"/>
        </w:rPr>
        <w:t>ir</w:t>
      </w:r>
      <w:r w:rsidR="00823E75" w:rsidRPr="00E93646">
        <w:rPr>
          <w:rFonts w:ascii="Times New Roman" w:eastAsia="华文宋体" w:hAnsi="Times New Roman" w:cs="Times New Roman"/>
        </w:rPr>
        <w:t xml:space="preserve"> </w:t>
      </w:r>
      <w:del w:id="237" w:author="berks" w:date="2026-04-04T22:19:00Z">
        <w:r w:rsidR="00823E75" w:rsidRPr="00E93646" w:rsidDel="00CA6BD1">
          <w:rPr>
            <w:rFonts w:ascii="Times New Roman" w:eastAsia="华文宋体" w:hAnsi="Times New Roman" w:cs="Times New Roman"/>
          </w:rPr>
          <w:delText xml:space="preserve">absolute </w:delText>
        </w:r>
      </w:del>
      <w:r w:rsidR="00823E75" w:rsidRPr="00E93646">
        <w:rPr>
          <w:rFonts w:ascii="Times New Roman" w:eastAsia="华文宋体" w:hAnsi="Times New Roman" w:cs="Times New Roman"/>
        </w:rPr>
        <w:t xml:space="preserve">energy sensitivity </w:t>
      </w:r>
      <w:r w:rsidR="00823E75">
        <w:rPr>
          <w:rFonts w:ascii="Times New Roman" w:eastAsia="华文宋体" w:hAnsi="Times New Roman" w:cs="Times New Roman"/>
        </w:rPr>
        <w:t>would improve with longer integration</w:t>
      </w:r>
      <w:r w:rsidR="00A5722A">
        <w:rPr>
          <w:rFonts w:ascii="Times New Roman" w:eastAsia="华文宋体" w:hAnsi="Times New Roman" w:cs="Times New Roman"/>
        </w:rPr>
        <w:t>;</w:t>
      </w:r>
      <w:r w:rsidR="00823E75">
        <w:rPr>
          <w:rFonts w:ascii="Times New Roman" w:eastAsia="华文宋体" w:hAnsi="Times New Roman" w:cs="Times New Roman"/>
        </w:rPr>
        <w:t xml:space="preserve"> for example</w:t>
      </w:r>
      <w:r w:rsidR="00A5722A">
        <w:rPr>
          <w:rFonts w:ascii="Times New Roman" w:eastAsia="华文宋体" w:hAnsi="Times New Roman" w:cs="Times New Roman"/>
        </w:rPr>
        <w:t>,</w:t>
      </w:r>
      <w:r w:rsidR="00823E75">
        <w:rPr>
          <w:rFonts w:ascii="Times New Roman" w:eastAsia="华文宋体" w:hAnsi="Times New Roman" w:cs="Times New Roman"/>
        </w:rPr>
        <w:t xml:space="preserve"> reaching </w:t>
      </w:r>
      <w:del w:id="238" w:author="berks" w:date="2026-04-04T22:19:00Z">
        <w:r w:rsidR="00823E75" w:rsidDel="00CA6BD1">
          <w:rPr>
            <w:rFonts w:ascii="Times New Roman" w:eastAsia="华文宋体" w:hAnsi="Times New Roman" w:cs="Times New Roman"/>
          </w:rPr>
          <w:delText>of 87</w:delText>
        </w:r>
        <w:r w:rsidR="00823E75" w:rsidRPr="00E93646" w:rsidDel="00CA6BD1">
          <w:rPr>
            <w:rFonts w:ascii="Times New Roman" w:eastAsia="华文宋体" w:hAnsi="Times New Roman" w:cs="Times New Roman"/>
          </w:rPr>
          <w:delText xml:space="preserve">Sr </w:delText>
        </w:r>
      </w:del>
      <m:oMath>
        <m:r>
          <m:rPr>
            <m:nor/>
          </m:rPr>
          <w:rPr>
            <w:rFonts w:ascii="Times New Roman" w:eastAsia="华文宋体" w:hAnsi="Times New Roman" w:cs="Times New Roman"/>
          </w:rPr>
          <m:t>2π</m:t>
        </m:r>
        <m:r>
          <w:ins w:id="239" w:author="berks" w:date="2026-04-04T22:19:00Z">
            <m:rPr>
              <m:nor/>
            </m:rPr>
            <w:rPr>
              <w:rFonts w:ascii="Cambria Math" w:eastAsia="华文宋体" w:hAnsi="Times New Roman" w:cs="Times New Roman"/>
            </w:rPr>
            <m:t xml:space="preserve"> </m:t>
          </w:ins>
        </m:r>
        <m:r>
          <m:rPr>
            <m:nor/>
          </m:rPr>
          <w:rPr>
            <w:rFonts w:ascii="Times New Roman" w:eastAsia="华文宋体" w:hAnsi="Times New Roman" w:cs="Times New Roman"/>
          </w:rPr>
          <m:t>×</m:t>
        </m:r>
        <m:r>
          <w:ins w:id="240" w:author="berks" w:date="2026-04-04T22:19:00Z">
            <m:rPr>
              <m:nor/>
            </m:rPr>
            <w:rPr>
              <w:rFonts w:ascii="Cambria Math" w:eastAsia="华文宋体" w:hAnsi="Times New Roman" w:cs="Times New Roman"/>
            </w:rPr>
            <m:t xml:space="preserve"> </m:t>
          </w:ins>
        </m:r>
        <m:r>
          <m:rPr>
            <m:nor/>
          </m:rPr>
          <w:rPr>
            <w:rFonts w:ascii="Times New Roman" w:eastAsia="华文宋体" w:hAnsi="Times New Roman" w:cs="Times New Roman"/>
          </w:rPr>
          <m:t>25</m:t>
        </m:r>
      </m:oMath>
      <w:r w:rsidR="00823E75" w:rsidRPr="00E93646">
        <w:rPr>
          <w:rFonts w:ascii="Times New Roman" w:eastAsia="华文宋体" w:hAnsi="Times New Roman" w:cs="Times New Roman"/>
        </w:rPr>
        <w:t> mHz</w:t>
      </w:r>
      <w:r w:rsidR="00823E75">
        <w:rPr>
          <w:rFonts w:ascii="Times New Roman" w:eastAsia="华文宋体" w:hAnsi="Times New Roman" w:cs="Times New Roman"/>
        </w:rPr>
        <w:t xml:space="preserve"> over </w:t>
      </w:r>
      <w:r w:rsidR="00E93646" w:rsidRPr="00E93646">
        <w:rPr>
          <w:rFonts w:ascii="Times New Roman" w:eastAsia="华文宋体" w:hAnsi="Times New Roman" w:cs="Times New Roman"/>
        </w:rPr>
        <w:t xml:space="preserve">24 h. </w:t>
      </w:r>
    </w:p>
    <w:p w14:paraId="2746DC06" w14:textId="77777777" w:rsidR="00737F27" w:rsidRDefault="00823E75" w:rsidP="00D3366A">
      <w:pPr>
        <w:spacing w:afterLines="50" w:after="156"/>
        <w:ind w:firstLineChars="202" w:firstLine="424"/>
        <w:rPr>
          <w:rFonts w:ascii="Times New Roman" w:eastAsia="华文宋体" w:hAnsi="Times New Roman" w:cs="Times New Roman"/>
        </w:rPr>
      </w:pPr>
      <w:r>
        <w:rPr>
          <w:rFonts w:ascii="Times New Roman" w:eastAsia="华文宋体" w:hAnsi="Times New Roman" w:cs="Times New Roman"/>
        </w:rPr>
        <w:t>For comparison, t</w:t>
      </w:r>
      <w:ins w:id="241" w:author="berks" w:date="2026-04-04T22:20:00Z">
        <w:r w:rsidR="00CA6BD1">
          <w:rPr>
            <w:rFonts w:ascii="Times New Roman" w:eastAsia="华文宋体" w:hAnsi="Times New Roman" w:cs="Times New Roman"/>
          </w:rPr>
          <w:t>he</w:t>
        </w:r>
        <w:r w:rsidR="00CA6BD1" w:rsidRPr="00E93646">
          <w:rPr>
            <w:rFonts w:ascii="Times New Roman" w:eastAsia="华文宋体" w:hAnsi="Times New Roman" w:cs="Times New Roman"/>
          </w:rPr>
          <w:t xml:space="preserve"> </w:t>
        </w:r>
      </w:ins>
      <w:r w:rsidR="00E93646" w:rsidRPr="00E93646">
        <w:rPr>
          <w:rFonts w:ascii="Times New Roman" w:eastAsia="华文宋体" w:hAnsi="Times New Roman" w:cs="Times New Roman"/>
        </w:rPr>
        <w:t>energy sensitivity of</w:t>
      </w:r>
      <w:ins w:id="242" w:author="berks" w:date="2026-04-04T22:20:00Z">
        <w:r w:rsidR="00CA6BD1">
          <w:rPr>
            <w:rFonts w:ascii="Times New Roman" w:eastAsia="华文宋体" w:hAnsi="Times New Roman" w:cs="Times New Roman"/>
          </w:rPr>
          <w:t xml:space="preserve"> our comagnetometer</w:t>
        </w:r>
      </w:ins>
      <w:r w:rsidR="00A5722A">
        <w:rPr>
          <w:rFonts w:ascii="Times New Roman" w:eastAsia="华文宋体" w:hAnsi="Times New Roman" w:cs="Times New Roman"/>
        </w:rPr>
        <w:t xml:space="preserve"> is</w:t>
      </w:r>
      <w:r w:rsidR="00E93646" w:rsidRPr="00E93646">
        <w:rPr>
          <w:rFonts w:ascii="Times New Roman" w:eastAsia="华文宋体" w:hAnsi="Times New Roman" w:cs="Times New Roman"/>
        </w:rPr>
        <w:t xml:space="preserve"> </w:t>
      </w:r>
      <m:oMath>
        <m:r>
          <m:rPr>
            <m:nor/>
          </m:rPr>
          <w:rPr>
            <w:rFonts w:ascii="Times New Roman" w:eastAsia="华文宋体" w:hAnsi="Times New Roman" w:cs="Times New Roman"/>
          </w:rPr>
          <m:t>2π</m:t>
        </m:r>
        <m:r>
          <w:ins w:id="243" w:author="berks" w:date="2026-04-04T22:20:00Z">
            <m:rPr>
              <m:nor/>
            </m:rPr>
            <w:rPr>
              <w:rFonts w:ascii="Cambria Math" w:eastAsia="华文宋体" w:hAnsi="Times New Roman" w:cs="Times New Roman"/>
            </w:rPr>
            <m:t xml:space="preserve"> </m:t>
          </w:ins>
        </m:r>
        <m:r>
          <m:rPr>
            <m:nor/>
          </m:rPr>
          <w:rPr>
            <w:rFonts w:ascii="Times New Roman" w:eastAsia="华文宋体" w:hAnsi="Times New Roman" w:cs="Times New Roman"/>
          </w:rPr>
          <m:t>×</m:t>
        </m:r>
        <m:r>
          <w:ins w:id="244" w:author="berks" w:date="2026-04-04T22:20:00Z">
            <m:rPr>
              <m:nor/>
            </m:rPr>
            <w:rPr>
              <w:rFonts w:ascii="Cambria Math" w:eastAsia="华文宋体" w:hAnsi="Times New Roman" w:cs="Times New Roman"/>
            </w:rPr>
            <m:t xml:space="preserve"> </m:t>
          </w:ins>
        </m:r>
        <m:r>
          <m:rPr>
            <m:nor/>
          </m:rPr>
          <w:rPr>
            <w:rFonts w:ascii="Times New Roman" w:eastAsia="华文宋体" w:hAnsi="Times New Roman" w:cs="Times New Roman"/>
          </w:rPr>
          <m:t>40</m:t>
        </m:r>
        <m:r>
          <m:rPr>
            <m:nor/>
          </m:rPr>
          <w:rPr>
            <w:rFonts w:ascii="Cambria Math" w:eastAsia="华文宋体" w:hAnsi="Times New Roman" w:cs="Times New Roman"/>
          </w:rPr>
          <m:t xml:space="preserve"> u</m:t>
        </m:r>
        <m:r>
          <m:rPr>
            <m:sty m:val="p"/>
          </m:rPr>
          <w:rPr>
            <w:rFonts w:ascii="Cambria Math" w:eastAsia="华文宋体" w:hAnsi="Cambria Math" w:cs="Times New Roman"/>
          </w:rPr>
          <m:t>Hz</m:t>
        </m:r>
      </m:oMath>
      <w:r w:rsidR="00CD6E6D" w:rsidRPr="00E93646">
        <w:rPr>
          <w:rFonts w:ascii="Times New Roman" w:eastAsia="华文宋体" w:hAnsi="Times New Roman" w:cs="Times New Roman"/>
        </w:rPr>
        <w:t xml:space="preserve"> </w:t>
      </w:r>
      <w:r>
        <w:rPr>
          <w:rFonts w:ascii="Times New Roman" w:eastAsia="华文宋体" w:hAnsi="Times New Roman" w:cs="Times New Roman"/>
        </w:rPr>
        <w:t>over</w:t>
      </w:r>
      <w:r w:rsidR="00E93646" w:rsidRPr="00E93646">
        <w:rPr>
          <w:rFonts w:ascii="Times New Roman" w:eastAsia="华文宋体" w:hAnsi="Times New Roman" w:cs="Times New Roman"/>
        </w:rPr>
        <w:t xml:space="preserve"> 24 h</w:t>
      </w:r>
      <w:ins w:id="245" w:author="berks" w:date="2026-04-04T22:20:00Z">
        <w:r w:rsidR="00CA6BD1">
          <w:rPr>
            <w:rFonts w:ascii="Times New Roman" w:eastAsia="华文宋体" w:hAnsi="Times New Roman" w:cs="Times New Roman"/>
          </w:rPr>
          <w:t>,</w:t>
        </w:r>
      </w:ins>
      <w:r w:rsidR="00E93646" w:rsidRPr="00E93646">
        <w:rPr>
          <w:rFonts w:ascii="Times New Roman" w:eastAsia="华文宋体" w:hAnsi="Times New Roman" w:cs="Times New Roman"/>
        </w:rPr>
        <w:t xml:space="preserve"> </w:t>
      </w:r>
      <w:r w:rsidR="00A5722A">
        <w:rPr>
          <w:rFonts w:ascii="Times New Roman" w:eastAsia="华文宋体" w:hAnsi="Times New Roman" w:cs="Times New Roman"/>
        </w:rPr>
        <w:t xml:space="preserve">which </w:t>
      </w:r>
      <w:r w:rsidR="00DB27C1" w:rsidRPr="00DB27C1">
        <w:rPr>
          <w:rFonts w:ascii="Times New Roman" w:eastAsia="华文宋体" w:hAnsi="Times New Roman" w:cs="Times New Roman"/>
        </w:rPr>
        <w:t>represents</w:t>
      </w:r>
      <w:r w:rsidR="00E93646" w:rsidRPr="00E93646">
        <w:rPr>
          <w:rFonts w:ascii="Times New Roman" w:eastAsia="华文宋体" w:hAnsi="Times New Roman" w:cs="Times New Roman"/>
        </w:rPr>
        <w:t xml:space="preserve"> a</w:t>
      </w:r>
      <w:r>
        <w:rPr>
          <w:rFonts w:ascii="Times New Roman" w:eastAsia="华文宋体" w:hAnsi="Times New Roman" w:cs="Times New Roman"/>
        </w:rPr>
        <w:t>n</w:t>
      </w:r>
      <w:r w:rsidR="00E93646" w:rsidRPr="00E93646">
        <w:rPr>
          <w:rFonts w:ascii="Times New Roman" w:eastAsia="华文宋体" w:hAnsi="Times New Roman" w:cs="Times New Roman"/>
        </w:rPr>
        <w:t xml:space="preserve"> advantage</w:t>
      </w:r>
      <w:r>
        <w:rPr>
          <w:rFonts w:ascii="Times New Roman" w:eastAsia="华文宋体" w:hAnsi="Times New Roman" w:cs="Times New Roman"/>
        </w:rPr>
        <w:t xml:space="preserve"> of more than two orders of magnitude</w:t>
      </w:r>
      <w:r w:rsidR="00E93646" w:rsidRPr="00E93646">
        <w:rPr>
          <w:rFonts w:ascii="Times New Roman" w:eastAsia="华文宋体" w:hAnsi="Times New Roman" w:cs="Times New Roman"/>
        </w:rPr>
        <w:t>.</w:t>
      </w:r>
      <w:r>
        <w:rPr>
          <w:rFonts w:ascii="Times New Roman" w:eastAsia="华文宋体" w:hAnsi="Times New Roman" w:cs="Times New Roman"/>
        </w:rPr>
        <w:t xml:space="preserve"> The key to this advantage is our investigation and control of light shifts in the optical trap.</w:t>
      </w:r>
    </w:p>
    <w:p w14:paraId="64739397" w14:textId="77777777" w:rsidR="004A642B" w:rsidRDefault="004A642B">
      <w:pPr>
        <w:spacing w:afterLines="50" w:after="156"/>
        <w:rPr>
          <w:rFonts w:ascii="Times New Roman" w:eastAsia="华文宋体" w:hAnsi="Times New Roman" w:cs="Times New Roman"/>
        </w:rPr>
      </w:pPr>
    </w:p>
    <w:p w14:paraId="40F1F7A6" w14:textId="77777777" w:rsidR="004A642B" w:rsidRDefault="00400F25">
      <w:pPr>
        <w:spacing w:afterLines="50" w:after="156"/>
        <w:rPr>
          <w:rFonts w:ascii="Times New Roman" w:eastAsia="华文宋体" w:hAnsi="Times New Roman" w:cs="Times New Roman"/>
        </w:rPr>
      </w:pPr>
      <w:r w:rsidRPr="00097F00">
        <w:rPr>
          <w:rFonts w:ascii="Times New Roman" w:eastAsia="华文宋体" w:hAnsi="Times New Roman" w:cs="Times New Roman"/>
          <w:b/>
        </w:rPr>
        <w:t xml:space="preserve">Q4: </w:t>
      </w:r>
      <w:r>
        <w:rPr>
          <w:rFonts w:ascii="Times New Roman" w:eastAsia="华文宋体" w:hAnsi="Times New Roman" w:cs="Times New Roman"/>
        </w:rPr>
        <w:t>The proposals at the end of the paper involving EDM searches, including those that incorporate 223Ra are 225Ra are ambitious, but I wonder how much these actually have to do with your current manuscript? You give no hard estimates of improvements sensitivity of your proposals herein, so it does not make sense to me to include them here.</w:t>
      </w:r>
    </w:p>
    <w:p w14:paraId="1DB67572" w14:textId="77777777" w:rsidR="00E903D2" w:rsidRDefault="00097F00">
      <w:pPr>
        <w:spacing w:afterLines="50" w:after="156"/>
        <w:rPr>
          <w:rFonts w:ascii="Times New Roman" w:eastAsia="华文宋体" w:hAnsi="Times New Roman" w:cs="Times New Roman"/>
        </w:rPr>
      </w:pPr>
      <w:r w:rsidRPr="007D7D04">
        <w:rPr>
          <w:rFonts w:ascii="Times New Roman" w:hAnsi="Times New Roman" w:cs="Times New Roman"/>
          <w:b/>
        </w:rPr>
        <w:t>Answer:</w:t>
      </w:r>
      <w:r w:rsidR="00400F25">
        <w:rPr>
          <w:rFonts w:ascii="Times New Roman" w:eastAsia="华文宋体" w:hAnsi="Times New Roman" w:cs="Times New Roman"/>
        </w:rPr>
        <w:t xml:space="preserve"> </w:t>
      </w:r>
      <w:r w:rsidR="001B26D2" w:rsidRPr="001B26D2">
        <w:rPr>
          <w:rFonts w:ascii="Times New Roman" w:eastAsia="华文宋体" w:hAnsi="Times New Roman" w:cs="Times New Roman"/>
        </w:rPr>
        <w:t xml:space="preserve"> </w:t>
      </w:r>
      <w:ins w:id="246" w:author="berks" w:date="2026-04-04T22:43:00Z">
        <w:r w:rsidR="00ED01A1">
          <w:rPr>
            <w:rFonts w:ascii="Times New Roman" w:eastAsia="华文宋体" w:hAnsi="Times New Roman" w:cs="Times New Roman"/>
          </w:rPr>
          <w:t xml:space="preserve">Following </w:t>
        </w:r>
      </w:ins>
      <w:r w:rsidR="001B26D2" w:rsidRPr="001B26D2">
        <w:rPr>
          <w:rFonts w:ascii="Times New Roman" w:eastAsia="华文宋体" w:hAnsi="Times New Roman" w:cs="Times New Roman"/>
        </w:rPr>
        <w:t xml:space="preserve">the </w:t>
      </w:r>
      <w:del w:id="247" w:author="berks" w:date="2026-04-04T22:43:00Z">
        <w:r w:rsidR="001B26D2" w:rsidRPr="001B26D2" w:rsidDel="00ED01A1">
          <w:rPr>
            <w:rFonts w:ascii="Times New Roman" w:eastAsia="华文宋体" w:hAnsi="Times New Roman" w:cs="Times New Roman"/>
          </w:rPr>
          <w:delText xml:space="preserve">reviewers' </w:delText>
        </w:r>
      </w:del>
      <w:ins w:id="248" w:author="berks" w:date="2026-04-04T22:43:00Z">
        <w:r w:rsidR="00ED01A1">
          <w:rPr>
            <w:rFonts w:ascii="Times New Roman" w:eastAsia="华文宋体" w:hAnsi="Times New Roman" w:cs="Times New Roman"/>
          </w:rPr>
          <w:t>R</w:t>
        </w:r>
        <w:r w:rsidR="00ED01A1" w:rsidRPr="001B26D2">
          <w:rPr>
            <w:rFonts w:ascii="Times New Roman" w:eastAsia="华文宋体" w:hAnsi="Times New Roman" w:cs="Times New Roman"/>
          </w:rPr>
          <w:t xml:space="preserve">eviewer </w:t>
        </w:r>
      </w:ins>
      <w:r w:rsidR="001B26D2" w:rsidRPr="001B26D2">
        <w:rPr>
          <w:rFonts w:ascii="Times New Roman" w:eastAsia="华文宋体" w:hAnsi="Times New Roman" w:cs="Times New Roman"/>
        </w:rPr>
        <w:t xml:space="preserve">comment, we have removed the </w:t>
      </w:r>
      <w:ins w:id="249" w:author="berks" w:date="2026-04-04T22:43:00Z">
        <w:r w:rsidR="00ED01A1">
          <w:rPr>
            <w:rFonts w:ascii="Times New Roman" w:eastAsia="华文宋体" w:hAnsi="Times New Roman" w:cs="Times New Roman"/>
          </w:rPr>
          <w:t xml:space="preserve">text on </w:t>
        </w:r>
      </w:ins>
      <w:ins w:id="250" w:author="berks" w:date="2026-04-04T22:44:00Z">
        <w:r w:rsidR="00ED01A1">
          <w:rPr>
            <w:rFonts w:ascii="Times New Roman" w:eastAsia="华文宋体" w:hAnsi="Times New Roman" w:cs="Times New Roman"/>
          </w:rPr>
          <w:t xml:space="preserve">the outlook of the </w:t>
        </w:r>
      </w:ins>
      <w:r w:rsidR="001B26D2" w:rsidRPr="001B26D2">
        <w:rPr>
          <w:rFonts w:ascii="Times New Roman" w:eastAsia="华文宋体" w:hAnsi="Times New Roman" w:cs="Times New Roman"/>
        </w:rPr>
        <w:t>Ra</w:t>
      </w:r>
      <w:ins w:id="251" w:author="berks" w:date="2026-04-04T22:44:00Z">
        <w:r w:rsidR="00ED01A1">
          <w:rPr>
            <w:rFonts w:ascii="Times New Roman" w:eastAsia="华文宋体" w:hAnsi="Times New Roman" w:cs="Times New Roman"/>
          </w:rPr>
          <w:t xml:space="preserve"> case</w:t>
        </w:r>
      </w:ins>
      <w:del w:id="252" w:author="berks" w:date="2026-04-04T22:43:00Z">
        <w:r w:rsidR="001B26D2" w:rsidRPr="001B26D2" w:rsidDel="00ED01A1">
          <w:rPr>
            <w:rFonts w:ascii="Times New Roman" w:eastAsia="华文宋体" w:hAnsi="Times New Roman" w:cs="Times New Roman"/>
          </w:rPr>
          <w:delText>-related material</w:delText>
        </w:r>
      </w:del>
      <w:r w:rsidR="001B26D2" w:rsidRPr="001B26D2">
        <w:rPr>
          <w:rFonts w:ascii="Times New Roman" w:eastAsia="华文宋体" w:hAnsi="Times New Roman" w:cs="Times New Roman"/>
        </w:rPr>
        <w:t>.</w:t>
      </w:r>
    </w:p>
    <w:p w14:paraId="7BC45D98" w14:textId="77777777" w:rsidR="004A642B" w:rsidRDefault="004A642B">
      <w:pPr>
        <w:spacing w:afterLines="50" w:after="156"/>
        <w:rPr>
          <w:rFonts w:ascii="Times New Roman" w:eastAsia="华文宋体" w:hAnsi="Times New Roman" w:cs="Times New Roman"/>
        </w:rPr>
      </w:pPr>
    </w:p>
    <w:p w14:paraId="37477F7D" w14:textId="77777777" w:rsidR="004A642B" w:rsidRDefault="00400F25">
      <w:pPr>
        <w:spacing w:afterLines="50" w:after="156"/>
        <w:rPr>
          <w:rFonts w:ascii="Times New Roman" w:hAnsi="Times New Roman" w:cs="Times New Roman"/>
          <w:color w:val="C00000"/>
        </w:rPr>
      </w:pPr>
      <w:r>
        <w:rPr>
          <w:rFonts w:ascii="Times New Roman" w:hAnsi="Times New Roman" w:cs="Times New Roman"/>
          <w:color w:val="C00000"/>
        </w:rPr>
        <w:t>#R2</w:t>
      </w:r>
    </w:p>
    <w:p w14:paraId="4CF2AE35" w14:textId="77777777" w:rsidR="004A642B" w:rsidRDefault="00400F25">
      <w:pPr>
        <w:spacing w:afterLines="50" w:after="156"/>
        <w:rPr>
          <w:rFonts w:ascii="Times New Roman" w:hAnsi="Times New Roman" w:cs="Times New Roman"/>
        </w:rPr>
      </w:pPr>
      <w:r w:rsidRPr="00097F00">
        <w:rPr>
          <w:rFonts w:ascii="Times New Roman" w:hAnsi="Times New Roman" w:cs="Times New Roman"/>
          <w:b/>
        </w:rPr>
        <w:t xml:space="preserve">Q1: </w:t>
      </w:r>
      <w:r>
        <w:rPr>
          <w:rFonts w:ascii="Times New Roman" w:hAnsi="Times New Roman" w:cs="Times New Roman"/>
        </w:rPr>
        <w:t>The "cat" state used for Yb-173, is it what is called a NooN state? Should the connection be mentioned?</w:t>
      </w:r>
    </w:p>
    <w:p w14:paraId="15121241" w14:textId="4DE84CD8" w:rsidR="00E246C8" w:rsidRDefault="00097F00" w:rsidP="007F7921">
      <w:pPr>
        <w:pStyle w:val="Eq1"/>
        <w:rPr>
          <w:rFonts w:eastAsia="华文宋体"/>
        </w:rPr>
      </w:pPr>
      <w:r w:rsidRPr="007D7D04">
        <w:rPr>
          <w:rFonts w:ascii="Times New Roman" w:hAnsi="Times New Roman" w:cs="Times New Roman"/>
          <w:b/>
        </w:rPr>
        <w:t>Answer:</w:t>
      </w:r>
      <w:r w:rsidRPr="007D7D04">
        <w:rPr>
          <w:rFonts w:ascii="Times New Roman" w:eastAsia="华文宋体" w:hAnsi="Times New Roman" w:cs="Times New Roman"/>
          <w:b/>
        </w:rPr>
        <w:t xml:space="preserve"> </w:t>
      </w:r>
      <w:r w:rsidR="00B2025D" w:rsidRPr="00B2025D">
        <w:rPr>
          <w:rFonts w:eastAsia="华文宋体"/>
        </w:rPr>
        <w:t xml:space="preserve">The </w:t>
      </w:r>
      <w:ins w:id="253" w:author="berks" w:date="2026-04-04T22:46:00Z">
        <w:r w:rsidR="00CC4C3E">
          <w:rPr>
            <w:rFonts w:eastAsia="华文宋体"/>
          </w:rPr>
          <w:t xml:space="preserve">so-called </w:t>
        </w:r>
      </w:ins>
      <w:r w:rsidR="00B2025D" w:rsidRPr="00B2025D">
        <w:rPr>
          <w:rFonts w:eastAsia="华文宋体"/>
        </w:rPr>
        <w:t>NOON state, which takes the form</w:t>
      </w:r>
      <w:r w:rsidR="00184205">
        <w:rPr>
          <w:rFonts w:ascii="宋体" w:eastAsia="宋体" w:hAnsi="宋体" w:hint="eastAsia"/>
        </w:rPr>
        <w:t xml:space="preserve"> </w:t>
      </w:r>
      <m:oMath>
        <m:d>
          <m:dPr>
            <m:begChr m:val="|"/>
            <m:endChr m:val="⟩"/>
            <m:ctrlPr>
              <w:rPr>
                <w:rFonts w:eastAsia="华文宋体" w:cs="Times New Roman"/>
              </w:rPr>
            </m:ctrlPr>
          </m:dPr>
          <m:e>
            <m:r>
              <m:rPr>
                <m:sty m:val="p"/>
              </m:rPr>
              <w:rPr>
                <w:rFonts w:eastAsia="华文宋体" w:cs="Times New Roman"/>
              </w:rPr>
              <m:t>N,0</m:t>
            </m:r>
          </m:e>
        </m:d>
        <m:r>
          <m:rPr>
            <m:sty m:val="p"/>
          </m:rPr>
          <w:rPr>
            <w:rFonts w:eastAsia="华文宋体" w:cs="Times New Roman"/>
          </w:rPr>
          <m:t>+</m:t>
        </m:r>
        <m:d>
          <m:dPr>
            <m:begChr m:val="|"/>
            <m:endChr m:val="⟩"/>
            <m:ctrlPr>
              <w:rPr>
                <w:rFonts w:eastAsia="华文宋体" w:cs="Times New Roman"/>
              </w:rPr>
            </m:ctrlPr>
          </m:dPr>
          <m:e>
            <m:r>
              <m:rPr>
                <m:sty m:val="p"/>
              </m:rPr>
              <w:rPr>
                <w:rFonts w:eastAsia="华文宋体" w:cs="Times New Roman"/>
              </w:rPr>
              <m:t>0,N</m:t>
            </m:r>
          </m:e>
        </m:d>
      </m:oMath>
      <w:r w:rsidR="00B2025D" w:rsidRPr="00B2025D">
        <w:rPr>
          <w:rFonts w:eastAsia="华文宋体"/>
        </w:rPr>
        <w:t xml:space="preserve">, describes a coherent superposition </w:t>
      </w:r>
      <w:r w:rsidR="00184205">
        <w:rPr>
          <w:rFonts w:eastAsia="华文宋体"/>
        </w:rPr>
        <w:t>of</w:t>
      </w:r>
      <w:r w:rsidR="00B2025D" w:rsidRPr="00B2025D">
        <w:rPr>
          <w:rFonts w:eastAsia="华文宋体"/>
        </w:rPr>
        <w:t xml:space="preserve"> </w:t>
      </w:r>
      <w:del w:id="254" w:author="berks" w:date="2026-04-04T22:47:00Z">
        <w:r w:rsidR="00B2025D" w:rsidRPr="00B2025D" w:rsidDel="007207FE">
          <w:rPr>
            <w:rFonts w:eastAsia="华文宋体"/>
          </w:rPr>
          <w:delText xml:space="preserve">all </w:delText>
        </w:r>
      </w:del>
      <w:r w:rsidR="00B2025D" w:rsidRPr="00B2025D">
        <w:rPr>
          <w:rFonts w:eastAsia="华文宋体"/>
        </w:rPr>
        <w:t xml:space="preserve">N particles </w:t>
      </w:r>
      <w:ins w:id="255" w:author="berks" w:date="2026-04-04T22:47:00Z">
        <w:r w:rsidR="007207FE">
          <w:rPr>
            <w:rFonts w:eastAsia="华文宋体"/>
          </w:rPr>
          <w:t xml:space="preserve">all </w:t>
        </w:r>
      </w:ins>
      <w:r w:rsidR="00B2025D" w:rsidRPr="00B2025D">
        <w:rPr>
          <w:rFonts w:eastAsia="华文宋体"/>
        </w:rPr>
        <w:t>occupying one quantum state and all occupying an</w:t>
      </w:r>
      <w:r w:rsidR="00AD49A3">
        <w:rPr>
          <w:rFonts w:eastAsia="华文宋体"/>
        </w:rPr>
        <w:t>other</w:t>
      </w:r>
      <w:r w:rsidR="00B2025D" w:rsidRPr="00B2025D">
        <w:rPr>
          <w:rFonts w:eastAsia="华文宋体"/>
        </w:rPr>
        <w:t xml:space="preserve"> orthogonal state. </w:t>
      </w:r>
      <w:r w:rsidR="00C14519">
        <w:rPr>
          <w:rFonts w:eastAsia="华文宋体"/>
        </w:rPr>
        <w:t>T</w:t>
      </w:r>
      <w:ins w:id="256" w:author="berks" w:date="2026-04-04T22:47:00Z">
        <w:r w:rsidR="007207FE" w:rsidRPr="00B2025D">
          <w:rPr>
            <w:rFonts w:eastAsia="华文宋体"/>
          </w:rPr>
          <w:t xml:space="preserve">he </w:t>
        </w:r>
        <w:r w:rsidR="007207FE">
          <w:rPr>
            <w:rFonts w:eastAsia="华文宋体"/>
          </w:rPr>
          <w:t xml:space="preserve">spin </w:t>
        </w:r>
      </w:ins>
      <w:r w:rsidR="00B2025D" w:rsidRPr="00B2025D">
        <w:rPr>
          <w:rFonts w:eastAsia="华文宋体"/>
        </w:rPr>
        <w:t>cat state</w:t>
      </w:r>
      <w:r w:rsidR="00C14519">
        <w:rPr>
          <w:rFonts w:eastAsia="华文宋体"/>
        </w:rPr>
        <w:t xml:space="preserve"> used in our work</w:t>
      </w:r>
      <w:ins w:id="257" w:author="berks" w:date="2026-04-04T22:47:00Z">
        <w:r w:rsidR="007207FE">
          <w:rPr>
            <w:rFonts w:eastAsia="华文宋体"/>
          </w:rPr>
          <w:t>,</w:t>
        </w:r>
      </w:ins>
      <w:r w:rsidR="0040518F" w:rsidRPr="00B2025D">
        <w:rPr>
          <w:rFonts w:eastAsia="华文宋体"/>
        </w:rPr>
        <w:t xml:space="preserve"> </w:t>
      </w:r>
      <w:del w:id="258" w:author="berks" w:date="2026-04-04T22:47:00Z">
        <w:r w:rsidR="0040518F" w:rsidDel="007207FE">
          <w:rPr>
            <w:rFonts w:eastAsia="华文宋体"/>
          </w:rPr>
          <w:delText xml:space="preserve">of </w:delText>
        </w:r>
        <w:r w:rsidR="0040518F" w:rsidRPr="00B2025D" w:rsidDel="007207FE">
          <w:rPr>
            <w:rFonts w:eastAsia="华文宋体"/>
          </w:rPr>
          <w:delText>atomic spin</w:delText>
        </w:r>
        <w:r w:rsidR="0040518F" w:rsidDel="007207FE">
          <w:rPr>
            <w:rFonts w:eastAsia="华文宋体"/>
          </w:rPr>
          <w:delText xml:space="preserve"> </w:delText>
        </w:r>
      </w:del>
      <m:oMath>
        <m:d>
          <m:dPr>
            <m:begChr m:val="|"/>
            <m:endChr m:val="⟩"/>
            <m:ctrlPr>
              <w:rPr>
                <w:rFonts w:eastAsia="华文宋体" w:cs="Times New Roman"/>
              </w:rPr>
            </m:ctrlPr>
          </m:dPr>
          <m:e>
            <m:r>
              <m:rPr>
                <m:sty m:val="p"/>
              </m:rPr>
              <w:rPr>
                <w:rFonts w:eastAsia="华文宋体" w:cs="Times New Roman"/>
              </w:rPr>
              <m:t>F,+F</m:t>
            </m:r>
          </m:e>
        </m:d>
        <m:r>
          <m:rPr>
            <m:sty m:val="p"/>
          </m:rPr>
          <w:rPr>
            <w:rFonts w:eastAsia="华文宋体" w:cs="Times New Roman"/>
          </w:rPr>
          <m:t>+</m:t>
        </m:r>
        <m:d>
          <m:dPr>
            <m:begChr m:val="|"/>
            <m:endChr m:val="⟩"/>
            <m:ctrlPr>
              <w:rPr>
                <w:rFonts w:eastAsia="华文宋体" w:cs="Times New Roman"/>
              </w:rPr>
            </m:ctrlPr>
          </m:dPr>
          <m:e>
            <m:r>
              <m:rPr>
                <m:sty m:val="p"/>
              </m:rPr>
              <w:rPr>
                <w:rFonts w:eastAsia="华文宋体" w:cs="Times New Roman"/>
              </w:rPr>
              <m:t>F,-F</m:t>
            </m:r>
          </m:e>
        </m:d>
      </m:oMath>
      <w:ins w:id="259" w:author="berks" w:date="2026-04-04T22:48:00Z">
        <w:r w:rsidR="007207FE">
          <w:rPr>
            <w:rFonts w:eastAsia="华文宋体" w:hint="eastAsia"/>
          </w:rPr>
          <w:t>,</w:t>
        </w:r>
      </w:ins>
      <w:r w:rsidR="0040518F">
        <w:rPr>
          <w:rFonts w:eastAsia="华文宋体" w:hint="eastAsia"/>
        </w:rPr>
        <w:t xml:space="preserve"> </w:t>
      </w:r>
      <w:r w:rsidR="00B2025D" w:rsidRPr="00B2025D">
        <w:rPr>
          <w:rFonts w:eastAsia="华文宋体"/>
        </w:rPr>
        <w:t xml:space="preserve">exhibits an analogous structure in Hilbert space. Following the </w:t>
      </w:r>
      <w:del w:id="260" w:author="berks" w:date="2026-04-04T22:48:00Z">
        <w:r w:rsidR="00B2025D" w:rsidRPr="00B2025D" w:rsidDel="007207FE">
          <w:rPr>
            <w:rFonts w:eastAsia="华文宋体"/>
          </w:rPr>
          <w:delText xml:space="preserve">reviewer's </w:delText>
        </w:r>
      </w:del>
      <w:ins w:id="261" w:author="berks" w:date="2026-04-04T22:48:00Z">
        <w:r w:rsidR="007207FE">
          <w:rPr>
            <w:rFonts w:eastAsia="华文宋体"/>
          </w:rPr>
          <w:t>R</w:t>
        </w:r>
        <w:r w:rsidR="007207FE" w:rsidRPr="00B2025D">
          <w:rPr>
            <w:rFonts w:eastAsia="华文宋体"/>
          </w:rPr>
          <w:t>eviewer</w:t>
        </w:r>
        <w:r w:rsidR="007207FE">
          <w:rPr>
            <w:rFonts w:eastAsia="华文宋体"/>
          </w:rPr>
          <w:t xml:space="preserve"> comment</w:t>
        </w:r>
      </w:ins>
      <w:del w:id="262" w:author="berks" w:date="2026-04-04T22:48:00Z">
        <w:r w:rsidR="00B2025D" w:rsidRPr="00B2025D" w:rsidDel="007207FE">
          <w:rPr>
            <w:rFonts w:eastAsia="华文宋体"/>
          </w:rPr>
          <w:delText>suggestion</w:delText>
        </w:r>
      </w:del>
      <w:r w:rsidR="00B2025D" w:rsidRPr="00B2025D">
        <w:rPr>
          <w:rFonts w:eastAsia="华文宋体"/>
        </w:rPr>
        <w:t>, we have added a corresponding mention</w:t>
      </w:r>
      <w:ins w:id="263" w:author="berks" w:date="2026-04-04T22:49:00Z">
        <w:r w:rsidR="007207FE">
          <w:rPr>
            <w:rFonts w:eastAsia="华文宋体"/>
          </w:rPr>
          <w:t xml:space="preserve"> in the </w:t>
        </w:r>
      </w:ins>
      <w:ins w:id="264" w:author="berks" w:date="2026-04-05T10:38:00Z">
        <w:r w:rsidR="000110E5">
          <w:rPr>
            <w:rFonts w:eastAsia="华文宋体"/>
          </w:rPr>
          <w:t>m</w:t>
        </w:r>
      </w:ins>
      <w:ins w:id="265" w:author="berks" w:date="2026-04-04T22:49:00Z">
        <w:r w:rsidR="007207FE">
          <w:rPr>
            <w:rFonts w:eastAsia="华文宋体"/>
          </w:rPr>
          <w:t xml:space="preserve">ain </w:t>
        </w:r>
      </w:ins>
      <w:ins w:id="266" w:author="berks" w:date="2026-04-05T10:38:00Z">
        <w:r w:rsidR="000110E5">
          <w:rPr>
            <w:rFonts w:eastAsia="华文宋体"/>
          </w:rPr>
          <w:t>t</w:t>
        </w:r>
      </w:ins>
      <w:ins w:id="267" w:author="berks" w:date="2026-04-04T22:49:00Z">
        <w:r w:rsidR="007207FE">
          <w:rPr>
            <w:rFonts w:eastAsia="华文宋体"/>
          </w:rPr>
          <w:t>ext</w:t>
        </w:r>
      </w:ins>
      <w:r w:rsidR="00747875">
        <w:rPr>
          <w:rFonts w:eastAsia="华文宋体"/>
        </w:rPr>
        <w:t xml:space="preserve"> (Line ??)</w:t>
      </w:r>
      <w:r w:rsidR="00B2025D" w:rsidRPr="00B2025D">
        <w:rPr>
          <w:rFonts w:eastAsia="华文宋体"/>
        </w:rPr>
        <w:t xml:space="preserve"> and </w:t>
      </w:r>
      <w:del w:id="268" w:author="berks" w:date="2026-04-04T22:49:00Z">
        <w:r w:rsidR="00B2025D" w:rsidRPr="00B2025D" w:rsidDel="007207FE">
          <w:rPr>
            <w:rFonts w:eastAsia="华文宋体"/>
          </w:rPr>
          <w:delText xml:space="preserve">citation </w:delText>
        </w:r>
      </w:del>
      <w:ins w:id="269" w:author="berks" w:date="2026-04-04T22:49:00Z">
        <w:r w:rsidR="007207FE">
          <w:rPr>
            <w:rFonts w:eastAsia="华文宋体"/>
          </w:rPr>
          <w:t>cited</w:t>
        </w:r>
        <w:r w:rsidR="007207FE" w:rsidRPr="00B2025D">
          <w:rPr>
            <w:rFonts w:eastAsia="华文宋体"/>
          </w:rPr>
          <w:t xml:space="preserve"> </w:t>
        </w:r>
      </w:ins>
      <w:del w:id="270" w:author="berks" w:date="2026-04-04T22:49:00Z">
        <w:r w:rsidR="00B2025D" w:rsidRPr="00B2025D" w:rsidDel="007207FE">
          <w:rPr>
            <w:rFonts w:eastAsia="华文宋体"/>
          </w:rPr>
          <w:delText>(</w:delText>
        </w:r>
      </w:del>
      <w:r w:rsidR="00B2025D" w:rsidRPr="00B2025D">
        <w:rPr>
          <w:rFonts w:eastAsia="华文宋体"/>
        </w:rPr>
        <w:t>Wolfgramm, F. et al., 2010 [26]</w:t>
      </w:r>
      <w:del w:id="271" w:author="berks" w:date="2026-04-04T22:49:00Z">
        <w:r w:rsidR="00B2025D" w:rsidRPr="00B2025D" w:rsidDel="007207FE">
          <w:rPr>
            <w:rFonts w:eastAsia="华文宋体"/>
          </w:rPr>
          <w:delText>) in the main text</w:delText>
        </w:r>
      </w:del>
      <w:r w:rsidR="00B2025D" w:rsidRPr="00B2025D">
        <w:rPr>
          <w:rFonts w:eastAsia="华文宋体"/>
        </w:rPr>
        <w:t>.</w:t>
      </w:r>
    </w:p>
    <w:p w14:paraId="715309C6" w14:textId="0B444BF7" w:rsidR="0001048D" w:rsidRDefault="00883B4B">
      <w:pPr>
        <w:spacing w:afterLines="50" w:after="156"/>
        <w:rPr>
          <w:rFonts w:ascii="Times New Roman" w:eastAsia="华文宋体" w:hAnsi="Times New Roman" w:cs="Times New Roman"/>
        </w:rPr>
      </w:pPr>
      <w:ins w:id="272" w:author="唐延宇" w:date="2026-04-05T21:37:00Z">
        <w:r>
          <w:rPr>
            <w:rFonts w:ascii="Times New Roman" w:eastAsia="华文宋体" w:hAnsi="Times New Roman" w:cs="Times New Roman" w:hint="eastAsia"/>
          </w:rPr>
          <w:t>位置</w:t>
        </w:r>
        <w:r>
          <w:rPr>
            <w:rFonts w:ascii="Times New Roman" w:eastAsia="华文宋体" w:hAnsi="Times New Roman" w:cs="Times New Roman" w:hint="eastAsia"/>
          </w:rPr>
          <w:t xml:space="preserve"> section </w:t>
        </w:r>
      </w:ins>
      <w:ins w:id="273" w:author="唐延宇" w:date="2026-04-05T21:38:00Z">
        <w:r>
          <w:rPr>
            <w:rFonts w:ascii="Times New Roman" w:eastAsia="华文宋体" w:hAnsi="Times New Roman" w:cs="Times New Roman" w:hint="eastAsia"/>
          </w:rPr>
          <w:t>第几页</w:t>
        </w:r>
      </w:ins>
    </w:p>
    <w:p w14:paraId="19AAD9AF" w14:textId="77777777" w:rsidR="004A642B" w:rsidRDefault="00400F25">
      <w:pPr>
        <w:spacing w:afterLines="50" w:after="156"/>
        <w:rPr>
          <w:rFonts w:ascii="Times New Roman" w:eastAsia="华文宋体" w:hAnsi="Times New Roman" w:cs="Times New Roman"/>
        </w:rPr>
      </w:pPr>
      <w:r w:rsidRPr="00097F00">
        <w:rPr>
          <w:rFonts w:ascii="Times New Roman" w:eastAsia="华文宋体" w:hAnsi="Times New Roman" w:cs="Times New Roman"/>
          <w:b/>
        </w:rPr>
        <w:t xml:space="preserve">Q2: </w:t>
      </w:r>
      <w:r>
        <w:rPr>
          <w:rFonts w:ascii="Times New Roman" w:eastAsia="华文宋体" w:hAnsi="Times New Roman" w:cs="Times New Roman"/>
        </w:rPr>
        <w:t>In Fig. 4, there are significant deviations of the experiment from the model, why?</w:t>
      </w:r>
    </w:p>
    <w:p w14:paraId="4A6DBFA7" w14:textId="77777777" w:rsidR="00B2025D" w:rsidRDefault="00097F00" w:rsidP="0001048D">
      <w:pPr>
        <w:spacing w:afterLines="50" w:after="156"/>
        <w:rPr>
          <w:rFonts w:ascii="Times New Roman" w:eastAsia="华文宋体" w:hAnsi="Times New Roman" w:cs="Times New Roman"/>
        </w:rPr>
      </w:pPr>
      <w:r w:rsidRPr="007D7D04">
        <w:rPr>
          <w:rFonts w:ascii="Times New Roman" w:hAnsi="Times New Roman" w:cs="Times New Roman"/>
          <w:b/>
        </w:rPr>
        <w:t>Answer:</w:t>
      </w:r>
      <w:r w:rsidRPr="007D7D04">
        <w:rPr>
          <w:rFonts w:ascii="Times New Roman" w:eastAsia="华文宋体" w:hAnsi="Times New Roman" w:cs="Times New Roman"/>
          <w:b/>
        </w:rPr>
        <w:t xml:space="preserve"> </w:t>
      </w:r>
      <w:del w:id="274" w:author="berks" w:date="2026-04-05T06:32:00Z">
        <w:r w:rsidR="00B67EB5" w:rsidRPr="00B67EB5" w:rsidDel="006C7B11">
          <w:rPr>
            <w:rFonts w:ascii="Times New Roman" w:eastAsia="华文宋体" w:hAnsi="Times New Roman" w:cs="Times New Roman"/>
          </w:rPr>
          <w:delText xml:space="preserve">Our </w:delText>
        </w:r>
      </w:del>
      <w:ins w:id="275" w:author="berks" w:date="2026-04-05T06:32:00Z">
        <w:r w:rsidR="006C7B11">
          <w:rPr>
            <w:rFonts w:ascii="Times New Roman" w:eastAsia="华文宋体" w:hAnsi="Times New Roman" w:cs="Times New Roman"/>
          </w:rPr>
          <w:t>The model used to simulate the data in Fig. 4</w:t>
        </w:r>
      </w:ins>
      <w:del w:id="276" w:author="berks" w:date="2026-04-04T22:54:00Z">
        <w:r w:rsidR="00B67EB5" w:rsidRPr="00B67EB5" w:rsidDel="00747875">
          <w:rPr>
            <w:rFonts w:ascii="Times New Roman" w:eastAsia="华文宋体" w:hAnsi="Times New Roman" w:cs="Times New Roman"/>
          </w:rPr>
          <w:delText xml:space="preserve">previous </w:delText>
        </w:r>
      </w:del>
      <w:del w:id="277" w:author="berks" w:date="2026-04-05T06:32:00Z">
        <w:r w:rsidR="00B67EB5" w:rsidRPr="00B67EB5" w:rsidDel="006C7B11">
          <w:rPr>
            <w:rFonts w:ascii="Times New Roman" w:eastAsia="华文宋体" w:hAnsi="Times New Roman" w:cs="Times New Roman"/>
          </w:rPr>
          <w:delText xml:space="preserve">simulation </w:delText>
        </w:r>
      </w:del>
      <w:ins w:id="278" w:author="berks" w:date="2026-04-05T06:30:00Z">
        <w:r w:rsidR="00D75C11">
          <w:rPr>
            <w:rFonts w:ascii="Times New Roman" w:eastAsia="华文宋体" w:hAnsi="Times New Roman" w:cs="Times New Roman"/>
          </w:rPr>
          <w:t xml:space="preserve"> </w:t>
        </w:r>
      </w:ins>
      <w:r w:rsidR="00B67EB5" w:rsidRPr="00B67EB5">
        <w:rPr>
          <w:rFonts w:ascii="Times New Roman" w:eastAsia="华文宋体" w:hAnsi="Times New Roman" w:cs="Times New Roman"/>
        </w:rPr>
        <w:t>was</w:t>
      </w:r>
      <w:del w:id="279" w:author="berks" w:date="2026-04-05T06:30:00Z">
        <w:r w:rsidR="00B67EB5" w:rsidRPr="00B67EB5" w:rsidDel="006C7B11">
          <w:rPr>
            <w:rFonts w:ascii="Times New Roman" w:eastAsia="华文宋体" w:hAnsi="Times New Roman" w:cs="Times New Roman"/>
          </w:rPr>
          <w:delText xml:space="preserve"> </w:delText>
        </w:r>
      </w:del>
      <w:ins w:id="280" w:author="berks" w:date="2026-04-04T22:54:00Z">
        <w:r w:rsidR="00747875">
          <w:rPr>
            <w:rFonts w:ascii="Times New Roman" w:eastAsia="华文宋体" w:hAnsi="Times New Roman" w:cs="Times New Roman"/>
          </w:rPr>
          <w:t xml:space="preserve"> </w:t>
        </w:r>
      </w:ins>
      <w:r w:rsidR="00B67EB5" w:rsidRPr="00B67EB5">
        <w:rPr>
          <w:rFonts w:ascii="Times New Roman" w:eastAsia="华文宋体" w:hAnsi="Times New Roman" w:cs="Times New Roman"/>
        </w:rPr>
        <w:t xml:space="preserve">oversimplified. </w:t>
      </w:r>
      <w:moveFromRangeStart w:id="281" w:author="berks" w:date="2026-04-05T06:34:00Z" w:name="move226263274"/>
      <w:moveFrom w:id="282" w:author="berks" w:date="2026-04-05T06:34:00Z">
        <w:r w:rsidR="00B67EB5" w:rsidRPr="00B67EB5" w:rsidDel="006C7B11">
          <w:rPr>
            <w:rFonts w:ascii="Times New Roman" w:eastAsia="华文宋体" w:hAnsi="Times New Roman" w:cs="Times New Roman"/>
          </w:rPr>
          <w:t>It only accounted for the detection of atoms in the</w:t>
        </w:r>
        <w:r w:rsidR="00841C05" w:rsidDel="006C7B11">
          <w:rPr>
            <w:rFonts w:ascii="Times New Roman" w:eastAsia="华文宋体" w:hAnsi="Times New Roman" w:cs="Times New Roman"/>
          </w:rPr>
          <w:t xml:space="preserve"> </w:t>
        </w:r>
        <m:oMath>
          <m:sSub>
            <m:sSubPr>
              <m:ctrlPr>
                <w:rPr>
                  <w:rFonts w:ascii="Cambria Math" w:eastAsia="华文宋体" w:hAnsi="Cambria Math" w:cs="Times New Roman"/>
                </w:rPr>
              </m:ctrlPr>
            </m:sSubPr>
            <m:e>
              <m:r>
                <m:rPr>
                  <m:sty m:val="p"/>
                </m:rPr>
                <w:rPr>
                  <w:rFonts w:ascii="Cambria Math" w:eastAsia="华文宋体" w:hAnsi="Cambria Math" w:cs="Times New Roman"/>
                </w:rPr>
                <m:t>m</m:t>
              </m:r>
            </m:e>
            <m:sub>
              <m:r>
                <m:rPr>
                  <m:sty m:val="p"/>
                </m:rPr>
                <w:rPr>
                  <w:rFonts w:ascii="Cambria Math" w:eastAsia="华文宋体" w:hAnsi="Cambria Math" w:cs="Times New Roman"/>
                </w:rPr>
                <m:t>F</m:t>
              </m:r>
            </m:sub>
          </m:sSub>
          <m:r>
            <w:rPr>
              <w:rFonts w:ascii="Cambria Math" w:eastAsia="华文宋体" w:hAnsi="Cambria Math" w:cs="Times New Roman"/>
            </w:rPr>
            <m:t>=±5/2</m:t>
          </m:r>
        </m:oMath>
        <w:r w:rsidR="00B67EB5" w:rsidDel="006C7B11">
          <w:rPr>
            <w:rFonts w:ascii="Times New Roman" w:eastAsia="华文宋体" w:hAnsi="Times New Roman" w:cs="Times New Roman"/>
          </w:rPr>
          <w:t xml:space="preserve"> </w:t>
        </w:r>
        <w:r w:rsidR="00B67EB5" w:rsidRPr="00B67EB5" w:rsidDel="006C7B11">
          <w:rPr>
            <w:rFonts w:ascii="Times New Roman" w:eastAsia="华文宋体" w:hAnsi="Times New Roman" w:cs="Times New Roman"/>
          </w:rPr>
          <w:t xml:space="preserve">states. </w:t>
        </w:r>
      </w:moveFrom>
      <w:moveFromRangeEnd w:id="281"/>
      <w:r w:rsidR="00B67EB5" w:rsidRPr="00B67EB5">
        <w:rPr>
          <w:rFonts w:ascii="Times New Roman" w:eastAsia="华文宋体" w:hAnsi="Times New Roman" w:cs="Times New Roman"/>
        </w:rPr>
        <w:t xml:space="preserve">In </w:t>
      </w:r>
      <w:ins w:id="283" w:author="berks" w:date="2026-04-04T22:54:00Z">
        <w:r w:rsidR="00747875">
          <w:rPr>
            <w:rFonts w:ascii="Times New Roman" w:eastAsia="华文宋体" w:hAnsi="Times New Roman" w:cs="Times New Roman"/>
          </w:rPr>
          <w:t xml:space="preserve">this </w:t>
        </w:r>
      </w:ins>
      <w:r w:rsidR="00B67EB5" w:rsidRPr="00B67EB5">
        <w:rPr>
          <w:rFonts w:ascii="Times New Roman" w:eastAsia="华文宋体" w:hAnsi="Times New Roman" w:cs="Times New Roman"/>
        </w:rPr>
        <w:t>measur</w:t>
      </w:r>
      <w:ins w:id="284" w:author="berks" w:date="2026-04-04T22:54:00Z">
        <w:r w:rsidR="00747875">
          <w:rPr>
            <w:rFonts w:ascii="Times New Roman" w:eastAsia="华文宋体" w:hAnsi="Times New Roman" w:cs="Times New Roman"/>
          </w:rPr>
          <w:t>e</w:t>
        </w:r>
      </w:ins>
      <w:del w:id="285" w:author="berks" w:date="2026-04-04T22:54:00Z">
        <w:r w:rsidR="00B67EB5" w:rsidRPr="00B67EB5" w:rsidDel="00747875">
          <w:rPr>
            <w:rFonts w:ascii="Times New Roman" w:eastAsia="华文宋体" w:hAnsi="Times New Roman" w:cs="Times New Roman"/>
          </w:rPr>
          <w:delText>ing this curve</w:delText>
        </w:r>
      </w:del>
      <w:ins w:id="286" w:author="berks" w:date="2026-04-04T22:54:00Z">
        <w:r w:rsidR="00747875">
          <w:rPr>
            <w:rFonts w:ascii="Times New Roman" w:eastAsia="华文宋体" w:hAnsi="Times New Roman" w:cs="Times New Roman"/>
          </w:rPr>
          <w:t>ment</w:t>
        </w:r>
      </w:ins>
      <w:r w:rsidR="00B67EB5" w:rsidRPr="00B67EB5">
        <w:rPr>
          <w:rFonts w:ascii="Times New Roman" w:eastAsia="华文宋体" w:hAnsi="Times New Roman" w:cs="Times New Roman"/>
        </w:rPr>
        <w:t xml:space="preserve">, </w:t>
      </w:r>
      <w:del w:id="287" w:author="berks" w:date="2026-04-04T22:56:00Z">
        <w:r w:rsidR="00B67EB5" w:rsidRPr="00B67EB5" w:rsidDel="00747875">
          <w:rPr>
            <w:rFonts w:ascii="Times New Roman" w:eastAsia="华文宋体" w:hAnsi="Times New Roman" w:cs="Times New Roman"/>
          </w:rPr>
          <w:delText xml:space="preserve">we </w:delText>
        </w:r>
      </w:del>
      <w:del w:id="288" w:author="berks" w:date="2026-04-04T22:54:00Z">
        <w:r w:rsidR="00B67EB5" w:rsidRPr="00B67EB5" w:rsidDel="00747875">
          <w:rPr>
            <w:rFonts w:ascii="Times New Roman" w:eastAsia="华文宋体" w:hAnsi="Times New Roman" w:cs="Times New Roman"/>
          </w:rPr>
          <w:delText xml:space="preserve">actually </w:delText>
        </w:r>
      </w:del>
      <w:del w:id="289" w:author="berks" w:date="2026-04-04T22:56:00Z">
        <w:r w:rsidR="00B67EB5" w:rsidRPr="00B67EB5" w:rsidDel="00747875">
          <w:rPr>
            <w:rFonts w:ascii="Times New Roman" w:eastAsia="华文宋体" w:hAnsi="Times New Roman" w:cs="Times New Roman"/>
          </w:rPr>
          <w:delText xml:space="preserve">prepared​ </w:delText>
        </w:r>
      </w:del>
      <w:r w:rsidR="00B67EB5" w:rsidRPr="00B67EB5">
        <w:rPr>
          <w:rFonts w:ascii="Times New Roman" w:eastAsia="华文宋体" w:hAnsi="Times New Roman" w:cs="Times New Roman"/>
        </w:rPr>
        <w:t xml:space="preserve">the </w:t>
      </w:r>
      <w:r w:rsidR="00B67EB5" w:rsidRPr="00747875">
        <w:rPr>
          <w:rFonts w:ascii="Times New Roman" w:eastAsia="华文宋体" w:hAnsi="Times New Roman" w:cs="Times New Roman"/>
          <w:vertAlign w:val="superscript"/>
          <w:rPrChange w:id="290" w:author="berks" w:date="2026-04-04T22:55:00Z">
            <w:rPr>
              <w:rFonts w:ascii="Times New Roman" w:eastAsia="华文宋体" w:hAnsi="Times New Roman" w:cs="Times New Roman"/>
            </w:rPr>
          </w:rPrChange>
        </w:rPr>
        <w:t>173</w:t>
      </w:r>
      <w:r w:rsidR="00B67EB5" w:rsidRPr="00B67EB5">
        <w:rPr>
          <w:rFonts w:ascii="Times New Roman" w:eastAsia="华文宋体" w:hAnsi="Times New Roman" w:cs="Times New Roman"/>
        </w:rPr>
        <w:t xml:space="preserve">Yb </w:t>
      </w:r>
      <w:del w:id="291" w:author="berks" w:date="2026-04-04T22:55:00Z">
        <w:r w:rsidR="00B67EB5" w:rsidRPr="00B67EB5" w:rsidDel="00747875">
          <w:rPr>
            <w:rFonts w:ascii="Times New Roman" w:eastAsia="华文宋体" w:hAnsi="Times New Roman" w:cs="Times New Roman"/>
          </w:rPr>
          <w:delText xml:space="preserve">ensemble </w:delText>
        </w:r>
      </w:del>
      <w:ins w:id="292" w:author="berks" w:date="2026-04-04T22:55:00Z">
        <w:r w:rsidR="00747875">
          <w:rPr>
            <w:rFonts w:ascii="Times New Roman" w:eastAsia="华文宋体" w:hAnsi="Times New Roman" w:cs="Times New Roman"/>
          </w:rPr>
          <w:t>atoms</w:t>
        </w:r>
        <w:r w:rsidR="00747875" w:rsidRPr="00B67EB5">
          <w:rPr>
            <w:rFonts w:ascii="Times New Roman" w:eastAsia="华文宋体" w:hAnsi="Times New Roman" w:cs="Times New Roman"/>
          </w:rPr>
          <w:t xml:space="preserve"> </w:t>
        </w:r>
      </w:ins>
      <w:ins w:id="293" w:author="berks" w:date="2026-04-04T22:56:00Z">
        <w:r w:rsidR="00747875">
          <w:rPr>
            <w:rFonts w:ascii="Times New Roman" w:eastAsia="华文宋体" w:hAnsi="Times New Roman" w:cs="Times New Roman"/>
          </w:rPr>
          <w:t xml:space="preserve">were </w:t>
        </w:r>
      </w:ins>
      <w:r w:rsidR="00AF796C">
        <w:rPr>
          <w:rFonts w:ascii="Times New Roman" w:eastAsia="华文宋体" w:hAnsi="Times New Roman" w:cs="Times New Roman"/>
        </w:rPr>
        <w:t>prepared</w:t>
      </w:r>
      <w:ins w:id="294" w:author="berks" w:date="2026-04-04T22:56:00Z">
        <w:r w:rsidR="00747875">
          <w:rPr>
            <w:rFonts w:ascii="Times New Roman" w:eastAsia="华文宋体" w:hAnsi="Times New Roman" w:cs="Times New Roman"/>
          </w:rPr>
          <w:t xml:space="preserve"> </w:t>
        </w:r>
      </w:ins>
      <w:r w:rsidR="00B67EB5" w:rsidRPr="00B67EB5">
        <w:rPr>
          <w:rFonts w:ascii="Times New Roman" w:eastAsia="华文宋体" w:hAnsi="Times New Roman" w:cs="Times New Roman"/>
        </w:rPr>
        <w:t>in a coherent spin state</w:t>
      </w:r>
      <w:del w:id="295" w:author="berks" w:date="2026-04-05T06:33:00Z">
        <w:r w:rsidR="00541AEC" w:rsidDel="006C7B11">
          <w:rPr>
            <w:rFonts w:ascii="Times New Roman" w:eastAsia="华文宋体" w:hAnsi="Times New Roman" w:cs="Times New Roman"/>
          </w:rPr>
          <w:delText xml:space="preserve"> </w:delText>
        </w:r>
      </w:del>
      <w:del w:id="296" w:author="berks" w:date="2026-04-04T22:55:00Z">
        <w:r w:rsidR="00541AEC" w:rsidDel="00747875">
          <w:rPr>
            <w:rFonts w:ascii="Times New Roman" w:eastAsia="华文宋体" w:hAnsi="Times New Roman" w:cs="Times New Roman"/>
          </w:rPr>
          <w:delText>(CSS)</w:delText>
        </w:r>
      </w:del>
      <w:r w:rsidR="00B67EB5" w:rsidRPr="00B67EB5">
        <w:rPr>
          <w:rFonts w:ascii="Times New Roman" w:eastAsia="华文宋体" w:hAnsi="Times New Roman" w:cs="Times New Roman"/>
        </w:rPr>
        <w:t xml:space="preserve"> encompassing all </w:t>
      </w:r>
      <m:oMath>
        <m:sSub>
          <m:sSubPr>
            <m:ctrlPr>
              <w:rPr>
                <w:rFonts w:ascii="Cambria Math" w:eastAsia="华文宋体" w:hAnsi="Cambria Math" w:cs="Times New Roman"/>
              </w:rPr>
            </m:ctrlPr>
          </m:sSubPr>
          <m:e>
            <m:r>
              <m:rPr>
                <m:sty m:val="p"/>
              </m:rPr>
              <w:rPr>
                <w:rFonts w:ascii="Cambria Math" w:eastAsia="华文宋体" w:hAnsi="Cambria Math" w:cs="Times New Roman"/>
              </w:rPr>
              <m:t>m</m:t>
            </m:r>
          </m:e>
          <m:sub>
            <m:r>
              <m:rPr>
                <m:sty m:val="p"/>
              </m:rPr>
              <w:rPr>
                <w:rFonts w:ascii="Cambria Math" w:eastAsia="华文宋体" w:hAnsi="Cambria Math" w:cs="Times New Roman"/>
              </w:rPr>
              <m:t>F</m:t>
            </m:r>
          </m:sub>
        </m:sSub>
      </m:oMath>
      <w:r w:rsidR="00B67EB5">
        <w:rPr>
          <w:rFonts w:ascii="Times New Roman" w:eastAsia="华文宋体" w:hAnsi="Times New Roman" w:cs="Times New Roman" w:hint="eastAsia"/>
        </w:rPr>
        <w:t xml:space="preserve"> </w:t>
      </w:r>
      <w:del w:id="297" w:author="berks" w:date="2026-04-04T23:05:00Z">
        <w:r w:rsidR="00B67EB5" w:rsidRPr="00B67EB5" w:rsidDel="0020434E">
          <w:rPr>
            <w:rFonts w:ascii="Times New Roman" w:eastAsia="华文宋体" w:hAnsi="Times New Roman" w:cs="Times New Roman"/>
          </w:rPr>
          <w:delText>sub</w:delText>
        </w:r>
      </w:del>
      <w:r w:rsidR="00B67EB5" w:rsidRPr="00B67EB5">
        <w:rPr>
          <w:rFonts w:ascii="Times New Roman" w:eastAsia="华文宋体" w:hAnsi="Times New Roman" w:cs="Times New Roman"/>
        </w:rPr>
        <w:t xml:space="preserve">states, </w:t>
      </w:r>
      <w:del w:id="298" w:author="berks" w:date="2026-04-05T06:35:00Z">
        <w:r w:rsidR="00B67EB5" w:rsidRPr="00B67EB5" w:rsidDel="006C7B11">
          <w:rPr>
            <w:rFonts w:ascii="Times New Roman" w:eastAsia="华文宋体" w:hAnsi="Times New Roman" w:cs="Times New Roman"/>
          </w:rPr>
          <w:delText>not a cat state</w:delText>
        </w:r>
      </w:del>
      <w:del w:id="299" w:author="berks" w:date="2026-04-04T22:56:00Z">
        <w:r w:rsidR="00B67EB5" w:rsidRPr="00B67EB5" w:rsidDel="00747875">
          <w:rPr>
            <w:rFonts w:ascii="Times New Roman" w:eastAsia="华文宋体" w:hAnsi="Times New Roman" w:cs="Times New Roman"/>
          </w:rPr>
          <w:delText xml:space="preserve">, </w:delText>
        </w:r>
      </w:del>
      <w:ins w:id="300" w:author="berks" w:date="2026-04-05T06:35:00Z">
        <w:r w:rsidR="006C7B11">
          <w:rPr>
            <w:rFonts w:ascii="Times New Roman" w:eastAsia="华文宋体" w:hAnsi="Times New Roman" w:cs="Times New Roman"/>
          </w:rPr>
          <w:t xml:space="preserve">and </w:t>
        </w:r>
      </w:ins>
      <w:del w:id="301" w:author="berks" w:date="2026-04-04T22:56:00Z">
        <w:r w:rsidR="00B67EB5" w:rsidRPr="00B67EB5" w:rsidDel="00747875">
          <w:rPr>
            <w:rFonts w:ascii="Times New Roman" w:eastAsia="华文宋体" w:hAnsi="Times New Roman" w:cs="Times New Roman"/>
          </w:rPr>
          <w:delText xml:space="preserve">and </w:delText>
        </w:r>
      </w:del>
      <w:r w:rsidR="00B67EB5" w:rsidRPr="00B67EB5">
        <w:rPr>
          <w:rFonts w:ascii="Times New Roman" w:eastAsia="华文宋体" w:hAnsi="Times New Roman" w:cs="Times New Roman"/>
        </w:rPr>
        <w:t>the</w:t>
      </w:r>
      <w:ins w:id="302" w:author="berks" w:date="2026-04-04T22:57:00Z">
        <w:r w:rsidR="0020434E">
          <w:rPr>
            <w:rFonts w:ascii="Times New Roman" w:eastAsia="华文宋体" w:hAnsi="Times New Roman" w:cs="Times New Roman"/>
          </w:rPr>
          <w:t>se</w:t>
        </w:r>
      </w:ins>
      <w:r w:rsidR="00B67EB5" w:rsidRPr="00B67EB5">
        <w:rPr>
          <w:rFonts w:ascii="Times New Roman" w:eastAsia="华文宋体" w:hAnsi="Times New Roman" w:cs="Times New Roman"/>
        </w:rPr>
        <w:t xml:space="preserve"> </w:t>
      </w:r>
      <w:ins w:id="303" w:author="berks" w:date="2026-04-04T22:57:00Z">
        <w:r w:rsidR="0020434E">
          <w:rPr>
            <w:rFonts w:ascii="Times New Roman" w:eastAsia="华文宋体" w:hAnsi="Times New Roman" w:cs="Times New Roman"/>
          </w:rPr>
          <w:t xml:space="preserve">states were not fully resolved in the </w:t>
        </w:r>
        <w:r w:rsidR="00747875">
          <w:rPr>
            <w:rFonts w:ascii="Times New Roman" w:eastAsia="华文宋体" w:hAnsi="Times New Roman" w:cs="Times New Roman"/>
          </w:rPr>
          <w:t>spin-state readout</w:t>
        </w:r>
      </w:ins>
      <w:del w:id="304" w:author="berks" w:date="2026-04-04T22:57:00Z">
        <w:r w:rsidR="00B67EB5" w:rsidRPr="00B67EB5" w:rsidDel="00747875">
          <w:rPr>
            <w:rFonts w:ascii="Times New Roman" w:eastAsia="华文宋体" w:hAnsi="Times New Roman" w:cs="Times New Roman"/>
          </w:rPr>
          <w:delText>detection</w:delText>
        </w:r>
      </w:del>
      <w:del w:id="305" w:author="berks" w:date="2026-04-04T22:58:00Z">
        <w:r w:rsidR="00B67EB5" w:rsidRPr="00B67EB5" w:rsidDel="0020434E">
          <w:rPr>
            <w:rFonts w:ascii="Times New Roman" w:eastAsia="华文宋体" w:hAnsi="Times New Roman" w:cs="Times New Roman"/>
          </w:rPr>
          <w:delText xml:space="preserve"> </w:delText>
        </w:r>
      </w:del>
      <w:del w:id="306" w:author="berks" w:date="2026-04-04T22:56:00Z">
        <w:r w:rsidR="00B67EB5" w:rsidRPr="00B67EB5" w:rsidDel="00747875">
          <w:rPr>
            <w:rFonts w:ascii="Times New Roman" w:eastAsia="华文宋体" w:hAnsi="Times New Roman" w:cs="Times New Roman"/>
          </w:rPr>
          <w:delText xml:space="preserve">cannot adequately </w:delText>
        </w:r>
      </w:del>
      <w:del w:id="307" w:author="berks" w:date="2026-04-04T22:58:00Z">
        <w:r w:rsidR="00B67EB5" w:rsidRPr="00B67EB5" w:rsidDel="0020434E">
          <w:rPr>
            <w:rFonts w:ascii="Times New Roman" w:eastAsia="华文宋体" w:hAnsi="Times New Roman" w:cs="Times New Roman"/>
          </w:rPr>
          <w:delText xml:space="preserve">resolve </w:delText>
        </w:r>
      </w:del>
      <w:del w:id="308" w:author="berks" w:date="2026-04-04T22:57:00Z">
        <w:r w:rsidR="00B67EB5" w:rsidRPr="00B67EB5" w:rsidDel="0020434E">
          <w:rPr>
            <w:rFonts w:ascii="Times New Roman" w:eastAsia="华文宋体" w:hAnsi="Times New Roman" w:cs="Times New Roman"/>
          </w:rPr>
          <w:delText xml:space="preserve">all </w:delText>
        </w:r>
      </w:del>
      <w:del w:id="309" w:author="berks" w:date="2026-04-04T22:58:00Z">
        <w:r w:rsidR="00B67EB5" w:rsidRPr="00B67EB5" w:rsidDel="0020434E">
          <w:rPr>
            <w:rFonts w:ascii="Times New Roman" w:eastAsia="华文宋体" w:hAnsi="Times New Roman" w:cs="Times New Roman"/>
          </w:rPr>
          <w:delText>these</w:delText>
        </w:r>
      </w:del>
      <w:del w:id="310" w:author="berks" w:date="2026-04-04T22:57:00Z">
        <w:r w:rsidR="00B67EB5" w:rsidRPr="00B67EB5" w:rsidDel="0020434E">
          <w:rPr>
            <w:rFonts w:ascii="Times New Roman" w:eastAsia="华文宋体" w:hAnsi="Times New Roman" w:cs="Times New Roman"/>
          </w:rPr>
          <w:delText xml:space="preserve"> individual</w:delText>
        </w:r>
      </w:del>
      <w:del w:id="311" w:author="berks" w:date="2026-04-04T22:58:00Z">
        <w:r w:rsidR="00B67EB5" w:rsidRPr="00B67EB5" w:rsidDel="0020434E">
          <w:rPr>
            <w:rFonts w:ascii="Times New Roman" w:eastAsia="华文宋体" w:hAnsi="Times New Roman" w:cs="Times New Roman"/>
          </w:rPr>
          <w:delText xml:space="preserve"> substates</w:delText>
        </w:r>
      </w:del>
      <w:r w:rsidR="00D7334C">
        <w:rPr>
          <w:rFonts w:ascii="Times New Roman" w:eastAsia="华文宋体" w:hAnsi="Times New Roman" w:cs="Times New Roman"/>
        </w:rPr>
        <w:t>.</w:t>
      </w:r>
      <w:r w:rsidR="00D7334C" w:rsidRPr="00D7334C">
        <w:rPr>
          <w:rFonts w:ascii="Times New Roman" w:eastAsia="华文宋体" w:hAnsi="Times New Roman" w:cs="Times New Roman"/>
        </w:rPr>
        <w:t xml:space="preserve"> </w:t>
      </w:r>
      <w:moveToRangeStart w:id="312" w:author="berks" w:date="2026-04-05T06:34:00Z" w:name="move226263274"/>
      <w:moveTo w:id="313" w:author="berks" w:date="2026-04-05T06:34:00Z">
        <w:del w:id="314" w:author="berks" w:date="2026-04-05T06:35:00Z">
          <w:r w:rsidR="006C7B11" w:rsidRPr="00B67EB5" w:rsidDel="006C7B11">
            <w:rPr>
              <w:rFonts w:ascii="Times New Roman" w:eastAsia="华文宋体" w:hAnsi="Times New Roman" w:cs="Times New Roman"/>
            </w:rPr>
            <w:delText>It</w:delText>
          </w:r>
        </w:del>
      </w:moveTo>
      <w:ins w:id="315" w:author="berks" w:date="2026-04-05T06:35:00Z">
        <w:r w:rsidR="006C7B11">
          <w:rPr>
            <w:rFonts w:ascii="Times New Roman" w:eastAsia="华文宋体" w:hAnsi="Times New Roman" w:cs="Times New Roman"/>
          </w:rPr>
          <w:t xml:space="preserve">However, the </w:t>
        </w:r>
      </w:ins>
      <w:r w:rsidR="00EB6049">
        <w:rPr>
          <w:rFonts w:ascii="Times New Roman" w:eastAsia="华文宋体" w:hAnsi="Times New Roman" w:cs="Times New Roman"/>
        </w:rPr>
        <w:t xml:space="preserve">original </w:t>
      </w:r>
      <w:ins w:id="316" w:author="berks" w:date="2026-04-05T06:35:00Z">
        <w:r w:rsidR="006C7B11">
          <w:rPr>
            <w:rFonts w:ascii="Times New Roman" w:eastAsia="华文宋体" w:hAnsi="Times New Roman" w:cs="Times New Roman"/>
          </w:rPr>
          <w:t>model</w:t>
        </w:r>
      </w:ins>
      <w:moveTo w:id="317" w:author="berks" w:date="2026-04-05T06:34:00Z">
        <w:r w:rsidR="006C7B11" w:rsidRPr="00B67EB5">
          <w:rPr>
            <w:rFonts w:ascii="Times New Roman" w:eastAsia="华文宋体" w:hAnsi="Times New Roman" w:cs="Times New Roman"/>
          </w:rPr>
          <w:t xml:space="preserve"> </w:t>
        </w:r>
        <w:r w:rsidR="00EB6049" w:rsidRPr="00B67EB5">
          <w:rPr>
            <w:rFonts w:ascii="Times New Roman" w:eastAsia="华文宋体" w:hAnsi="Times New Roman" w:cs="Times New Roman"/>
          </w:rPr>
          <w:t xml:space="preserve">accounted </w:t>
        </w:r>
        <w:r w:rsidR="006C7B11" w:rsidRPr="00B67EB5">
          <w:rPr>
            <w:rFonts w:ascii="Times New Roman" w:eastAsia="华文宋体" w:hAnsi="Times New Roman" w:cs="Times New Roman"/>
          </w:rPr>
          <w:t>only for the detection of atoms in the</w:t>
        </w:r>
        <w:r w:rsidR="006C7B11">
          <w:rPr>
            <w:rFonts w:ascii="Times New Roman" w:eastAsia="华文宋体" w:hAnsi="Times New Roman" w:cs="Times New Roman"/>
          </w:rPr>
          <w:t xml:space="preserve"> </w:t>
        </w:r>
        <m:oMath>
          <m:sSub>
            <m:sSubPr>
              <m:ctrlPr>
                <w:rPr>
                  <w:rFonts w:ascii="Cambria Math" w:eastAsia="华文宋体" w:hAnsi="Cambria Math" w:cs="Times New Roman"/>
                </w:rPr>
              </m:ctrlPr>
            </m:sSubPr>
            <m:e>
              <m:r>
                <m:rPr>
                  <m:sty m:val="p"/>
                </m:rPr>
                <w:rPr>
                  <w:rFonts w:ascii="Cambria Math" w:eastAsia="华文宋体" w:hAnsi="Cambria Math" w:cs="Times New Roman"/>
                </w:rPr>
                <m:t>m</m:t>
              </m:r>
            </m:e>
            <m:sub>
              <m:r>
                <m:rPr>
                  <m:sty m:val="p"/>
                </m:rPr>
                <w:rPr>
                  <w:rFonts w:ascii="Cambria Math" w:eastAsia="华文宋体" w:hAnsi="Cambria Math" w:cs="Times New Roman"/>
                </w:rPr>
                <m:t>F</m:t>
              </m:r>
            </m:sub>
          </m:sSub>
          <m:r>
            <w:rPr>
              <w:rFonts w:ascii="Cambria Math" w:eastAsia="华文宋体" w:hAnsi="Cambria Math" w:cs="Times New Roman"/>
            </w:rPr>
            <m:t>=±5/2</m:t>
          </m:r>
        </m:oMath>
        <w:r w:rsidR="006C7B11">
          <w:rPr>
            <w:rFonts w:ascii="Times New Roman" w:eastAsia="华文宋体" w:hAnsi="Times New Roman" w:cs="Times New Roman"/>
          </w:rPr>
          <w:t xml:space="preserve"> </w:t>
        </w:r>
        <w:r w:rsidR="006C7B11" w:rsidRPr="00B67EB5">
          <w:rPr>
            <w:rFonts w:ascii="Times New Roman" w:eastAsia="华文宋体" w:hAnsi="Times New Roman" w:cs="Times New Roman"/>
          </w:rPr>
          <w:t xml:space="preserve">states. </w:t>
        </w:r>
      </w:moveTo>
      <w:moveToRangeEnd w:id="312"/>
      <w:del w:id="318" w:author="berks" w:date="2026-04-04T22:58:00Z">
        <w:r w:rsidR="00D7334C" w:rsidRPr="00D7334C" w:rsidDel="0020434E">
          <w:rPr>
            <w:rFonts w:ascii="Times New Roman" w:eastAsia="华文宋体" w:hAnsi="Times New Roman" w:cs="Times New Roman"/>
          </w:rPr>
          <w:delText>Additionally</w:delText>
        </w:r>
      </w:del>
      <w:ins w:id="319" w:author="berks" w:date="2026-04-04T22:58:00Z">
        <w:r w:rsidR="0020434E">
          <w:rPr>
            <w:rFonts w:ascii="Times New Roman" w:eastAsia="华文宋体" w:hAnsi="Times New Roman" w:cs="Times New Roman"/>
          </w:rPr>
          <w:t>Moreover</w:t>
        </w:r>
      </w:ins>
      <w:r w:rsidR="00D7334C" w:rsidRPr="00D7334C">
        <w:rPr>
          <w:rFonts w:ascii="Times New Roman" w:eastAsia="华文宋体" w:hAnsi="Times New Roman" w:cs="Times New Roman"/>
        </w:rPr>
        <w:t xml:space="preserve">, </w:t>
      </w:r>
      <w:r w:rsidR="00EB6049">
        <w:rPr>
          <w:rFonts w:ascii="Times New Roman" w:eastAsia="华文宋体" w:hAnsi="Times New Roman" w:cs="Times New Roman"/>
        </w:rPr>
        <w:t>it</w:t>
      </w:r>
      <w:del w:id="320" w:author="berks" w:date="2026-04-05T06:36:00Z">
        <w:r w:rsidR="00D7334C" w:rsidRPr="00D7334C" w:rsidDel="006C7B11">
          <w:rPr>
            <w:rFonts w:ascii="Times New Roman" w:eastAsia="华文宋体" w:hAnsi="Times New Roman" w:cs="Times New Roman"/>
          </w:rPr>
          <w:delText>simulation</w:delText>
        </w:r>
      </w:del>
      <w:r w:rsidR="00D7334C" w:rsidRPr="00D7334C">
        <w:rPr>
          <w:rFonts w:ascii="Times New Roman" w:eastAsia="华文宋体" w:hAnsi="Times New Roman" w:cs="Times New Roman"/>
        </w:rPr>
        <w:t xml:space="preserve"> assumed a </w:t>
      </w:r>
      <w:del w:id="321" w:author="berks" w:date="2026-04-04T22:59:00Z">
        <w:r w:rsidR="00D7334C" w:rsidRPr="00D7334C" w:rsidDel="0020434E">
          <w:rPr>
            <w:rFonts w:ascii="Times New Roman" w:eastAsia="华文宋体" w:hAnsi="Times New Roman" w:cs="Times New Roman"/>
          </w:rPr>
          <w:delText>single</w:delText>
        </w:r>
      </w:del>
      <w:ins w:id="322" w:author="berks" w:date="2026-04-04T22:59:00Z">
        <w:r w:rsidR="0020434E">
          <w:rPr>
            <w:rFonts w:ascii="Times New Roman" w:eastAsia="华文宋体" w:hAnsi="Times New Roman" w:cs="Times New Roman"/>
          </w:rPr>
          <w:t xml:space="preserve">uniform </w:t>
        </w:r>
      </w:ins>
      <w:ins w:id="323" w:author="berks" w:date="2026-04-04T22:58:00Z">
        <w:r w:rsidR="0020434E">
          <w:rPr>
            <w:rFonts w:ascii="Times New Roman" w:eastAsia="华文宋体" w:hAnsi="Times New Roman" w:cs="Times New Roman"/>
          </w:rPr>
          <w:t>value for</w:t>
        </w:r>
      </w:ins>
      <w:del w:id="324" w:author="berks" w:date="2026-04-04T22:58:00Z">
        <w:r w:rsidR="00D7334C" w:rsidRPr="00D7334C" w:rsidDel="0020434E">
          <w:rPr>
            <w:rFonts w:ascii="Times New Roman" w:eastAsia="华文宋体" w:hAnsi="Times New Roman" w:cs="Times New Roman"/>
          </w:rPr>
          <w:delText>, fixed</w:delText>
        </w:r>
      </w:del>
      <w:ins w:id="325" w:author="berks" w:date="2026-04-04T22:58:00Z">
        <w:r w:rsidR="0020434E">
          <w:rPr>
            <w:rFonts w:ascii="Times New Roman" w:eastAsia="华文宋体" w:hAnsi="Times New Roman" w:cs="Times New Roman"/>
          </w:rPr>
          <w:t xml:space="preserve"> the</w:t>
        </w:r>
      </w:ins>
      <w:r w:rsidR="00D7334C" w:rsidRPr="00D7334C">
        <w:rPr>
          <w:rFonts w:ascii="Times New Roman" w:eastAsia="华文宋体" w:hAnsi="Times New Roman" w:cs="Times New Roman"/>
        </w:rPr>
        <w:t xml:space="preserve"> tensor light shift</w:t>
      </w:r>
      <w:ins w:id="326" w:author="berks" w:date="2026-04-04T22:58:00Z">
        <w:r w:rsidR="0020434E">
          <w:rPr>
            <w:rFonts w:ascii="Times New Roman" w:eastAsia="华文宋体" w:hAnsi="Times New Roman" w:cs="Times New Roman"/>
          </w:rPr>
          <w:t>s</w:t>
        </w:r>
      </w:ins>
      <w:del w:id="327" w:author="berks" w:date="2026-04-05T06:36:00Z">
        <w:r w:rsidR="00D7334C" w:rsidRPr="00D7334C" w:rsidDel="006C7B11">
          <w:rPr>
            <w:rFonts w:ascii="Times New Roman" w:eastAsia="华文宋体" w:hAnsi="Times New Roman" w:cs="Times New Roman"/>
          </w:rPr>
          <w:delText xml:space="preserve">. </w:delText>
        </w:r>
        <w:r w:rsidR="00AE0C5B" w:rsidRPr="00AE0C5B" w:rsidDel="006C7B11">
          <w:rPr>
            <w:rFonts w:ascii="Times New Roman" w:eastAsia="华文宋体" w:hAnsi="Times New Roman" w:cs="Times New Roman"/>
          </w:rPr>
          <w:delText xml:space="preserve">In reality, </w:delText>
        </w:r>
      </w:del>
      <w:ins w:id="328" w:author="berks" w:date="2026-04-05T06:37:00Z">
        <w:r w:rsidR="006C7B11">
          <w:rPr>
            <w:rFonts w:ascii="Times New Roman" w:eastAsia="华文宋体" w:hAnsi="Times New Roman" w:cs="Times New Roman"/>
          </w:rPr>
          <w:t xml:space="preserve"> </w:t>
        </w:r>
      </w:ins>
      <w:del w:id="329" w:author="berks" w:date="2026-04-05T06:37:00Z">
        <w:r w:rsidR="00AE0C5B" w:rsidRPr="00AE0C5B" w:rsidDel="006C7B11">
          <w:rPr>
            <w:rFonts w:ascii="Times New Roman" w:eastAsia="华文宋体" w:hAnsi="Times New Roman" w:cs="Times New Roman"/>
          </w:rPr>
          <w:delText xml:space="preserve">the tensor shift varies </w:delText>
        </w:r>
      </w:del>
      <w:del w:id="330" w:author="berks" w:date="2026-04-04T22:59:00Z">
        <w:r w:rsidR="00AE0C5B" w:rsidRPr="00AE0C5B" w:rsidDel="0020434E">
          <w:rPr>
            <w:rFonts w:ascii="Times New Roman" w:eastAsia="华文宋体" w:hAnsi="Times New Roman" w:cs="Times New Roman"/>
          </w:rPr>
          <w:delText>with position in</w:delText>
        </w:r>
      </w:del>
      <w:ins w:id="331" w:author="berks" w:date="2026-04-04T22:59:00Z">
        <w:r w:rsidR="0020434E">
          <w:rPr>
            <w:rFonts w:ascii="Times New Roman" w:eastAsia="华文宋体" w:hAnsi="Times New Roman" w:cs="Times New Roman"/>
          </w:rPr>
          <w:t>across</w:t>
        </w:r>
      </w:ins>
      <w:r w:rsidR="00AE0C5B" w:rsidRPr="00AE0C5B">
        <w:rPr>
          <w:rFonts w:ascii="Times New Roman" w:eastAsia="华文宋体" w:hAnsi="Times New Roman" w:cs="Times New Roman"/>
        </w:rPr>
        <w:t xml:space="preserve"> the optical trap</w:t>
      </w:r>
      <w:del w:id="332" w:author="berks" w:date="2026-04-04T22:59:00Z">
        <w:r w:rsidR="00AE0C5B" w:rsidRPr="00AE0C5B" w:rsidDel="0020434E">
          <w:rPr>
            <w:rFonts w:ascii="Times New Roman" w:eastAsia="华文宋体" w:hAnsi="Times New Roman" w:cs="Times New Roman"/>
          </w:rPr>
          <w:delText>, and the overall signal represents an average</w:delText>
        </w:r>
      </w:del>
      <w:r w:rsidR="00AE0C5B" w:rsidRPr="00AE0C5B">
        <w:rPr>
          <w:rFonts w:ascii="Times New Roman" w:eastAsia="华文宋体" w:hAnsi="Times New Roman" w:cs="Times New Roman"/>
        </w:rPr>
        <w:t>.</w:t>
      </w:r>
      <w:r w:rsidR="00D7334C" w:rsidRPr="00D7334C">
        <w:rPr>
          <w:rFonts w:ascii="Times New Roman" w:eastAsia="华文宋体" w:hAnsi="Times New Roman" w:cs="Times New Roman"/>
        </w:rPr>
        <w:t xml:space="preserve"> </w:t>
      </w:r>
      <w:del w:id="333" w:author="berks" w:date="2026-04-04T23:02:00Z">
        <w:r w:rsidR="00D7334C" w:rsidRPr="00D7334C" w:rsidDel="0020434E">
          <w:rPr>
            <w:rFonts w:ascii="Times New Roman" w:eastAsia="华文宋体" w:hAnsi="Times New Roman" w:cs="Times New Roman"/>
          </w:rPr>
          <w:delText>Consequently</w:delText>
        </w:r>
      </w:del>
      <w:r w:rsidR="00EB6049">
        <w:rPr>
          <w:rFonts w:ascii="Times New Roman" w:eastAsia="华文宋体" w:hAnsi="Times New Roman" w:cs="Times New Roman"/>
        </w:rPr>
        <w:t>Consequently</w:t>
      </w:r>
      <w:r w:rsidR="00D7334C" w:rsidRPr="00D7334C">
        <w:rPr>
          <w:rFonts w:ascii="Times New Roman" w:eastAsia="华文宋体" w:hAnsi="Times New Roman" w:cs="Times New Roman"/>
        </w:rPr>
        <w:t xml:space="preserve">, the </w:t>
      </w:r>
      <w:del w:id="334" w:author="berks" w:date="2026-04-04T23:00:00Z">
        <w:r w:rsidR="00FC1BD9" w:rsidRPr="00B67EB5" w:rsidDel="0020434E">
          <w:rPr>
            <w:rFonts w:ascii="Times New Roman" w:eastAsia="华文宋体" w:hAnsi="Times New Roman" w:cs="Times New Roman"/>
          </w:rPr>
          <w:delText xml:space="preserve">previous </w:delText>
        </w:r>
        <w:r w:rsidR="00562B3D" w:rsidRPr="00562B3D" w:rsidDel="0020434E">
          <w:rPr>
            <w:rFonts w:ascii="Times New Roman" w:eastAsia="华文宋体" w:hAnsi="Times New Roman" w:cs="Times New Roman"/>
          </w:rPr>
          <w:delText>theoretical prediction</w:delText>
        </w:r>
      </w:del>
      <w:ins w:id="335" w:author="berks" w:date="2026-04-04T23:00:00Z">
        <w:r w:rsidR="0020434E">
          <w:rPr>
            <w:rFonts w:ascii="Times New Roman" w:eastAsia="华文宋体" w:hAnsi="Times New Roman" w:cs="Times New Roman"/>
          </w:rPr>
          <w:t xml:space="preserve">simulation </w:t>
        </w:r>
      </w:ins>
      <w:ins w:id="336" w:author="berks" w:date="2026-04-04T23:06:00Z">
        <w:r w:rsidR="0020434E">
          <w:rPr>
            <w:rFonts w:ascii="Times New Roman" w:eastAsia="华文宋体" w:hAnsi="Times New Roman" w:cs="Times New Roman"/>
          </w:rPr>
          <w:t>did</w:t>
        </w:r>
      </w:ins>
      <w:ins w:id="337" w:author="berks" w:date="2026-04-04T23:00:00Z">
        <w:r w:rsidR="0020434E">
          <w:rPr>
            <w:rFonts w:ascii="Times New Roman" w:eastAsia="华文宋体" w:hAnsi="Times New Roman" w:cs="Times New Roman"/>
          </w:rPr>
          <w:t xml:space="preserve"> not </w:t>
        </w:r>
      </w:ins>
      <w:r w:rsidR="00EB6049">
        <w:rPr>
          <w:rFonts w:ascii="Times New Roman" w:eastAsia="华文宋体" w:hAnsi="Times New Roman" w:cs="Times New Roman"/>
        </w:rPr>
        <w:t>reproduce</w:t>
      </w:r>
      <w:r w:rsidR="00562B3D" w:rsidRPr="00562B3D">
        <w:rPr>
          <w:rFonts w:ascii="Times New Roman" w:eastAsia="华文宋体" w:hAnsi="Times New Roman" w:cs="Times New Roman"/>
        </w:rPr>
        <w:t xml:space="preserve"> </w:t>
      </w:r>
      <w:del w:id="338" w:author="berks" w:date="2026-04-04T23:00:00Z">
        <w:r w:rsidR="00562B3D" w:rsidRPr="00562B3D" w:rsidDel="0020434E">
          <w:rPr>
            <w:rFonts w:ascii="Times New Roman" w:eastAsia="华文宋体" w:hAnsi="Times New Roman" w:cs="Times New Roman"/>
          </w:rPr>
          <w:delText xml:space="preserve">exhibited </w:delText>
        </w:r>
      </w:del>
      <w:ins w:id="339" w:author="berks" w:date="2026-04-04T23:00:00Z">
        <w:r w:rsidR="0020434E">
          <w:rPr>
            <w:rFonts w:ascii="Times New Roman" w:eastAsia="华文宋体" w:hAnsi="Times New Roman" w:cs="Times New Roman"/>
          </w:rPr>
          <w:t xml:space="preserve">the </w:t>
        </w:r>
      </w:ins>
      <w:r w:rsidR="00562B3D" w:rsidRPr="00562B3D">
        <w:rPr>
          <w:rFonts w:ascii="Times New Roman" w:eastAsia="华文宋体" w:hAnsi="Times New Roman" w:cs="Times New Roman"/>
        </w:rPr>
        <w:t xml:space="preserve">sharp peaks </w:t>
      </w:r>
      <w:del w:id="340" w:author="berks" w:date="2026-04-04T23:00:00Z">
        <w:r w:rsidR="00B52460" w:rsidRPr="00B52460" w:rsidDel="0020434E">
          <w:rPr>
            <w:rFonts w:ascii="Times New Roman" w:eastAsia="华文宋体" w:hAnsi="Times New Roman" w:cs="Times New Roman"/>
          </w:rPr>
          <w:delText>absent from</w:delText>
        </w:r>
      </w:del>
      <w:ins w:id="341" w:author="berks" w:date="2026-04-04T23:00:00Z">
        <w:r w:rsidR="0020434E">
          <w:rPr>
            <w:rFonts w:ascii="Times New Roman" w:eastAsia="华文宋体" w:hAnsi="Times New Roman" w:cs="Times New Roman"/>
          </w:rPr>
          <w:t>present in</w:t>
        </w:r>
      </w:ins>
      <w:r w:rsidR="00562B3D" w:rsidRPr="00562B3D">
        <w:rPr>
          <w:rFonts w:ascii="Times New Roman" w:eastAsia="华文宋体" w:hAnsi="Times New Roman" w:cs="Times New Roman"/>
        </w:rPr>
        <w:t xml:space="preserve"> the experimental data.</w:t>
      </w:r>
    </w:p>
    <w:p w14:paraId="6F5E4288" w14:textId="77777777" w:rsidR="00DD70FF" w:rsidRDefault="001B6DBB">
      <w:pPr>
        <w:spacing w:afterLines="50" w:after="156"/>
        <w:ind w:firstLineChars="202" w:firstLine="424"/>
        <w:rPr>
          <w:rFonts w:ascii="Times New Roman" w:eastAsia="华文宋体" w:hAnsi="Times New Roman" w:cs="Times New Roman"/>
        </w:rPr>
      </w:pPr>
      <w:del w:id="342" w:author="berks" w:date="2026-04-04T23:02:00Z">
        <w:r w:rsidRPr="001B6DBB" w:rsidDel="0020434E">
          <w:rPr>
            <w:rFonts w:ascii="Times New Roman" w:eastAsia="华文宋体" w:hAnsi="Times New Roman" w:cs="Times New Roman"/>
          </w:rPr>
          <w:delText>In response to</w:delText>
        </w:r>
      </w:del>
      <w:ins w:id="343" w:author="berks" w:date="2026-04-04T23:02:00Z">
        <w:r w:rsidR="0020434E">
          <w:rPr>
            <w:rFonts w:ascii="Times New Roman" w:eastAsia="华文宋体" w:hAnsi="Times New Roman" w:cs="Times New Roman"/>
          </w:rPr>
          <w:t>Following</w:t>
        </w:r>
      </w:ins>
      <w:r w:rsidRPr="001B6DBB">
        <w:rPr>
          <w:rFonts w:ascii="Times New Roman" w:eastAsia="华文宋体" w:hAnsi="Times New Roman" w:cs="Times New Roman"/>
        </w:rPr>
        <w:t xml:space="preserve"> the </w:t>
      </w:r>
      <w:del w:id="344" w:author="berks" w:date="2026-04-04T23:02:00Z">
        <w:r w:rsidRPr="001B6DBB" w:rsidDel="0020434E">
          <w:rPr>
            <w:rFonts w:ascii="Times New Roman" w:eastAsia="华文宋体" w:hAnsi="Times New Roman" w:cs="Times New Roman"/>
          </w:rPr>
          <w:delText xml:space="preserve">reviewer’s </w:delText>
        </w:r>
      </w:del>
      <w:ins w:id="345" w:author="berks" w:date="2026-04-04T23:02:00Z">
        <w:r w:rsidR="0020434E">
          <w:rPr>
            <w:rFonts w:ascii="Times New Roman" w:eastAsia="华文宋体" w:hAnsi="Times New Roman" w:cs="Times New Roman"/>
          </w:rPr>
          <w:t>R</w:t>
        </w:r>
        <w:r w:rsidR="0020434E" w:rsidRPr="001B6DBB">
          <w:rPr>
            <w:rFonts w:ascii="Times New Roman" w:eastAsia="华文宋体" w:hAnsi="Times New Roman" w:cs="Times New Roman"/>
          </w:rPr>
          <w:t xml:space="preserve">eviewer </w:t>
        </w:r>
      </w:ins>
      <w:r w:rsidRPr="001B6DBB">
        <w:rPr>
          <w:rFonts w:ascii="Times New Roman" w:eastAsia="华文宋体" w:hAnsi="Times New Roman" w:cs="Times New Roman"/>
        </w:rPr>
        <w:t>comment</w:t>
      </w:r>
      <w:del w:id="346" w:author="berks" w:date="2026-04-04T23:02:00Z">
        <w:r w:rsidRPr="001B6DBB" w:rsidDel="0020434E">
          <w:rPr>
            <w:rFonts w:ascii="Times New Roman" w:eastAsia="华文宋体" w:hAnsi="Times New Roman" w:cs="Times New Roman"/>
          </w:rPr>
          <w:delText>s</w:delText>
        </w:r>
      </w:del>
      <w:r w:rsidRPr="001B6DBB">
        <w:rPr>
          <w:rFonts w:ascii="Times New Roman" w:eastAsia="华文宋体" w:hAnsi="Times New Roman" w:cs="Times New Roman"/>
        </w:rPr>
        <w:t xml:space="preserve">, we have </w:t>
      </w:r>
      <w:del w:id="347" w:author="berks" w:date="2026-04-05T06:38:00Z">
        <w:r w:rsidR="001E6B77" w:rsidDel="006C7B11">
          <w:rPr>
            <w:rFonts w:ascii="Times New Roman" w:eastAsia="华文宋体" w:hAnsi="Times New Roman" w:cs="Times New Roman"/>
          </w:rPr>
          <w:delText>revise</w:delText>
        </w:r>
        <w:r w:rsidRPr="001B6DBB" w:rsidDel="006C7B11">
          <w:rPr>
            <w:rFonts w:ascii="Times New Roman" w:eastAsia="华文宋体" w:hAnsi="Times New Roman" w:cs="Times New Roman"/>
          </w:rPr>
          <w:delText xml:space="preserve">d </w:delText>
        </w:r>
      </w:del>
      <w:ins w:id="348" w:author="berks" w:date="2026-04-05T06:38:00Z">
        <w:r w:rsidR="006C7B11">
          <w:rPr>
            <w:rFonts w:ascii="Times New Roman" w:eastAsia="华文宋体" w:hAnsi="Times New Roman" w:cs="Times New Roman"/>
          </w:rPr>
          <w:t>developed a more realistic</w:t>
        </w:r>
        <w:r w:rsidR="006C7B11" w:rsidRPr="001B6DBB">
          <w:rPr>
            <w:rFonts w:ascii="Times New Roman" w:eastAsia="华文宋体" w:hAnsi="Times New Roman" w:cs="Times New Roman"/>
          </w:rPr>
          <w:t xml:space="preserve"> </w:t>
        </w:r>
      </w:ins>
      <w:del w:id="349" w:author="berks" w:date="2026-04-05T06:39:00Z">
        <w:r w:rsidRPr="001B6DBB" w:rsidDel="006C7B11">
          <w:rPr>
            <w:rFonts w:ascii="Times New Roman" w:eastAsia="华文宋体" w:hAnsi="Times New Roman" w:cs="Times New Roman"/>
          </w:rPr>
          <w:delText xml:space="preserve">the </w:delText>
        </w:r>
      </w:del>
      <w:del w:id="350" w:author="berks" w:date="2026-04-05T06:38:00Z">
        <w:r w:rsidRPr="001B6DBB" w:rsidDel="006C7B11">
          <w:rPr>
            <w:rFonts w:ascii="Times New Roman" w:eastAsia="华文宋体" w:hAnsi="Times New Roman" w:cs="Times New Roman"/>
          </w:rPr>
          <w:delText xml:space="preserve">simulation </w:delText>
        </w:r>
      </w:del>
      <w:r w:rsidRPr="001B6DBB">
        <w:rPr>
          <w:rFonts w:ascii="Times New Roman" w:eastAsia="华文宋体" w:hAnsi="Times New Roman" w:cs="Times New Roman"/>
        </w:rPr>
        <w:t>model</w:t>
      </w:r>
      <w:ins w:id="351" w:author="berks" w:date="2026-04-05T06:38:00Z">
        <w:r w:rsidR="006C7B11">
          <w:rPr>
            <w:rFonts w:ascii="Times New Roman" w:eastAsia="华文宋体" w:hAnsi="Times New Roman" w:cs="Times New Roman"/>
          </w:rPr>
          <w:t xml:space="preserve"> and performed </w:t>
        </w:r>
      </w:ins>
      <w:r w:rsidR="00EB6049">
        <w:rPr>
          <w:rFonts w:ascii="Times New Roman" w:eastAsia="华文宋体" w:hAnsi="Times New Roman" w:cs="Times New Roman"/>
        </w:rPr>
        <w:t>new</w:t>
      </w:r>
      <w:ins w:id="352" w:author="berks" w:date="2026-04-05T06:38:00Z">
        <w:r w:rsidR="006C7B11">
          <w:rPr>
            <w:rFonts w:ascii="Times New Roman" w:eastAsia="华文宋体" w:hAnsi="Times New Roman" w:cs="Times New Roman"/>
          </w:rPr>
          <w:t xml:space="preserve"> simulation</w:t>
        </w:r>
      </w:ins>
      <w:r w:rsidR="00EB6049">
        <w:rPr>
          <w:rFonts w:ascii="Times New Roman" w:eastAsia="华文宋体" w:hAnsi="Times New Roman" w:cs="Times New Roman"/>
        </w:rPr>
        <w:t>s</w:t>
      </w:r>
      <w:r w:rsidRPr="001B6DBB">
        <w:rPr>
          <w:rFonts w:ascii="Times New Roman" w:eastAsia="华文宋体" w:hAnsi="Times New Roman" w:cs="Times New Roman"/>
        </w:rPr>
        <w:t xml:space="preserve">. </w:t>
      </w:r>
      <w:del w:id="353" w:author="berks" w:date="2026-04-04T23:03:00Z">
        <w:r w:rsidR="008653A8" w:rsidDel="0020434E">
          <w:rPr>
            <w:rFonts w:ascii="Times New Roman" w:eastAsia="华文宋体" w:hAnsi="Times New Roman" w:cs="Times New Roman"/>
          </w:rPr>
          <w:delText>With</w:delText>
        </w:r>
        <w:r w:rsidR="0001048D" w:rsidDel="0020434E">
          <w:rPr>
            <w:rFonts w:ascii="Times New Roman" w:eastAsia="华文宋体" w:hAnsi="Times New Roman" w:cs="Times New Roman"/>
          </w:rPr>
          <w:delText xml:space="preserve"> t</w:delText>
        </w:r>
      </w:del>
      <w:ins w:id="354" w:author="berks" w:date="2026-04-04T23:03:00Z">
        <w:r w:rsidR="0020434E">
          <w:rPr>
            <w:rFonts w:ascii="Times New Roman" w:eastAsia="华文宋体" w:hAnsi="Times New Roman" w:cs="Times New Roman"/>
          </w:rPr>
          <w:t>T</w:t>
        </w:r>
      </w:ins>
      <w:r w:rsidRPr="001B6DBB">
        <w:rPr>
          <w:rFonts w:ascii="Times New Roman" w:eastAsia="华文宋体" w:hAnsi="Times New Roman" w:cs="Times New Roman"/>
        </w:rPr>
        <w:t xml:space="preserve">he </w:t>
      </w:r>
      <w:del w:id="355" w:author="berks" w:date="2026-04-04T23:03:00Z">
        <w:r w:rsidRPr="001B6DBB" w:rsidDel="0020434E">
          <w:rPr>
            <w:rFonts w:ascii="Times New Roman" w:eastAsia="华文宋体" w:hAnsi="Times New Roman" w:cs="Times New Roman"/>
          </w:rPr>
          <w:delText>updated</w:delText>
        </w:r>
        <w:r w:rsidR="008521E0" w:rsidDel="0020434E">
          <w:rPr>
            <w:rFonts w:ascii="Times New Roman" w:eastAsia="华文宋体" w:hAnsi="Times New Roman" w:cs="Times New Roman"/>
          </w:rPr>
          <w:delText xml:space="preserve"> </w:delText>
        </w:r>
      </w:del>
      <w:ins w:id="356" w:author="berks" w:date="2026-04-04T23:08:00Z">
        <w:r w:rsidR="00856560">
          <w:rPr>
            <w:rFonts w:ascii="Times New Roman" w:eastAsia="华文宋体" w:hAnsi="Times New Roman" w:cs="Times New Roman"/>
          </w:rPr>
          <w:t>rev</w:t>
        </w:r>
      </w:ins>
      <w:ins w:id="357" w:author="berks" w:date="2026-04-04T23:09:00Z">
        <w:r w:rsidR="00856560">
          <w:rPr>
            <w:rFonts w:ascii="Times New Roman" w:eastAsia="华文宋体" w:hAnsi="Times New Roman" w:cs="Times New Roman"/>
          </w:rPr>
          <w:t>ised</w:t>
        </w:r>
      </w:ins>
      <w:ins w:id="358" w:author="berks" w:date="2026-04-04T23:03:00Z">
        <w:r w:rsidR="0020434E">
          <w:rPr>
            <w:rFonts w:ascii="Times New Roman" w:eastAsia="华文宋体" w:hAnsi="Times New Roman" w:cs="Times New Roman"/>
          </w:rPr>
          <w:t xml:space="preserve"> </w:t>
        </w:r>
      </w:ins>
      <w:r w:rsidRPr="001B6DBB">
        <w:rPr>
          <w:rFonts w:ascii="Times New Roman" w:eastAsia="华文宋体" w:hAnsi="Times New Roman" w:cs="Times New Roman"/>
        </w:rPr>
        <w:t>model</w:t>
      </w:r>
      <w:r w:rsidR="00AF75FC" w:rsidRPr="00AF75FC">
        <w:rPr>
          <w:rFonts w:ascii="Times New Roman" w:eastAsia="华文宋体" w:hAnsi="Times New Roman" w:cs="Times New Roman"/>
        </w:rPr>
        <w:t xml:space="preserve"> </w:t>
      </w:r>
      <w:del w:id="359" w:author="berks" w:date="2026-04-04T23:03:00Z">
        <w:r w:rsidR="00AF75FC" w:rsidRPr="00AF75FC" w:rsidDel="0020434E">
          <w:rPr>
            <w:rFonts w:ascii="Times New Roman" w:eastAsia="华文宋体" w:hAnsi="Times New Roman" w:cs="Times New Roman"/>
          </w:rPr>
          <w:delText>incorporat</w:delText>
        </w:r>
        <w:r w:rsidR="00AF75FC" w:rsidDel="0020434E">
          <w:rPr>
            <w:rFonts w:ascii="Times New Roman" w:eastAsia="华文宋体" w:hAnsi="Times New Roman" w:cs="Times New Roman"/>
          </w:rPr>
          <w:delText>ing</w:delText>
        </w:r>
        <w:r w:rsidRPr="001B6DBB" w:rsidDel="0020434E">
          <w:rPr>
            <w:rFonts w:ascii="Times New Roman" w:eastAsia="华文宋体" w:hAnsi="Times New Roman" w:cs="Times New Roman"/>
          </w:rPr>
          <w:delText xml:space="preserve"> </w:delText>
        </w:r>
      </w:del>
      <w:ins w:id="360" w:author="berks" w:date="2026-04-04T23:03:00Z">
        <w:r w:rsidR="0020434E" w:rsidRPr="00AF75FC">
          <w:rPr>
            <w:rFonts w:ascii="Times New Roman" w:eastAsia="华文宋体" w:hAnsi="Times New Roman" w:cs="Times New Roman"/>
          </w:rPr>
          <w:t>incorporat</w:t>
        </w:r>
        <w:r w:rsidR="0020434E">
          <w:rPr>
            <w:rFonts w:ascii="Times New Roman" w:eastAsia="华文宋体" w:hAnsi="Times New Roman" w:cs="Times New Roman"/>
          </w:rPr>
          <w:t>es</w:t>
        </w:r>
        <w:r w:rsidR="0020434E" w:rsidRPr="001B6DBB">
          <w:rPr>
            <w:rFonts w:ascii="Times New Roman" w:eastAsia="华文宋体" w:hAnsi="Times New Roman" w:cs="Times New Roman"/>
          </w:rPr>
          <w:t xml:space="preserve"> </w:t>
        </w:r>
      </w:ins>
      <w:r w:rsidRPr="001B6DBB">
        <w:rPr>
          <w:rFonts w:ascii="Times New Roman" w:eastAsia="华文宋体" w:hAnsi="Times New Roman" w:cs="Times New Roman"/>
        </w:rPr>
        <w:t>the detuning</w:t>
      </w:r>
      <w:ins w:id="361" w:author="berks" w:date="2026-04-04T23:04:00Z">
        <w:r w:rsidR="0020434E">
          <w:rPr>
            <w:rFonts w:ascii="Times New Roman" w:eastAsia="华文宋体" w:hAnsi="Times New Roman" w:cs="Times New Roman"/>
          </w:rPr>
          <w:t>s</w:t>
        </w:r>
      </w:ins>
      <w:r w:rsidRPr="001B6DBB">
        <w:rPr>
          <w:rFonts w:ascii="Times New Roman" w:eastAsia="华文宋体" w:hAnsi="Times New Roman" w:cs="Times New Roman"/>
        </w:rPr>
        <w:t xml:space="preserve"> </w:t>
      </w:r>
      <w:r w:rsidR="00EB6049">
        <w:rPr>
          <w:rFonts w:ascii="Times New Roman" w:eastAsia="华文宋体" w:hAnsi="Times New Roman" w:cs="Times New Roman"/>
        </w:rPr>
        <w:t>and</w:t>
      </w:r>
      <w:ins w:id="362" w:author="berks" w:date="2026-04-04T23:06:00Z">
        <w:r w:rsidR="0020434E" w:rsidRPr="001B6DBB">
          <w:rPr>
            <w:rFonts w:ascii="Times New Roman" w:eastAsia="华文宋体" w:hAnsi="Times New Roman" w:cs="Times New Roman"/>
          </w:rPr>
          <w:t xml:space="preserve"> the Clebsch–Gordan coefficients </w:t>
        </w:r>
      </w:ins>
      <w:del w:id="363" w:author="berks" w:date="2026-04-04T23:07:00Z">
        <w:r w:rsidRPr="001B6DBB" w:rsidDel="0020434E">
          <w:rPr>
            <w:rFonts w:ascii="Times New Roman" w:eastAsia="华文宋体" w:hAnsi="Times New Roman" w:cs="Times New Roman"/>
          </w:rPr>
          <w:delText xml:space="preserve">of the probe beam </w:delText>
        </w:r>
      </w:del>
      <w:del w:id="364" w:author="berks" w:date="2026-04-04T23:04:00Z">
        <w:r w:rsidRPr="001B6DBB" w:rsidDel="0020434E">
          <w:rPr>
            <w:rFonts w:ascii="Times New Roman" w:eastAsia="华文宋体" w:hAnsi="Times New Roman" w:cs="Times New Roman"/>
          </w:rPr>
          <w:delText xml:space="preserve">from </w:delText>
        </w:r>
      </w:del>
      <w:ins w:id="365" w:author="berks" w:date="2026-04-04T23:04:00Z">
        <w:r w:rsidR="0020434E">
          <w:rPr>
            <w:rFonts w:ascii="Times New Roman" w:eastAsia="华文宋体" w:hAnsi="Times New Roman" w:cs="Times New Roman"/>
          </w:rPr>
          <w:t>for</w:t>
        </w:r>
        <w:r w:rsidR="0020434E" w:rsidRPr="001B6DBB">
          <w:rPr>
            <w:rFonts w:ascii="Times New Roman" w:eastAsia="华文宋体" w:hAnsi="Times New Roman" w:cs="Times New Roman"/>
          </w:rPr>
          <w:t xml:space="preserve"> </w:t>
        </w:r>
      </w:ins>
      <w:del w:id="366" w:author="berks" w:date="2026-04-04T23:04:00Z">
        <w:r w:rsidRPr="001B6DBB" w:rsidDel="0020434E">
          <w:rPr>
            <w:rFonts w:ascii="Times New Roman" w:eastAsia="华文宋体" w:hAnsi="Times New Roman" w:cs="Times New Roman"/>
          </w:rPr>
          <w:delText xml:space="preserve">each </w:delText>
        </w:r>
        <m:oMath>
          <m:sSub>
            <m:sSubPr>
              <m:ctrlPr>
                <w:rPr>
                  <w:rFonts w:ascii="Cambria Math" w:eastAsia="华文宋体" w:hAnsi="Cambria Math" w:cs="Times New Roman"/>
                </w:rPr>
              </m:ctrlPr>
            </m:sSubPr>
            <m:e>
              <m:r>
                <m:rPr>
                  <m:sty m:val="p"/>
                </m:rPr>
                <w:rPr>
                  <w:rFonts w:ascii="Cambria Math" w:eastAsia="华文宋体" w:hAnsi="Cambria Math" w:cs="Times New Roman"/>
                </w:rPr>
                <m:t>m</m:t>
              </m:r>
            </m:e>
            <m:sub>
              <m:r>
                <m:rPr>
                  <m:sty m:val="p"/>
                </m:rPr>
                <w:rPr>
                  <w:rFonts w:ascii="Cambria Math" w:eastAsia="华文宋体" w:hAnsi="Cambria Math" w:cs="Times New Roman"/>
                </w:rPr>
                <m:t>F</m:t>
              </m:r>
            </m:sub>
          </m:sSub>
        </m:oMath>
        <w:r w:rsidRPr="001B6DBB" w:rsidDel="0020434E">
          <w:rPr>
            <w:rFonts w:ascii="Times New Roman" w:eastAsia="华文宋体" w:hAnsi="Times New Roman" w:cs="Times New Roman"/>
          </w:rPr>
          <w:delText xml:space="preserve"> </w:delText>
        </w:r>
      </w:del>
      <w:r w:rsidRPr="001B6DBB">
        <w:rPr>
          <w:rFonts w:ascii="Times New Roman" w:eastAsia="华文宋体" w:hAnsi="Times New Roman" w:cs="Times New Roman"/>
        </w:rPr>
        <w:t>transition</w:t>
      </w:r>
      <w:ins w:id="367" w:author="berks" w:date="2026-04-04T23:04:00Z">
        <w:r w:rsidR="0020434E">
          <w:rPr>
            <w:rFonts w:ascii="Times New Roman" w:eastAsia="华文宋体" w:hAnsi="Times New Roman" w:cs="Times New Roman"/>
          </w:rPr>
          <w:t xml:space="preserve">s </w:t>
        </w:r>
      </w:ins>
      <w:ins w:id="368" w:author="berks" w:date="2026-04-04T23:05:00Z">
        <w:r w:rsidR="0020434E">
          <w:rPr>
            <w:rFonts w:ascii="Times New Roman" w:eastAsia="华文宋体" w:hAnsi="Times New Roman" w:cs="Times New Roman"/>
          </w:rPr>
          <w:t xml:space="preserve">from different </w:t>
        </w:r>
        <m:oMath>
          <m:sSub>
            <m:sSubPr>
              <m:ctrlPr>
                <w:rPr>
                  <w:rFonts w:ascii="Cambria Math" w:eastAsia="华文宋体" w:hAnsi="Cambria Math" w:cs="Times New Roman"/>
                </w:rPr>
              </m:ctrlPr>
            </m:sSubPr>
            <m:e>
              <m:r>
                <m:rPr>
                  <m:sty m:val="p"/>
                </m:rPr>
                <w:rPr>
                  <w:rFonts w:ascii="Cambria Math" w:eastAsia="华文宋体" w:hAnsi="Cambria Math" w:cs="Times New Roman"/>
                </w:rPr>
                <m:t>m</m:t>
              </m:r>
            </m:e>
            <m:sub>
              <m:r>
                <m:rPr>
                  <m:sty m:val="p"/>
                </m:rPr>
                <w:rPr>
                  <w:rFonts w:ascii="Cambria Math" w:eastAsia="华文宋体" w:hAnsi="Cambria Math" w:cs="Times New Roman"/>
                </w:rPr>
                <m:t>F</m:t>
              </m:r>
            </m:sub>
          </m:sSub>
        </m:oMath>
        <w:r w:rsidR="0020434E">
          <w:rPr>
            <w:rFonts w:ascii="Times New Roman" w:eastAsia="华文宋体" w:hAnsi="Times New Roman" w:cs="Times New Roman" w:hint="eastAsia"/>
          </w:rPr>
          <w:t xml:space="preserve"> </w:t>
        </w:r>
        <w:r w:rsidR="0020434E" w:rsidRPr="00B67EB5">
          <w:rPr>
            <w:rFonts w:ascii="Times New Roman" w:eastAsia="华文宋体" w:hAnsi="Times New Roman" w:cs="Times New Roman"/>
          </w:rPr>
          <w:t>states</w:t>
        </w:r>
      </w:ins>
      <w:del w:id="369" w:author="berks" w:date="2026-04-04T23:07:00Z">
        <w:r w:rsidRPr="001B6DBB" w:rsidDel="00856560">
          <w:rPr>
            <w:rFonts w:ascii="Times New Roman" w:eastAsia="华文宋体" w:hAnsi="Times New Roman" w:cs="Times New Roman"/>
          </w:rPr>
          <w:delText xml:space="preserve"> </w:delText>
        </w:r>
      </w:del>
      <w:del w:id="370" w:author="berks" w:date="2026-04-04T23:06:00Z">
        <w:r w:rsidRPr="001B6DBB" w:rsidDel="0020434E">
          <w:rPr>
            <w:rFonts w:ascii="Times New Roman" w:eastAsia="华文宋体" w:hAnsi="Times New Roman" w:cs="Times New Roman"/>
          </w:rPr>
          <w:delText>and the corresponding Clebsch–Gordan coefficients</w:delText>
        </w:r>
      </w:del>
      <w:del w:id="371" w:author="berks" w:date="2026-04-04T23:08:00Z">
        <w:r w:rsidRPr="001B6DBB" w:rsidDel="00856560">
          <w:rPr>
            <w:rFonts w:ascii="Times New Roman" w:eastAsia="华文宋体" w:hAnsi="Times New Roman" w:cs="Times New Roman"/>
          </w:rPr>
          <w:delText xml:space="preserve">, </w:delText>
        </w:r>
        <w:r w:rsidR="0081051C" w:rsidRPr="0081051C" w:rsidDel="00856560">
          <w:rPr>
            <w:rFonts w:ascii="Times New Roman" w:eastAsia="华文宋体" w:hAnsi="Times New Roman" w:cs="Times New Roman"/>
          </w:rPr>
          <w:delText xml:space="preserve">we calculate the overall </w:delText>
        </w:r>
        <w:r w:rsidR="0047602B" w:rsidDel="00856560">
          <w:rPr>
            <w:rFonts w:ascii="Times New Roman" w:eastAsia="华文宋体" w:hAnsi="Times New Roman" w:cs="Times New Roman"/>
          </w:rPr>
          <w:delText>detection</w:delText>
        </w:r>
        <w:r w:rsidR="0081051C" w:rsidRPr="0081051C" w:rsidDel="00856560">
          <w:rPr>
            <w:rFonts w:ascii="Times New Roman" w:eastAsia="华文宋体" w:hAnsi="Times New Roman" w:cs="Times New Roman"/>
          </w:rPr>
          <w:delText xml:space="preserve"> signal from all </w:delText>
        </w:r>
        <m:oMath>
          <m:sSub>
            <m:sSubPr>
              <m:ctrlPr>
                <w:rPr>
                  <w:rFonts w:ascii="Cambria Math" w:eastAsia="华文宋体" w:hAnsi="Cambria Math" w:cs="Times New Roman"/>
                </w:rPr>
              </m:ctrlPr>
            </m:sSubPr>
            <m:e>
              <m:r>
                <m:rPr>
                  <m:sty m:val="p"/>
                </m:rPr>
                <w:rPr>
                  <w:rFonts w:ascii="Cambria Math" w:eastAsia="华文宋体" w:hAnsi="Cambria Math" w:cs="Times New Roman"/>
                </w:rPr>
                <m:t>m</m:t>
              </m:r>
            </m:e>
            <m:sub>
              <m:r>
                <m:rPr>
                  <m:sty m:val="p"/>
                </m:rPr>
                <w:rPr>
                  <w:rFonts w:ascii="Cambria Math" w:eastAsia="华文宋体" w:hAnsi="Cambria Math" w:cs="Times New Roman"/>
                </w:rPr>
                <m:t>F</m:t>
              </m:r>
            </m:sub>
          </m:sSub>
        </m:oMath>
        <w:r w:rsidRPr="001B6DBB" w:rsidDel="00856560">
          <w:rPr>
            <w:rFonts w:ascii="Times New Roman" w:eastAsia="华文宋体" w:hAnsi="Times New Roman" w:cs="Times New Roman"/>
          </w:rPr>
          <w:delText xml:space="preserve"> states</w:delText>
        </w:r>
      </w:del>
      <w:r w:rsidRPr="001B6DBB">
        <w:rPr>
          <w:rFonts w:ascii="Times New Roman" w:eastAsia="华文宋体" w:hAnsi="Times New Roman" w:cs="Times New Roman"/>
        </w:rPr>
        <w:t xml:space="preserve">. Specifically, when </w:t>
      </w:r>
      <w:ins w:id="372" w:author="berks" w:date="2026-04-04T23:08:00Z">
        <w:r w:rsidR="00856560">
          <w:rPr>
            <w:rFonts w:ascii="Times New Roman" w:eastAsia="华文宋体" w:hAnsi="Times New Roman" w:cs="Times New Roman"/>
          </w:rPr>
          <w:t>intend</w:t>
        </w:r>
      </w:ins>
      <w:r w:rsidR="00EB6049">
        <w:rPr>
          <w:rFonts w:ascii="Times New Roman" w:eastAsia="华文宋体" w:hAnsi="Times New Roman" w:cs="Times New Roman"/>
        </w:rPr>
        <w:t>ing</w:t>
      </w:r>
      <w:ins w:id="373" w:author="berks" w:date="2026-04-04T23:08:00Z">
        <w:r w:rsidR="00856560">
          <w:rPr>
            <w:rFonts w:ascii="Times New Roman" w:eastAsia="华文宋体" w:hAnsi="Times New Roman" w:cs="Times New Roman"/>
          </w:rPr>
          <w:t xml:space="preserve"> to </w:t>
        </w:r>
      </w:ins>
      <w:del w:id="374" w:author="berks" w:date="2026-04-04T23:08:00Z">
        <w:r w:rsidRPr="001B6DBB" w:rsidDel="00856560">
          <w:rPr>
            <w:rFonts w:ascii="Times New Roman" w:eastAsia="华文宋体" w:hAnsi="Times New Roman" w:cs="Times New Roman"/>
          </w:rPr>
          <w:delText xml:space="preserve">probing </w:delText>
        </w:r>
      </w:del>
      <w:ins w:id="375" w:author="berks" w:date="2026-04-04T23:08:00Z">
        <w:r w:rsidR="00856560" w:rsidRPr="001B6DBB">
          <w:rPr>
            <w:rFonts w:ascii="Times New Roman" w:eastAsia="华文宋体" w:hAnsi="Times New Roman" w:cs="Times New Roman"/>
          </w:rPr>
          <w:t>prob</w:t>
        </w:r>
        <w:r w:rsidR="00856560">
          <w:rPr>
            <w:rFonts w:ascii="Times New Roman" w:eastAsia="华文宋体" w:hAnsi="Times New Roman" w:cs="Times New Roman"/>
          </w:rPr>
          <w:t>e</w:t>
        </w:r>
        <w:r w:rsidR="00856560" w:rsidRPr="001B6DBB">
          <w:rPr>
            <w:rFonts w:ascii="Times New Roman" w:eastAsia="华文宋体" w:hAnsi="Times New Roman" w:cs="Times New Roman"/>
          </w:rPr>
          <w:t xml:space="preserve"> </w:t>
        </w:r>
      </w:ins>
      <w:r w:rsidRPr="001B6DBB">
        <w:rPr>
          <w:rFonts w:ascii="Times New Roman" w:eastAsia="华文宋体" w:hAnsi="Times New Roman" w:cs="Times New Roman"/>
        </w:rPr>
        <w:t xml:space="preserve">the </w:t>
      </w:r>
      <m:oMath>
        <m:r>
          <m:rPr>
            <m:sty m:val="p"/>
          </m:rPr>
          <w:rPr>
            <w:rFonts w:ascii="Cambria Math" w:eastAsia="华文宋体" w:hAnsi="Cambria Math" w:cs="Times New Roman"/>
          </w:rPr>
          <m:t>|</m:t>
        </m:r>
        <m:sSub>
          <m:sSubPr>
            <m:ctrlPr>
              <w:rPr>
                <w:rFonts w:ascii="Cambria Math" w:eastAsia="华文宋体" w:hAnsi="Cambria Math" w:cs="Times New Roman"/>
              </w:rPr>
            </m:ctrlPr>
          </m:sSubPr>
          <m:e>
            <m:r>
              <m:rPr>
                <m:sty m:val="p"/>
              </m:rPr>
              <w:rPr>
                <w:rFonts w:ascii="Cambria Math" w:eastAsia="华文宋体" w:hAnsi="Cambria Math" w:cs="Times New Roman"/>
              </w:rPr>
              <m:t>m</m:t>
            </m:r>
          </m:e>
          <m:sub>
            <m:r>
              <m:rPr>
                <m:sty m:val="p"/>
              </m:rPr>
              <w:rPr>
                <w:rFonts w:ascii="Cambria Math" w:eastAsia="华文宋体" w:hAnsi="Cambria Math" w:cs="Times New Roman"/>
              </w:rPr>
              <m:t>F</m:t>
            </m:r>
          </m:sub>
        </m:sSub>
        <m:r>
          <m:rPr>
            <m:sty m:val="p"/>
          </m:rPr>
          <w:rPr>
            <w:rFonts w:ascii="Cambria Math" w:eastAsia="华文宋体" w:hAnsi="Cambria Math" w:cs="Times New Roman"/>
          </w:rPr>
          <m:t>=+5/2</m:t>
        </m:r>
        <m:r>
          <m:rPr>
            <m:sty m:val="p"/>
          </m:rPr>
          <w:rPr>
            <w:rFonts w:ascii="Cambria Math" w:eastAsia="华文宋体" w:hAnsi="Cambria Math" w:cs="Cambria Math"/>
          </w:rPr>
          <m:t>⟩</m:t>
        </m:r>
      </m:oMath>
      <w:r w:rsidRPr="001B6DBB">
        <w:rPr>
          <w:rFonts w:ascii="Times New Roman" w:eastAsia="华文宋体" w:hAnsi="Times New Roman" w:cs="Times New Roman"/>
        </w:rPr>
        <w:t xml:space="preserve"> state, the detection probabilities for </w:t>
      </w:r>
      <w:del w:id="376" w:author="berks" w:date="2026-04-05T06:41:00Z">
        <w:r w:rsidRPr="001B6DBB" w:rsidDel="00667038">
          <w:rPr>
            <w:rFonts w:ascii="Times New Roman" w:eastAsia="华文宋体" w:hAnsi="Times New Roman" w:cs="Times New Roman"/>
          </w:rPr>
          <w:delText xml:space="preserve">the </w:delText>
        </w:r>
      </w:del>
      <w:ins w:id="377" w:author="berks" w:date="2026-04-05T06:41:00Z">
        <w:r w:rsidR="00667038">
          <w:rPr>
            <w:rFonts w:ascii="Times New Roman" w:eastAsia="华文宋体" w:hAnsi="Times New Roman" w:cs="Times New Roman"/>
          </w:rPr>
          <w:t>all</w:t>
        </w:r>
        <w:r w:rsidR="00667038" w:rsidRPr="001B6DBB">
          <w:rPr>
            <w:rFonts w:ascii="Times New Roman" w:eastAsia="华文宋体" w:hAnsi="Times New Roman" w:cs="Times New Roman"/>
          </w:rPr>
          <w:t xml:space="preserve"> </w:t>
        </w:r>
      </w:ins>
      <m:oMath>
        <m:sSub>
          <m:sSubPr>
            <m:ctrlPr>
              <w:rPr>
                <w:rFonts w:ascii="Cambria Math" w:eastAsia="华文宋体" w:hAnsi="Cambria Math" w:cs="Times New Roman"/>
              </w:rPr>
            </m:ctrlPr>
          </m:sSubPr>
          <m:e>
            <m:r>
              <m:rPr>
                <m:sty m:val="p"/>
              </m:rPr>
              <w:rPr>
                <w:rFonts w:ascii="Cambria Math" w:eastAsia="华文宋体" w:hAnsi="Cambria Math" w:cs="Times New Roman"/>
              </w:rPr>
              <m:t>m</m:t>
            </m:r>
          </m:e>
          <m:sub>
            <m:r>
              <m:rPr>
                <m:sty m:val="p"/>
              </m:rPr>
              <w:rPr>
                <w:rFonts w:ascii="Cambria Math" w:eastAsia="华文宋体" w:hAnsi="Cambria Math" w:cs="Times New Roman"/>
              </w:rPr>
              <m:t>F</m:t>
            </m:r>
          </m:sub>
        </m:sSub>
      </m:oMath>
      <w:r w:rsidRPr="001B6DBB">
        <w:rPr>
          <w:rFonts w:ascii="Times New Roman" w:eastAsia="华文宋体" w:hAnsi="Times New Roman" w:cs="Times New Roman"/>
        </w:rPr>
        <w:t xml:space="preserve"> states </w:t>
      </w:r>
      <w:del w:id="378" w:author="berks" w:date="2026-04-05T06:39:00Z">
        <w:r w:rsidRPr="001B6DBB" w:rsidDel="006C7B11">
          <w:rPr>
            <w:rFonts w:ascii="Times New Roman" w:eastAsia="华文宋体" w:hAnsi="Times New Roman" w:cs="Times New Roman"/>
          </w:rPr>
          <w:delText xml:space="preserve">(from +5/2 to −5/2) </w:delText>
        </w:r>
      </w:del>
      <w:r w:rsidRPr="001B6DBB">
        <w:rPr>
          <w:rFonts w:ascii="Times New Roman" w:eastAsia="华文宋体" w:hAnsi="Times New Roman" w:cs="Times New Roman"/>
        </w:rPr>
        <w:t>are</w:t>
      </w:r>
      <w:ins w:id="379" w:author="berks" w:date="2026-04-04T23:08:00Z">
        <w:r w:rsidR="00856560">
          <w:rPr>
            <w:rFonts w:ascii="Times New Roman" w:eastAsia="华文宋体" w:hAnsi="Times New Roman" w:cs="Times New Roman"/>
          </w:rPr>
          <w:t>:</w:t>
        </w:r>
      </w:ins>
      <w:r w:rsidRPr="001B6DBB">
        <w:rPr>
          <w:rFonts w:ascii="Times New Roman" w:eastAsia="华文宋体" w:hAnsi="Times New Roman" w:cs="Times New Roman"/>
        </w:rPr>
        <w:t xml:space="preserve"> 1</w:t>
      </w:r>
      <w:ins w:id="380" w:author="berks" w:date="2026-04-05T06:41:00Z">
        <w:r w:rsidR="00667038">
          <w:rPr>
            <w:rFonts w:ascii="Times New Roman" w:eastAsia="华文宋体" w:hAnsi="Times New Roman" w:cs="Times New Roman"/>
          </w:rPr>
          <w:t>.00</w:t>
        </w:r>
      </w:ins>
      <w:r w:rsidRPr="001B6DBB">
        <w:rPr>
          <w:rFonts w:ascii="Times New Roman" w:eastAsia="华文宋体" w:hAnsi="Times New Roman" w:cs="Times New Roman"/>
        </w:rPr>
        <w:t>, 0.58, 0.31, 0.16, 0.08, and 0.03</w:t>
      </w:r>
      <w:ins w:id="381" w:author="berks" w:date="2026-04-05T06:40:00Z">
        <w:r w:rsidR="006C7B11">
          <w:rPr>
            <w:rFonts w:ascii="Times New Roman" w:eastAsia="华文宋体" w:hAnsi="Times New Roman" w:cs="Times New Roman"/>
          </w:rPr>
          <w:t xml:space="preserve"> </w:t>
        </w:r>
      </w:ins>
      <w:ins w:id="382" w:author="berks" w:date="2026-04-05T06:39:00Z">
        <w:r w:rsidR="006C7B11" w:rsidRPr="001B6DBB">
          <w:rPr>
            <w:rFonts w:ascii="Times New Roman" w:eastAsia="华文宋体" w:hAnsi="Times New Roman" w:cs="Times New Roman"/>
          </w:rPr>
          <w:t>(from +5/2 to −5/2)</w:t>
        </w:r>
      </w:ins>
      <w:r w:rsidRPr="001B6DBB">
        <w:rPr>
          <w:rFonts w:ascii="Times New Roman" w:eastAsia="华文宋体" w:hAnsi="Times New Roman" w:cs="Times New Roman"/>
        </w:rPr>
        <w:t>.</w:t>
      </w:r>
      <w:r w:rsidR="008944D5">
        <w:rPr>
          <w:rFonts w:ascii="Times New Roman" w:eastAsia="华文宋体" w:hAnsi="Times New Roman" w:cs="Times New Roman"/>
        </w:rPr>
        <w:t xml:space="preserve"> </w:t>
      </w:r>
      <w:r w:rsidR="00EB6049">
        <w:rPr>
          <w:rFonts w:ascii="Times New Roman" w:eastAsia="华文宋体" w:hAnsi="Times New Roman" w:cs="Times New Roman"/>
        </w:rPr>
        <w:t xml:space="preserve">Additionally, </w:t>
      </w:r>
      <w:del w:id="383" w:author="berks" w:date="2026-04-05T06:42:00Z">
        <w:r w:rsidR="008944D5" w:rsidRPr="008944D5" w:rsidDel="00667038">
          <w:rPr>
            <w:rFonts w:ascii="Times New Roman" w:eastAsia="华文宋体" w:hAnsi="Times New Roman" w:cs="Times New Roman"/>
          </w:rPr>
          <w:delText>We further</w:delText>
        </w:r>
      </w:del>
      <w:r w:rsidR="00EB6049">
        <w:rPr>
          <w:rFonts w:ascii="Times New Roman" w:eastAsia="华文宋体" w:hAnsi="Times New Roman" w:cs="Times New Roman"/>
        </w:rPr>
        <w:t>t</w:t>
      </w:r>
      <w:ins w:id="384" w:author="berks" w:date="2026-04-05T06:42:00Z">
        <w:r w:rsidR="00667038">
          <w:rPr>
            <w:rFonts w:ascii="Times New Roman" w:eastAsia="华文宋体" w:hAnsi="Times New Roman" w:cs="Times New Roman"/>
          </w:rPr>
          <w:t>he revised model</w:t>
        </w:r>
      </w:ins>
      <w:r w:rsidR="008944D5" w:rsidRPr="008944D5">
        <w:rPr>
          <w:rFonts w:ascii="Times New Roman" w:eastAsia="华文宋体" w:hAnsi="Times New Roman" w:cs="Times New Roman"/>
        </w:rPr>
        <w:t xml:space="preserve"> include</w:t>
      </w:r>
      <w:ins w:id="385" w:author="berks" w:date="2026-04-05T06:42:00Z">
        <w:r w:rsidR="00667038">
          <w:rPr>
            <w:rFonts w:ascii="Times New Roman" w:eastAsia="华文宋体" w:hAnsi="Times New Roman" w:cs="Times New Roman"/>
          </w:rPr>
          <w:t>s</w:t>
        </w:r>
      </w:ins>
      <w:r w:rsidR="008944D5" w:rsidRPr="008944D5">
        <w:rPr>
          <w:rFonts w:ascii="Times New Roman" w:eastAsia="华文宋体" w:hAnsi="Times New Roman" w:cs="Times New Roman"/>
        </w:rPr>
        <w:t xml:space="preserve"> the distribution of </w:t>
      </w:r>
      <w:del w:id="386" w:author="berks" w:date="2026-04-05T06:42:00Z">
        <w:r w:rsidR="008944D5" w:rsidRPr="008944D5" w:rsidDel="00667038">
          <w:rPr>
            <w:rFonts w:ascii="Times New Roman" w:eastAsia="华文宋体" w:hAnsi="Times New Roman" w:cs="Times New Roman"/>
          </w:rPr>
          <w:delText xml:space="preserve">the </w:delText>
        </w:r>
      </w:del>
      <w:r w:rsidR="008944D5" w:rsidRPr="008944D5">
        <w:rPr>
          <w:rFonts w:ascii="Times New Roman" w:eastAsia="华文宋体" w:hAnsi="Times New Roman" w:cs="Times New Roman"/>
        </w:rPr>
        <w:t>tensor light shift</w:t>
      </w:r>
      <w:ins w:id="387" w:author="berks" w:date="2026-04-05T06:41:00Z">
        <w:r w:rsidR="00667038">
          <w:rPr>
            <w:rFonts w:ascii="Times New Roman" w:eastAsia="华文宋体" w:hAnsi="Times New Roman" w:cs="Times New Roman"/>
          </w:rPr>
          <w:t>s</w:t>
        </w:r>
      </w:ins>
      <w:r w:rsidR="000C0646">
        <w:rPr>
          <w:rFonts w:ascii="Times New Roman" w:eastAsia="华文宋体" w:hAnsi="Times New Roman" w:cs="Times New Roman"/>
        </w:rPr>
        <w:t xml:space="preserve"> </w:t>
      </w:r>
      <w:del w:id="388" w:author="berks" w:date="2026-04-05T06:41:00Z">
        <w:r w:rsidR="008944D5" w:rsidRPr="008944D5" w:rsidDel="00667038">
          <w:rPr>
            <w:rFonts w:ascii="Times New Roman" w:eastAsia="华文宋体" w:hAnsi="Times New Roman" w:cs="Times New Roman"/>
          </w:rPr>
          <w:delText>experienced by atoms in</w:delText>
        </w:r>
      </w:del>
      <w:ins w:id="389" w:author="berks" w:date="2026-04-05T06:41:00Z">
        <w:r w:rsidR="00667038">
          <w:rPr>
            <w:rFonts w:ascii="Times New Roman" w:eastAsia="华文宋体" w:hAnsi="Times New Roman" w:cs="Times New Roman"/>
          </w:rPr>
          <w:t>ac</w:t>
        </w:r>
      </w:ins>
      <w:ins w:id="390" w:author="berks" w:date="2026-04-05T06:42:00Z">
        <w:r w:rsidR="00667038">
          <w:rPr>
            <w:rFonts w:ascii="Times New Roman" w:eastAsia="华文宋体" w:hAnsi="Times New Roman" w:cs="Times New Roman"/>
          </w:rPr>
          <w:t>ross</w:t>
        </w:r>
      </w:ins>
      <w:r w:rsidR="008944D5" w:rsidRPr="008944D5">
        <w:rPr>
          <w:rFonts w:ascii="Times New Roman" w:eastAsia="华文宋体" w:hAnsi="Times New Roman" w:cs="Times New Roman"/>
        </w:rPr>
        <w:t xml:space="preserve"> the optical trap. </w:t>
      </w:r>
      <w:ins w:id="391" w:author="berks" w:date="2026-04-05T06:46:00Z">
        <w:r w:rsidR="00667038">
          <w:rPr>
            <w:rFonts w:ascii="Times New Roman" w:eastAsia="华文宋体" w:hAnsi="Times New Roman" w:cs="Times New Roman"/>
          </w:rPr>
          <w:t>As shown in</w:t>
        </w:r>
      </w:ins>
      <w:ins w:id="392" w:author="berks" w:date="2026-04-05T06:45:00Z">
        <w:r w:rsidR="00667038">
          <w:rPr>
            <w:rFonts w:ascii="Times New Roman" w:eastAsia="华文宋体" w:hAnsi="Times New Roman" w:cs="Times New Roman"/>
          </w:rPr>
          <w:t xml:space="preserve"> </w:t>
        </w:r>
      </w:ins>
      <w:r w:rsidR="00EB6049">
        <w:rPr>
          <w:rFonts w:ascii="Times New Roman" w:eastAsia="华文宋体" w:hAnsi="Times New Roman" w:cs="Times New Roman"/>
        </w:rPr>
        <w:t xml:space="preserve">the updated </w:t>
      </w:r>
      <w:ins w:id="393" w:author="berks" w:date="2026-04-05T06:45:00Z">
        <w:r w:rsidR="00667038">
          <w:rPr>
            <w:rFonts w:ascii="Times New Roman" w:eastAsia="华文宋体" w:hAnsi="Times New Roman" w:cs="Times New Roman"/>
          </w:rPr>
          <w:t xml:space="preserve">Fig. 4, </w:t>
        </w:r>
      </w:ins>
      <w:del w:id="394" w:author="berks" w:date="2026-04-05T06:43:00Z">
        <w:r w:rsidR="008944D5" w:rsidRPr="008944D5" w:rsidDel="00667038">
          <w:rPr>
            <w:rFonts w:ascii="Times New Roman" w:eastAsia="华文宋体" w:hAnsi="Times New Roman" w:cs="Times New Roman"/>
          </w:rPr>
          <w:delText xml:space="preserve">After re-running the simulation, </w:delText>
        </w:r>
      </w:del>
      <w:r w:rsidR="008944D5" w:rsidRPr="008944D5">
        <w:rPr>
          <w:rFonts w:ascii="Times New Roman" w:eastAsia="华文宋体" w:hAnsi="Times New Roman" w:cs="Times New Roman"/>
        </w:rPr>
        <w:t xml:space="preserve">the sharp features </w:t>
      </w:r>
      <w:r w:rsidR="00EB6049">
        <w:rPr>
          <w:rFonts w:ascii="Times New Roman" w:eastAsia="华文宋体" w:hAnsi="Times New Roman" w:cs="Times New Roman"/>
        </w:rPr>
        <w:t xml:space="preserve">present </w:t>
      </w:r>
      <w:r w:rsidR="008944D5" w:rsidRPr="008944D5">
        <w:rPr>
          <w:rFonts w:ascii="Times New Roman" w:eastAsia="华文宋体" w:hAnsi="Times New Roman" w:cs="Times New Roman"/>
        </w:rPr>
        <w:t xml:space="preserve">in the </w:t>
      </w:r>
      <w:ins w:id="395" w:author="berks" w:date="2026-04-05T06:46:00Z">
        <w:r w:rsidR="00667038">
          <w:rPr>
            <w:rFonts w:ascii="Times New Roman" w:eastAsia="华文宋体" w:hAnsi="Times New Roman" w:cs="Times New Roman"/>
          </w:rPr>
          <w:t xml:space="preserve">previous simulation </w:t>
        </w:r>
      </w:ins>
      <w:del w:id="396" w:author="berks" w:date="2026-04-05T06:46:00Z">
        <w:r w:rsidR="008944D5" w:rsidRPr="008944D5" w:rsidDel="00667038">
          <w:rPr>
            <w:rFonts w:ascii="Times New Roman" w:eastAsia="华文宋体" w:hAnsi="Times New Roman" w:cs="Times New Roman"/>
          </w:rPr>
          <w:delText xml:space="preserve">theoretical curve </w:delText>
        </w:r>
      </w:del>
      <w:r w:rsidR="008944D5" w:rsidRPr="008944D5">
        <w:rPr>
          <w:rFonts w:ascii="Times New Roman" w:eastAsia="华文宋体" w:hAnsi="Times New Roman" w:cs="Times New Roman"/>
        </w:rPr>
        <w:t xml:space="preserve">are </w:t>
      </w:r>
      <w:r w:rsidR="00EB6049">
        <w:rPr>
          <w:rFonts w:ascii="Times New Roman" w:eastAsia="华文宋体" w:hAnsi="Times New Roman" w:cs="Times New Roman"/>
        </w:rPr>
        <w:t xml:space="preserve">now </w:t>
      </w:r>
      <w:r w:rsidR="008944D5" w:rsidRPr="008944D5">
        <w:rPr>
          <w:rFonts w:ascii="Times New Roman" w:eastAsia="华文宋体" w:hAnsi="Times New Roman" w:cs="Times New Roman"/>
        </w:rPr>
        <w:t xml:space="preserve">smoothed, leading to improved agreement with the experimental data. </w:t>
      </w:r>
      <w:r w:rsidR="00EB6049">
        <w:rPr>
          <w:rFonts w:ascii="Times New Roman" w:eastAsia="华文宋体" w:hAnsi="Times New Roman" w:cs="Times New Roman"/>
        </w:rPr>
        <w:t>D</w:t>
      </w:r>
      <w:ins w:id="397" w:author="berks" w:date="2026-04-05T06:46:00Z">
        <w:r w:rsidR="00667038">
          <w:rPr>
            <w:rFonts w:ascii="Times New Roman" w:eastAsia="华文宋体" w:hAnsi="Times New Roman" w:cs="Times New Roman"/>
          </w:rPr>
          <w:t xml:space="preserve">etails of the revised </w:t>
        </w:r>
      </w:ins>
      <w:r w:rsidR="008944D5" w:rsidRPr="008944D5">
        <w:rPr>
          <w:rFonts w:ascii="Times New Roman" w:eastAsia="华文宋体" w:hAnsi="Times New Roman" w:cs="Times New Roman"/>
        </w:rPr>
        <w:t xml:space="preserve">simulation </w:t>
      </w:r>
      <w:del w:id="398" w:author="berks" w:date="2026-04-05T06:46:00Z">
        <w:r w:rsidR="008944D5" w:rsidRPr="008944D5" w:rsidDel="00667038">
          <w:rPr>
            <w:rFonts w:ascii="Times New Roman" w:eastAsia="华文宋体" w:hAnsi="Times New Roman" w:cs="Times New Roman"/>
          </w:rPr>
          <w:delText xml:space="preserve">details </w:delText>
        </w:r>
      </w:del>
      <w:r w:rsidR="008944D5" w:rsidRPr="008944D5">
        <w:rPr>
          <w:rFonts w:ascii="Times New Roman" w:eastAsia="华文宋体" w:hAnsi="Times New Roman" w:cs="Times New Roman"/>
        </w:rPr>
        <w:t xml:space="preserve">are provided in the Methods section, under “Calibration of </w:t>
      </w:r>
      <m:oMath>
        <m:sSub>
          <m:sSubPr>
            <m:ctrlPr>
              <w:rPr>
                <w:rFonts w:ascii="Cambria Math" w:eastAsia="华文宋体" w:hAnsi="Cambria Math" w:cs="Times New Roman"/>
              </w:rPr>
            </m:ctrlPr>
          </m:sSubPr>
          <m:e>
            <m:r>
              <m:rPr>
                <m:sty m:val="p"/>
              </m:rPr>
              <w:rPr>
                <w:rFonts w:ascii="Cambria Math" w:eastAsia="华文宋体" w:hAnsi="Cambria Math" w:cs="Times New Roman"/>
              </w:rPr>
              <m:t>Ω</m:t>
            </m:r>
          </m:e>
          <m:sub>
            <m:r>
              <m:rPr>
                <m:sty m:val="p"/>
              </m:rPr>
              <w:rPr>
                <w:rFonts w:ascii="Cambria Math" w:eastAsia="华文宋体" w:hAnsi="Cambria Math" w:cs="Times New Roman"/>
              </w:rPr>
              <m:t>B</m:t>
            </m:r>
          </m:sub>
        </m:sSub>
        <m:r>
          <m:rPr>
            <m:sty m:val="p"/>
          </m:rPr>
          <w:rPr>
            <w:rFonts w:ascii="Cambria Math" w:eastAsia="华文宋体" w:hAnsi="Cambria Math" w:cs="Times New Roman"/>
          </w:rPr>
          <m:t>/</m:t>
        </m:r>
        <m:sSub>
          <m:sSubPr>
            <m:ctrlPr>
              <w:rPr>
                <w:rFonts w:ascii="Cambria Math" w:eastAsia="华文宋体" w:hAnsi="Cambria Math" w:cs="Times New Roman"/>
              </w:rPr>
            </m:ctrlPr>
          </m:sSubPr>
          <m:e>
            <m:r>
              <m:rPr>
                <m:sty m:val="p"/>
              </m:rPr>
              <w:rPr>
                <w:rFonts w:ascii="Cambria Math" w:eastAsia="华文宋体" w:hAnsi="Cambria Math" w:cs="Times New Roman"/>
              </w:rPr>
              <m:t>Ω</m:t>
            </m:r>
          </m:e>
          <m:sub>
            <m:r>
              <m:rPr>
                <m:sty m:val="p"/>
              </m:rPr>
              <w:rPr>
                <w:rFonts w:ascii="Cambria Math" w:eastAsia="华文宋体" w:hAnsi="Cambria Math" w:cs="Times New Roman"/>
              </w:rPr>
              <m:t>T</m:t>
            </m:r>
          </m:sub>
        </m:sSub>
      </m:oMath>
      <w:r w:rsidR="008944D5" w:rsidRPr="008944D5">
        <w:rPr>
          <w:rFonts w:ascii="Times New Roman" w:eastAsia="华文宋体" w:hAnsi="Times New Roman" w:cs="Times New Roman"/>
        </w:rPr>
        <w:t>”.</w:t>
      </w:r>
    </w:p>
    <w:p w14:paraId="0E2B4595" w14:textId="77777777" w:rsidR="003F641E" w:rsidRDefault="006166F6" w:rsidP="00667038">
      <w:pPr>
        <w:spacing w:afterLines="50" w:after="156"/>
        <w:ind w:firstLineChars="202" w:firstLine="424"/>
        <w:rPr>
          <w:rFonts w:ascii="Times New Roman" w:eastAsia="华文宋体" w:hAnsi="Times New Roman" w:cs="Times New Roman"/>
        </w:rPr>
      </w:pPr>
      <w:r w:rsidRPr="006166F6">
        <w:rPr>
          <w:rFonts w:ascii="Times New Roman" w:eastAsia="华文宋体" w:hAnsi="Times New Roman" w:cs="Times New Roman"/>
        </w:rPr>
        <w:t xml:space="preserve">It </w:t>
      </w:r>
      <w:del w:id="399" w:author="berks" w:date="2026-04-05T06:47:00Z">
        <w:r w:rsidRPr="006166F6" w:rsidDel="00667038">
          <w:rPr>
            <w:rFonts w:ascii="Times New Roman" w:eastAsia="华文宋体" w:hAnsi="Times New Roman" w:cs="Times New Roman"/>
          </w:rPr>
          <w:delText>is worth noting</w:delText>
        </w:r>
      </w:del>
      <w:ins w:id="400" w:author="berks" w:date="2026-04-05T06:47:00Z">
        <w:r w:rsidR="00667038">
          <w:rPr>
            <w:rFonts w:ascii="Times New Roman" w:eastAsia="华文宋体" w:hAnsi="Times New Roman" w:cs="Times New Roman"/>
          </w:rPr>
          <w:t>should be noted</w:t>
        </w:r>
      </w:ins>
      <w:r w:rsidRPr="006166F6">
        <w:rPr>
          <w:rFonts w:ascii="Times New Roman" w:eastAsia="华文宋体" w:hAnsi="Times New Roman" w:cs="Times New Roman"/>
        </w:rPr>
        <w:t xml:space="preserve"> that</w:t>
      </w:r>
      <w:r w:rsidR="009A0A95" w:rsidRPr="009A0A95">
        <w:rPr>
          <w:rFonts w:ascii="Times New Roman" w:eastAsia="华文宋体" w:hAnsi="Times New Roman" w:cs="Times New Roman"/>
        </w:rPr>
        <w:t xml:space="preserve"> the detection issue described </w:t>
      </w:r>
      <w:del w:id="401" w:author="berks" w:date="2026-04-05T06:47:00Z">
        <w:r w:rsidR="009A0A95" w:rsidRPr="009A0A95" w:rsidDel="00667038">
          <w:rPr>
            <w:rFonts w:ascii="Times New Roman" w:eastAsia="华文宋体" w:hAnsi="Times New Roman" w:cs="Times New Roman"/>
          </w:rPr>
          <w:delText xml:space="preserve">here </w:delText>
        </w:r>
      </w:del>
      <w:ins w:id="402" w:author="berks" w:date="2026-04-05T06:47:00Z">
        <w:r w:rsidR="00667038">
          <w:rPr>
            <w:rFonts w:ascii="Times New Roman" w:eastAsia="华文宋体" w:hAnsi="Times New Roman" w:cs="Times New Roman"/>
          </w:rPr>
          <w:t>a</w:t>
        </w:r>
      </w:ins>
      <w:ins w:id="403" w:author="berks" w:date="2026-04-05T06:48:00Z">
        <w:r w:rsidR="00667038">
          <w:rPr>
            <w:rFonts w:ascii="Times New Roman" w:eastAsia="华文宋体" w:hAnsi="Times New Roman" w:cs="Times New Roman"/>
          </w:rPr>
          <w:t>bove</w:t>
        </w:r>
      </w:ins>
      <w:ins w:id="404" w:author="berks" w:date="2026-04-05T06:47:00Z">
        <w:r w:rsidR="00667038" w:rsidRPr="009A0A95">
          <w:rPr>
            <w:rFonts w:ascii="Times New Roman" w:eastAsia="华文宋体" w:hAnsi="Times New Roman" w:cs="Times New Roman"/>
          </w:rPr>
          <w:t xml:space="preserve"> </w:t>
        </w:r>
      </w:ins>
      <w:r w:rsidR="009A0A95" w:rsidRPr="009A0A95">
        <w:rPr>
          <w:rFonts w:ascii="Times New Roman" w:eastAsia="华文宋体" w:hAnsi="Times New Roman" w:cs="Times New Roman"/>
        </w:rPr>
        <w:t xml:space="preserve">is specific to </w:t>
      </w:r>
      <w:del w:id="405" w:author="berks" w:date="2026-04-05T06:48:00Z">
        <w:r w:rsidR="009A0A95" w:rsidRPr="009A0A95" w:rsidDel="00667038">
          <w:rPr>
            <w:rFonts w:ascii="Times New Roman" w:eastAsia="华文宋体" w:hAnsi="Times New Roman" w:cs="Times New Roman"/>
          </w:rPr>
          <w:delText xml:space="preserve">CSS </w:delText>
        </w:r>
      </w:del>
      <w:ins w:id="406" w:author="berks" w:date="2026-04-05T06:48:00Z">
        <w:r w:rsidR="00667038">
          <w:rPr>
            <w:rFonts w:ascii="Times New Roman" w:eastAsia="华文宋体" w:hAnsi="Times New Roman" w:cs="Times New Roman"/>
          </w:rPr>
          <w:t>the coherent spin state</w:t>
        </w:r>
        <w:r w:rsidR="00667038" w:rsidRPr="009A0A95">
          <w:rPr>
            <w:rFonts w:ascii="Times New Roman" w:eastAsia="华文宋体" w:hAnsi="Times New Roman" w:cs="Times New Roman"/>
          </w:rPr>
          <w:t xml:space="preserve"> </w:t>
        </w:r>
      </w:ins>
      <w:r w:rsidR="009A0A95" w:rsidRPr="009A0A95">
        <w:rPr>
          <w:rFonts w:ascii="Times New Roman" w:eastAsia="华文宋体" w:hAnsi="Times New Roman" w:cs="Times New Roman"/>
        </w:rPr>
        <w:t>used for calibration. In contrast, the cat states prepared elsewhere in the experiment involve only</w:t>
      </w:r>
      <w:r w:rsidR="009779D3" w:rsidRPr="001B6DBB">
        <w:rPr>
          <w:rFonts w:ascii="Times New Roman" w:eastAsia="华文宋体" w:hAnsi="Times New Roman" w:cs="Times New Roman"/>
        </w:rPr>
        <w:t xml:space="preserve"> </w:t>
      </w:r>
      <m:oMath>
        <m:r>
          <m:rPr>
            <m:sty m:val="p"/>
          </m:rPr>
          <w:rPr>
            <w:rFonts w:ascii="Cambria Math" w:eastAsia="华文宋体" w:hAnsi="Cambria Math" w:cs="Times New Roman"/>
          </w:rPr>
          <m:t>|</m:t>
        </m:r>
        <m:sSub>
          <m:sSubPr>
            <m:ctrlPr>
              <w:rPr>
                <w:rFonts w:ascii="Cambria Math" w:eastAsia="华文宋体" w:hAnsi="Cambria Math" w:cs="Times New Roman"/>
              </w:rPr>
            </m:ctrlPr>
          </m:sSubPr>
          <m:e>
            <m:r>
              <m:rPr>
                <m:sty m:val="p"/>
              </m:rPr>
              <w:rPr>
                <w:rFonts w:ascii="Cambria Math" w:eastAsia="华文宋体" w:hAnsi="Cambria Math" w:cs="Times New Roman"/>
              </w:rPr>
              <m:t>m</m:t>
            </m:r>
          </m:e>
          <m:sub>
            <m:r>
              <m:rPr>
                <m:sty m:val="p"/>
              </m:rPr>
              <w:rPr>
                <w:rFonts w:ascii="Cambria Math" w:eastAsia="华文宋体" w:hAnsi="Cambria Math" w:cs="Times New Roman"/>
              </w:rPr>
              <m:t>F</m:t>
            </m:r>
          </m:sub>
        </m:sSub>
        <m:r>
          <m:rPr>
            <m:sty m:val="p"/>
          </m:rPr>
          <w:rPr>
            <w:rFonts w:ascii="Cambria Math" w:eastAsia="华文宋体" w:hAnsi="Cambria Math" w:cs="Times New Roman"/>
          </w:rPr>
          <m:t>=±5/2</m:t>
        </m:r>
        <m:r>
          <m:rPr>
            <m:sty m:val="p"/>
          </m:rPr>
          <w:rPr>
            <w:rFonts w:ascii="Cambria Math" w:eastAsia="华文宋体" w:hAnsi="Cambria Math" w:cs="Cambria Math"/>
          </w:rPr>
          <m:t>⟩</m:t>
        </m:r>
      </m:oMath>
      <w:r w:rsidR="008E63ED" w:rsidRPr="008E63ED">
        <w:rPr>
          <w:rFonts w:ascii="Times New Roman" w:eastAsia="华文宋体" w:hAnsi="Times New Roman" w:cs="Times New Roman"/>
        </w:rPr>
        <w:t xml:space="preserve"> </w:t>
      </w:r>
      <w:del w:id="407" w:author="berks" w:date="2026-04-05T06:49:00Z">
        <w:r w:rsidR="008E63ED" w:rsidRPr="008E63ED" w:rsidDel="00667038">
          <w:rPr>
            <w:rFonts w:ascii="Times New Roman" w:eastAsia="华文宋体" w:hAnsi="Times New Roman" w:cs="Times New Roman"/>
          </w:rPr>
          <w:delText>sublevels</w:delText>
        </w:r>
      </w:del>
      <w:ins w:id="408" w:author="berks" w:date="2026-04-05T06:49:00Z">
        <w:r w:rsidR="00667038">
          <w:rPr>
            <w:rFonts w:ascii="Times New Roman" w:eastAsia="华文宋体" w:hAnsi="Times New Roman" w:cs="Times New Roman"/>
          </w:rPr>
          <w:t>states</w:t>
        </w:r>
      </w:ins>
      <w:r w:rsidR="00EB6049">
        <w:rPr>
          <w:rFonts w:ascii="Times New Roman" w:eastAsia="华文宋体" w:hAnsi="Times New Roman" w:cs="Times New Roman"/>
        </w:rPr>
        <w:t>,</w:t>
      </w:r>
      <w:del w:id="409" w:author="berks" w:date="2026-04-05T06:49:00Z">
        <w:r w:rsidR="008E63ED" w:rsidRPr="008E63ED" w:rsidDel="00667038">
          <w:rPr>
            <w:rFonts w:ascii="Times New Roman" w:eastAsia="华文宋体" w:hAnsi="Times New Roman" w:cs="Times New Roman"/>
          </w:rPr>
          <w:delText>,</w:delText>
        </w:r>
      </w:del>
      <w:r w:rsidR="008E63ED" w:rsidRPr="008E63ED">
        <w:rPr>
          <w:rFonts w:ascii="Times New Roman" w:eastAsia="华文宋体" w:hAnsi="Times New Roman" w:cs="Times New Roman"/>
        </w:rPr>
        <w:t xml:space="preserve"> </w:t>
      </w:r>
      <w:del w:id="410" w:author="berks" w:date="2026-04-05T06:49:00Z">
        <w:r w:rsidR="009A0A95" w:rsidRPr="009A0A95" w:rsidDel="00667038">
          <w:rPr>
            <w:rFonts w:ascii="Times New Roman" w:eastAsia="华文宋体" w:hAnsi="Times New Roman" w:cs="Times New Roman"/>
          </w:rPr>
          <w:delText>exhibiting the</w:delText>
        </w:r>
      </w:del>
      <w:r w:rsidR="00EB6049">
        <w:rPr>
          <w:rFonts w:ascii="Times New Roman" w:eastAsia="华文宋体" w:hAnsi="Times New Roman" w:cs="Times New Roman"/>
        </w:rPr>
        <w:t>which have</w:t>
      </w:r>
      <w:r w:rsidR="009A0A95" w:rsidRPr="009A0A95">
        <w:rPr>
          <w:rFonts w:ascii="Times New Roman" w:eastAsia="华文宋体" w:hAnsi="Times New Roman" w:cs="Times New Roman"/>
        </w:rPr>
        <w:t xml:space="preserve"> maximally different detection probabilities</w:t>
      </w:r>
      <w:r w:rsidR="00EB6049">
        <w:rPr>
          <w:rFonts w:ascii="Times New Roman" w:eastAsia="华文宋体" w:hAnsi="Times New Roman" w:cs="Times New Roman"/>
        </w:rPr>
        <w:t xml:space="preserve"> and are</w:t>
      </w:r>
      <w:r w:rsidR="009A0A95" w:rsidRPr="009A0A95">
        <w:rPr>
          <w:rFonts w:ascii="Times New Roman" w:eastAsia="华文宋体" w:hAnsi="Times New Roman" w:cs="Times New Roman"/>
        </w:rPr>
        <w:t xml:space="preserve"> thus clearly resolvable.</w:t>
      </w:r>
      <w:r w:rsidR="008E63ED" w:rsidRPr="008E63ED">
        <w:rPr>
          <w:rFonts w:ascii="Times New Roman" w:eastAsia="华文宋体" w:hAnsi="Times New Roman" w:cs="Times New Roman"/>
        </w:rPr>
        <w:t xml:space="preserve"> Details are provided in the Methods section</w:t>
      </w:r>
      <w:ins w:id="411" w:author="berks" w:date="2026-04-05T06:49:00Z">
        <w:r w:rsidR="00667038">
          <w:rPr>
            <w:rFonts w:ascii="Times New Roman" w:eastAsia="华文宋体" w:hAnsi="Times New Roman" w:cs="Times New Roman"/>
          </w:rPr>
          <w:t>, under</w:t>
        </w:r>
      </w:ins>
      <w:r w:rsidR="008E63ED" w:rsidRPr="008E63ED">
        <w:rPr>
          <w:rFonts w:ascii="Times New Roman" w:eastAsia="华文宋体" w:hAnsi="Times New Roman" w:cs="Times New Roman"/>
        </w:rPr>
        <w:t xml:space="preserve"> “Atom sample detection”</w:t>
      </w:r>
      <w:r w:rsidR="00077C7E">
        <w:rPr>
          <w:rFonts w:ascii="Times New Roman" w:eastAsia="华文宋体" w:hAnsi="Times New Roman" w:cs="Times New Roman" w:hint="eastAsia"/>
        </w:rPr>
        <w:t>.</w:t>
      </w:r>
    </w:p>
    <w:p w14:paraId="2D192771" w14:textId="77777777" w:rsidR="004A642B" w:rsidRDefault="004A642B" w:rsidP="00667038">
      <w:pPr>
        <w:spacing w:afterLines="50" w:after="156"/>
        <w:rPr>
          <w:rFonts w:ascii="Times New Roman" w:eastAsia="华文宋体" w:hAnsi="Times New Roman" w:cs="Times New Roman"/>
        </w:rPr>
      </w:pPr>
    </w:p>
    <w:p w14:paraId="390AEA60" w14:textId="77777777" w:rsidR="004A642B" w:rsidRDefault="00400F25">
      <w:pPr>
        <w:spacing w:afterLines="50" w:after="156"/>
        <w:rPr>
          <w:rFonts w:ascii="Times New Roman" w:eastAsia="华文宋体" w:hAnsi="Times New Roman" w:cs="Times New Roman"/>
        </w:rPr>
      </w:pPr>
      <w:r w:rsidRPr="00097F00">
        <w:rPr>
          <w:rFonts w:ascii="Times New Roman" w:eastAsia="华文宋体" w:hAnsi="Times New Roman" w:cs="Times New Roman"/>
          <w:b/>
        </w:rPr>
        <w:t xml:space="preserve">Q3: </w:t>
      </w:r>
      <w:r>
        <w:rPr>
          <w:rFonts w:ascii="Times New Roman" w:eastAsia="华文宋体" w:hAnsi="Times New Roman" w:cs="Times New Roman"/>
        </w:rPr>
        <w:t>Please check the formatting of the references. I noticed capitalization problems in Refs. 19 and 26.</w:t>
      </w:r>
    </w:p>
    <w:p w14:paraId="72CE33EC" w14:textId="77777777" w:rsidR="00131910" w:rsidRDefault="00097F00">
      <w:pPr>
        <w:spacing w:afterLines="50" w:after="156"/>
        <w:rPr>
          <w:rFonts w:ascii="Times New Roman" w:eastAsia="华文宋体" w:hAnsi="Times New Roman" w:cs="Times New Roman"/>
        </w:rPr>
      </w:pPr>
      <w:r w:rsidRPr="007D7D04">
        <w:rPr>
          <w:rFonts w:ascii="Times New Roman" w:hAnsi="Times New Roman" w:cs="Times New Roman"/>
          <w:b/>
        </w:rPr>
        <w:t>Answer:</w:t>
      </w:r>
      <w:r w:rsidRPr="007D7D04">
        <w:rPr>
          <w:rFonts w:ascii="Times New Roman" w:eastAsia="华文宋体" w:hAnsi="Times New Roman" w:cs="Times New Roman"/>
          <w:b/>
        </w:rPr>
        <w:t xml:space="preserve"> </w:t>
      </w:r>
      <w:r w:rsidR="00586A5D">
        <w:rPr>
          <w:rFonts w:ascii="Times New Roman" w:eastAsia="华文宋体" w:hAnsi="Times New Roman" w:cs="Times New Roman"/>
        </w:rPr>
        <w:t>Following the Reviewer comment</w:t>
      </w:r>
      <w:r w:rsidR="000B2CE7" w:rsidRPr="000B2CE7">
        <w:rPr>
          <w:rFonts w:ascii="Times New Roman" w:eastAsia="华文宋体" w:hAnsi="Times New Roman" w:cs="Times New Roman"/>
        </w:rPr>
        <w:t>,</w:t>
      </w:r>
      <w:r w:rsidR="000B2CE7">
        <w:rPr>
          <w:rFonts w:ascii="Times New Roman" w:eastAsia="华文宋体" w:hAnsi="Times New Roman" w:cs="Times New Roman"/>
        </w:rPr>
        <w:t xml:space="preserve"> </w:t>
      </w:r>
      <w:r w:rsidR="003F2118">
        <w:rPr>
          <w:rFonts w:ascii="Times New Roman" w:eastAsia="华文宋体" w:hAnsi="Times New Roman" w:cs="Times New Roman"/>
        </w:rPr>
        <w:t>w</w:t>
      </w:r>
      <w:r w:rsidR="003F2118" w:rsidRPr="003F2118">
        <w:rPr>
          <w:rFonts w:ascii="Times New Roman" w:eastAsia="华文宋体" w:hAnsi="Times New Roman" w:cs="Times New Roman"/>
        </w:rPr>
        <w:t xml:space="preserve">e have revised the manuscript </w:t>
      </w:r>
      <w:del w:id="412" w:author="berks" w:date="2026-04-05T07:03:00Z">
        <w:r w:rsidR="003F2118" w:rsidRPr="003F2118" w:rsidDel="007505B6">
          <w:rPr>
            <w:rFonts w:ascii="Times New Roman" w:eastAsia="华文宋体" w:hAnsi="Times New Roman" w:cs="Times New Roman"/>
          </w:rPr>
          <w:delText xml:space="preserve">throughout </w:delText>
        </w:r>
      </w:del>
      <w:r w:rsidR="001C72C1">
        <w:rPr>
          <w:rFonts w:ascii="Times New Roman" w:eastAsia="华文宋体" w:hAnsi="Times New Roman" w:cs="Times New Roman"/>
        </w:rPr>
        <w:t xml:space="preserve">and </w:t>
      </w:r>
      <w:r w:rsidR="003F2118" w:rsidRPr="003F2118">
        <w:rPr>
          <w:rFonts w:ascii="Times New Roman" w:eastAsia="华文宋体" w:hAnsi="Times New Roman" w:cs="Times New Roman"/>
        </w:rPr>
        <w:t>correct</w:t>
      </w:r>
      <w:r w:rsidR="001C72C1">
        <w:rPr>
          <w:rFonts w:ascii="Times New Roman" w:eastAsia="华文宋体" w:hAnsi="Times New Roman" w:cs="Times New Roman"/>
        </w:rPr>
        <w:t>ed</w:t>
      </w:r>
      <w:r w:rsidR="00F23F5F">
        <w:rPr>
          <w:rFonts w:ascii="Times New Roman" w:eastAsia="华文宋体" w:hAnsi="Times New Roman" w:cs="Times New Roman"/>
        </w:rPr>
        <w:t xml:space="preserve"> the</w:t>
      </w:r>
      <w:r w:rsidR="003F2118" w:rsidRPr="003F2118">
        <w:rPr>
          <w:rFonts w:ascii="Times New Roman" w:eastAsia="华文宋体" w:hAnsi="Times New Roman" w:cs="Times New Roman"/>
        </w:rPr>
        <w:t xml:space="preserve"> capitalization errors</w:t>
      </w:r>
      <w:ins w:id="413" w:author="berks" w:date="2026-04-05T07:03:00Z">
        <w:r w:rsidR="007505B6" w:rsidRPr="007505B6">
          <w:rPr>
            <w:rFonts w:ascii="Times New Roman" w:eastAsia="华文宋体" w:hAnsi="Times New Roman" w:cs="Times New Roman"/>
          </w:rPr>
          <w:t xml:space="preserve"> </w:t>
        </w:r>
        <w:r w:rsidR="007505B6" w:rsidRPr="003F2118">
          <w:rPr>
            <w:rFonts w:ascii="Times New Roman" w:eastAsia="华文宋体" w:hAnsi="Times New Roman" w:cs="Times New Roman"/>
          </w:rPr>
          <w:t>throughout</w:t>
        </w:r>
        <w:r w:rsidR="007505B6">
          <w:rPr>
            <w:rFonts w:ascii="Times New Roman" w:eastAsia="华文宋体" w:hAnsi="Times New Roman" w:cs="Times New Roman"/>
          </w:rPr>
          <w:t xml:space="preserve"> the reference list</w:t>
        </w:r>
      </w:ins>
      <w:del w:id="414" w:author="berks" w:date="2026-04-05T07:03:00Z">
        <w:r w:rsidR="00586A5D" w:rsidDel="007505B6">
          <w:rPr>
            <w:rFonts w:ascii="Times New Roman" w:eastAsia="华文宋体" w:hAnsi="Times New Roman" w:cs="Times New Roman"/>
          </w:rPr>
          <w:delText xml:space="preserve">, </w:delText>
        </w:r>
      </w:del>
      <w:ins w:id="415" w:author="berks" w:date="2026-04-05T07:03:00Z">
        <w:r w:rsidR="007505B6">
          <w:rPr>
            <w:rFonts w:ascii="Times New Roman" w:eastAsia="华文宋体" w:hAnsi="Times New Roman" w:cs="Times New Roman"/>
          </w:rPr>
          <w:t xml:space="preserve">. These </w:t>
        </w:r>
      </w:ins>
      <w:del w:id="416" w:author="berks" w:date="2026-04-05T07:03:00Z">
        <w:r w:rsidR="003F2118" w:rsidRPr="003F2118" w:rsidDel="007505B6">
          <w:rPr>
            <w:rFonts w:ascii="Times New Roman" w:eastAsia="华文宋体" w:hAnsi="Times New Roman" w:cs="Times New Roman"/>
          </w:rPr>
          <w:delText xml:space="preserve">including </w:delText>
        </w:r>
      </w:del>
      <w:ins w:id="417" w:author="berks" w:date="2026-04-05T07:03:00Z">
        <w:r w:rsidR="007505B6" w:rsidRPr="003F2118">
          <w:rPr>
            <w:rFonts w:ascii="Times New Roman" w:eastAsia="华文宋体" w:hAnsi="Times New Roman" w:cs="Times New Roman"/>
          </w:rPr>
          <w:t>includ</w:t>
        </w:r>
        <w:r w:rsidR="007505B6">
          <w:rPr>
            <w:rFonts w:ascii="Times New Roman" w:eastAsia="华文宋体" w:hAnsi="Times New Roman" w:cs="Times New Roman"/>
          </w:rPr>
          <w:t>ed</w:t>
        </w:r>
        <w:r w:rsidR="007505B6" w:rsidRPr="003F2118">
          <w:rPr>
            <w:rFonts w:ascii="Times New Roman" w:eastAsia="华文宋体" w:hAnsi="Times New Roman" w:cs="Times New Roman"/>
          </w:rPr>
          <w:t xml:space="preserve"> </w:t>
        </w:r>
      </w:ins>
      <w:r w:rsidR="003F2118" w:rsidRPr="003F2118">
        <w:rPr>
          <w:rFonts w:ascii="Times New Roman" w:eastAsia="华文宋体" w:hAnsi="Times New Roman" w:cs="Times New Roman"/>
        </w:rPr>
        <w:t xml:space="preserve">“Yb” in </w:t>
      </w:r>
      <w:del w:id="418" w:author="berks" w:date="2026-04-05T07:02:00Z">
        <w:r w:rsidR="003F2118" w:rsidRPr="003F2118" w:rsidDel="007505B6">
          <w:rPr>
            <w:rFonts w:ascii="Times New Roman" w:eastAsia="华文宋体" w:hAnsi="Times New Roman" w:cs="Times New Roman"/>
          </w:rPr>
          <w:delText xml:space="preserve">the </w:delText>
        </w:r>
        <w:r w:rsidR="003F2118" w:rsidRPr="003F2118" w:rsidDel="006E00EF">
          <w:rPr>
            <w:rFonts w:ascii="Times New Roman" w:eastAsia="华文宋体" w:hAnsi="Times New Roman" w:cs="Times New Roman"/>
          </w:rPr>
          <w:delText xml:space="preserve">original </w:delText>
        </w:r>
      </w:del>
      <w:r w:rsidR="003F2118" w:rsidRPr="003F2118">
        <w:rPr>
          <w:rFonts w:ascii="Times New Roman" w:eastAsia="华文宋体" w:hAnsi="Times New Roman" w:cs="Times New Roman"/>
        </w:rPr>
        <w:t>Ref. 26</w:t>
      </w:r>
      <w:del w:id="419" w:author="berks" w:date="2026-04-05T07:03:00Z">
        <w:r w:rsidR="00F96B22" w:rsidRPr="00F96B22" w:rsidDel="007505B6">
          <w:rPr>
            <w:rFonts w:ascii="Times New Roman" w:eastAsia="华文宋体" w:hAnsi="Times New Roman" w:cs="Times New Roman"/>
          </w:rPr>
          <w:delText>,</w:delText>
        </w:r>
        <w:r w:rsidR="00F96B22" w:rsidDel="007505B6">
          <w:rPr>
            <w:rFonts w:ascii="Times New Roman" w:eastAsia="华文宋体" w:hAnsi="Times New Roman" w:cs="Times New Roman"/>
          </w:rPr>
          <w:delText xml:space="preserve"> </w:delText>
        </w:r>
        <w:r w:rsidR="00F96B22" w:rsidRPr="00F96B22" w:rsidDel="007505B6">
          <w:rPr>
            <w:rFonts w:ascii="Times New Roman" w:eastAsia="华文宋体" w:hAnsi="Times New Roman" w:cs="Times New Roman"/>
          </w:rPr>
          <w:delText>as well as</w:delText>
        </w:r>
      </w:del>
      <w:ins w:id="420" w:author="berks" w:date="2026-04-05T07:03:00Z">
        <w:r w:rsidR="007505B6">
          <w:rPr>
            <w:rFonts w:ascii="Times New Roman" w:eastAsia="华文宋体" w:hAnsi="Times New Roman" w:cs="Times New Roman"/>
          </w:rPr>
          <w:t xml:space="preserve"> and</w:t>
        </w:r>
      </w:ins>
      <w:r w:rsidR="00F96B22" w:rsidRPr="00F96B22">
        <w:rPr>
          <w:rFonts w:ascii="Times New Roman" w:eastAsia="华文宋体" w:hAnsi="Times New Roman" w:cs="Times New Roman"/>
        </w:rPr>
        <w:t xml:space="preserve"> similar errors in Ref. 23 and</w:t>
      </w:r>
      <w:del w:id="421" w:author="berks" w:date="2026-04-05T07:04:00Z">
        <w:r w:rsidR="00F96B22" w:rsidRPr="00F96B22" w:rsidDel="007505B6">
          <w:rPr>
            <w:rFonts w:ascii="Times New Roman" w:eastAsia="华文宋体" w:hAnsi="Times New Roman" w:cs="Times New Roman"/>
          </w:rPr>
          <w:delText xml:space="preserve"> Ref.</w:delText>
        </w:r>
      </w:del>
      <w:r w:rsidR="00F96B22" w:rsidRPr="00F96B22">
        <w:rPr>
          <w:rFonts w:ascii="Times New Roman" w:eastAsia="华文宋体" w:hAnsi="Times New Roman" w:cs="Times New Roman"/>
        </w:rPr>
        <w:t xml:space="preserve"> 24.</w:t>
      </w:r>
    </w:p>
    <w:p w14:paraId="6BAAD6C6" w14:textId="2C6B4DD5" w:rsidR="004A642B" w:rsidRDefault="00761AFA">
      <w:pPr>
        <w:spacing w:afterLines="50" w:after="156"/>
        <w:rPr>
          <w:rFonts w:ascii="Times New Roman" w:eastAsia="华文宋体" w:hAnsi="Times New Roman" w:cs="Times New Roman"/>
        </w:rPr>
      </w:pPr>
      <w:ins w:id="422" w:author="唐延宇" w:date="2026-04-05T21:40:00Z">
        <w:r>
          <w:rPr>
            <w:rFonts w:ascii="Times New Roman" w:eastAsia="华文宋体" w:hAnsi="Times New Roman" w:cs="Times New Roman" w:hint="eastAsia"/>
          </w:rPr>
          <w:t>改之前和改之后</w:t>
        </w:r>
        <w:r>
          <w:rPr>
            <w:rFonts w:ascii="Times New Roman" w:eastAsia="华文宋体" w:hAnsi="Times New Roman" w:cs="Times New Roman" w:hint="eastAsia"/>
          </w:rPr>
          <w:t xml:space="preserve">   yb to Yb</w:t>
        </w:r>
      </w:ins>
    </w:p>
    <w:p w14:paraId="13FE5574" w14:textId="77777777" w:rsidR="004A642B" w:rsidRDefault="00400F25">
      <w:pPr>
        <w:spacing w:afterLines="50" w:after="156"/>
        <w:rPr>
          <w:rFonts w:ascii="Times New Roman" w:eastAsia="华文宋体" w:hAnsi="Times New Roman" w:cs="Times New Roman"/>
        </w:rPr>
      </w:pPr>
      <w:r w:rsidRPr="00097F00">
        <w:rPr>
          <w:rFonts w:ascii="Times New Roman" w:eastAsia="华文宋体" w:hAnsi="Times New Roman" w:cs="Times New Roman"/>
          <w:b/>
        </w:rPr>
        <w:t xml:space="preserve">Q4: </w:t>
      </w:r>
      <w:r>
        <w:rPr>
          <w:rFonts w:ascii="Times New Roman" w:eastAsia="华文宋体" w:hAnsi="Times New Roman" w:cs="Times New Roman"/>
        </w:rPr>
        <w:t>The authors mention the simultaneous effect of the Zeeman and tensor light shifts. In fact, this is a major effect (often referred to alignment-to-orientation conversion) that plays an important role in nonlinear Faraday rotation. The authors might wish to make this connection, if they think it is relevant.</w:t>
      </w:r>
    </w:p>
    <w:p w14:paraId="1F210FCB" w14:textId="5C5B09F4" w:rsidR="00842EC8" w:rsidRDefault="00097F00">
      <w:pPr>
        <w:spacing w:afterLines="50" w:after="156"/>
        <w:rPr>
          <w:rFonts w:ascii="Times New Roman" w:eastAsia="华文宋体" w:hAnsi="Times New Roman" w:cs="Times New Roman"/>
        </w:rPr>
      </w:pPr>
      <w:r w:rsidRPr="007D7D04">
        <w:rPr>
          <w:rFonts w:ascii="Times New Roman" w:hAnsi="Times New Roman" w:cs="Times New Roman"/>
          <w:b/>
        </w:rPr>
        <w:t>Answer:</w:t>
      </w:r>
      <w:r w:rsidRPr="007D7D04">
        <w:rPr>
          <w:rFonts w:ascii="Times New Roman" w:eastAsia="华文宋体" w:hAnsi="Times New Roman" w:cs="Times New Roman"/>
          <w:b/>
        </w:rPr>
        <w:t xml:space="preserve"> </w:t>
      </w:r>
      <w:r w:rsidR="00842EC8" w:rsidRPr="00842EC8">
        <w:rPr>
          <w:rFonts w:ascii="Times New Roman" w:eastAsia="华文宋体" w:hAnsi="Times New Roman" w:cs="Times New Roman"/>
        </w:rPr>
        <w:t xml:space="preserve">The alignment-to-orientation conversion (AOC) in nonlinear Faraday rotation stems from </w:t>
      </w:r>
      <w:del w:id="423" w:author="berks" w:date="2026-04-05T07:06:00Z">
        <w:r w:rsidR="00842EC8" w:rsidRPr="00842EC8" w:rsidDel="006B7F0F">
          <w:rPr>
            <w:rFonts w:ascii="Times New Roman" w:eastAsia="华文宋体" w:hAnsi="Times New Roman" w:cs="Times New Roman"/>
          </w:rPr>
          <w:delText xml:space="preserve">the </w:delText>
        </w:r>
      </w:del>
      <w:r w:rsidR="00842EC8" w:rsidRPr="00842EC8">
        <w:rPr>
          <w:rFonts w:ascii="Times New Roman" w:eastAsia="华文宋体" w:hAnsi="Times New Roman" w:cs="Times New Roman"/>
        </w:rPr>
        <w:t>tensor light shift</w:t>
      </w:r>
      <w:ins w:id="424" w:author="berks" w:date="2026-04-05T07:06:00Z">
        <w:r w:rsidR="006B7F0F">
          <w:rPr>
            <w:rFonts w:ascii="Times New Roman" w:eastAsia="华文宋体" w:hAnsi="Times New Roman" w:cs="Times New Roman"/>
          </w:rPr>
          <w:t>s</w:t>
        </w:r>
      </w:ins>
      <w:r w:rsidR="00842EC8" w:rsidRPr="00842EC8">
        <w:rPr>
          <w:rFonts w:ascii="Times New Roman" w:eastAsia="华文宋体" w:hAnsi="Times New Roman" w:cs="Times New Roman"/>
        </w:rPr>
        <w:t xml:space="preserve"> of </w:t>
      </w:r>
      <w:ins w:id="425" w:author="berks" w:date="2026-04-05T07:06:00Z">
        <w:r w:rsidR="006B7F0F">
          <w:rPr>
            <w:rFonts w:ascii="Times New Roman" w:eastAsia="华文宋体" w:hAnsi="Times New Roman" w:cs="Times New Roman"/>
          </w:rPr>
          <w:t xml:space="preserve">the </w:t>
        </w:r>
      </w:ins>
      <w:r w:rsidR="00842EC8" w:rsidRPr="00842EC8">
        <w:rPr>
          <w:rFonts w:ascii="Times New Roman" w:eastAsia="华文宋体" w:hAnsi="Times New Roman" w:cs="Times New Roman"/>
        </w:rPr>
        <w:t>probe beam</w:t>
      </w:r>
      <w:del w:id="426" w:author="berks" w:date="2026-04-05T07:07:00Z">
        <w:r w:rsidR="00842EC8" w:rsidRPr="00842EC8" w:rsidDel="006B7F0F">
          <w:rPr>
            <w:rFonts w:ascii="Times New Roman" w:eastAsia="华文宋体" w:hAnsi="Times New Roman" w:cs="Times New Roman"/>
          </w:rPr>
          <w:delText xml:space="preserve">, </w:delText>
        </w:r>
      </w:del>
      <w:ins w:id="427" w:author="berks" w:date="2026-04-05T07:07:00Z">
        <w:r w:rsidR="006B7F0F">
          <w:rPr>
            <w:rFonts w:ascii="Times New Roman" w:eastAsia="华文宋体" w:hAnsi="Times New Roman" w:cs="Times New Roman"/>
          </w:rPr>
          <w:t>.</w:t>
        </w:r>
        <w:r w:rsidR="006B7F0F" w:rsidRPr="00842EC8">
          <w:rPr>
            <w:rFonts w:ascii="Times New Roman" w:eastAsia="华文宋体" w:hAnsi="Times New Roman" w:cs="Times New Roman"/>
          </w:rPr>
          <w:t xml:space="preserve"> </w:t>
        </w:r>
      </w:ins>
      <w:del w:id="428" w:author="berks" w:date="2026-04-05T07:07:00Z">
        <w:r w:rsidR="00842EC8" w:rsidRPr="00842EC8" w:rsidDel="006B7F0F">
          <w:rPr>
            <w:rFonts w:ascii="Times New Roman" w:eastAsia="华文宋体" w:hAnsi="Times New Roman" w:cs="Times New Roman"/>
          </w:rPr>
          <w:delText xml:space="preserve">which </w:delText>
        </w:r>
      </w:del>
      <w:ins w:id="429" w:author="berks" w:date="2026-04-05T07:07:00Z">
        <w:r w:rsidR="006B7F0F">
          <w:rPr>
            <w:rFonts w:ascii="Times New Roman" w:eastAsia="华文宋体" w:hAnsi="Times New Roman" w:cs="Times New Roman"/>
          </w:rPr>
          <w:t>Th</w:t>
        </w:r>
      </w:ins>
      <w:ins w:id="430" w:author="berks" w:date="2026-04-05T07:16:00Z">
        <w:r w:rsidR="006C1AEB">
          <w:rPr>
            <w:rFonts w:ascii="Times New Roman" w:eastAsia="华文宋体" w:hAnsi="Times New Roman" w:cs="Times New Roman" w:hint="eastAsia"/>
          </w:rPr>
          <w:t>is</w:t>
        </w:r>
      </w:ins>
      <w:ins w:id="431" w:author="berks" w:date="2026-04-05T07:07:00Z">
        <w:r w:rsidR="006B7F0F">
          <w:rPr>
            <w:rFonts w:ascii="Times New Roman" w:eastAsia="华文宋体" w:hAnsi="Times New Roman" w:cs="Times New Roman"/>
          </w:rPr>
          <w:t xml:space="preserve"> effect</w:t>
        </w:r>
        <w:r w:rsidR="006B7F0F" w:rsidRPr="00842EC8">
          <w:rPr>
            <w:rFonts w:ascii="Times New Roman" w:eastAsia="华文宋体" w:hAnsi="Times New Roman" w:cs="Times New Roman"/>
          </w:rPr>
          <w:t xml:space="preserve"> </w:t>
        </w:r>
      </w:ins>
      <w:r w:rsidR="00842EC8" w:rsidRPr="00842EC8">
        <w:rPr>
          <w:rFonts w:ascii="Times New Roman" w:eastAsia="华文宋体" w:hAnsi="Times New Roman" w:cs="Times New Roman"/>
        </w:rPr>
        <w:t xml:space="preserve">induces </w:t>
      </w:r>
      <w:del w:id="432" w:author="berks" w:date="2026-04-05T07:17:00Z">
        <w:r w:rsidR="00842EC8" w:rsidRPr="00842EC8" w:rsidDel="006C1AEB">
          <w:rPr>
            <w:rFonts w:ascii="Times New Roman" w:eastAsia="华文宋体" w:hAnsi="Times New Roman" w:cs="Times New Roman"/>
          </w:rPr>
          <w:delText xml:space="preserve">a </w:delText>
        </w:r>
      </w:del>
      <w:r w:rsidR="00842EC8" w:rsidRPr="00842EC8">
        <w:rPr>
          <w:rFonts w:ascii="Times New Roman" w:eastAsia="华文宋体" w:hAnsi="Times New Roman" w:cs="Times New Roman"/>
        </w:rPr>
        <w:t>coherent evolution of spin states</w:t>
      </w:r>
      <w:ins w:id="433" w:author="berks" w:date="2026-04-05T07:09:00Z">
        <w:r w:rsidR="006B7F0F">
          <w:rPr>
            <w:rFonts w:ascii="Times New Roman" w:eastAsia="华文宋体" w:hAnsi="Times New Roman" w:cs="Times New Roman"/>
          </w:rPr>
          <w:t xml:space="preserve">, which is </w:t>
        </w:r>
      </w:ins>
      <w:ins w:id="434" w:author="berks" w:date="2026-04-05T07:17:00Z">
        <w:r w:rsidR="006C1AEB">
          <w:rPr>
            <w:rFonts w:ascii="Times New Roman" w:eastAsia="华文宋体" w:hAnsi="Times New Roman" w:cs="Times New Roman"/>
          </w:rPr>
          <w:t xml:space="preserve">precisely </w:t>
        </w:r>
      </w:ins>
      <w:ins w:id="435" w:author="berks" w:date="2026-04-05T07:09:00Z">
        <w:r w:rsidR="006B7F0F">
          <w:rPr>
            <w:rFonts w:ascii="Times New Roman" w:eastAsia="华文宋体" w:hAnsi="Times New Roman" w:cs="Times New Roman"/>
          </w:rPr>
          <w:t xml:space="preserve">what we employ </w:t>
        </w:r>
      </w:ins>
      <w:moveFromRangeStart w:id="436" w:author="berks" w:date="2026-04-05T07:09:00Z" w:name="move226265356"/>
      <w:moveFrom w:id="437" w:author="berks" w:date="2026-04-05T07:09:00Z">
        <w:r w:rsidR="00842EC8" w:rsidRPr="00842EC8" w:rsidDel="006B7F0F">
          <w:rPr>
            <w:rFonts w:ascii="Times New Roman" w:eastAsia="华文宋体" w:hAnsi="Times New Roman" w:cs="Times New Roman"/>
          </w:rPr>
          <w:t xml:space="preserve"> (Budker, D. et al., 2000 [30])</w:t>
        </w:r>
      </w:moveFrom>
      <w:moveFromRangeEnd w:id="436"/>
      <w:del w:id="438" w:author="berks" w:date="2026-04-05T07:09:00Z">
        <w:r w:rsidR="00842EC8" w:rsidRPr="00842EC8" w:rsidDel="006B7F0F">
          <w:rPr>
            <w:rFonts w:ascii="Times New Roman" w:eastAsia="华文宋体" w:hAnsi="Times New Roman" w:cs="Times New Roman"/>
          </w:rPr>
          <w:delText>.</w:delText>
        </w:r>
        <w:r w:rsidR="00FF2252" w:rsidDel="006B7F0F">
          <w:rPr>
            <w:rFonts w:ascii="Times New Roman" w:eastAsia="华文宋体" w:hAnsi="Times New Roman" w:cs="Times New Roman"/>
          </w:rPr>
          <w:delText xml:space="preserve"> </w:delText>
        </w:r>
        <w:r w:rsidR="002C6636" w:rsidRPr="002C6636" w:rsidDel="006B7F0F">
          <w:rPr>
            <w:rFonts w:ascii="Times New Roman" w:eastAsia="华文宋体" w:hAnsi="Times New Roman" w:cs="Times New Roman"/>
          </w:rPr>
          <w:delText>By applying this scheme, we</w:delText>
        </w:r>
      </w:del>
      <w:ins w:id="439" w:author="berks" w:date="2026-04-05T07:09:00Z">
        <w:r w:rsidR="006B7F0F">
          <w:rPr>
            <w:rFonts w:ascii="Times New Roman" w:eastAsia="华文宋体" w:hAnsi="Times New Roman" w:cs="Times New Roman"/>
          </w:rPr>
          <w:t>to</w:t>
        </w:r>
      </w:ins>
      <w:r w:rsidR="002C6636" w:rsidRPr="002C6636">
        <w:rPr>
          <w:rFonts w:ascii="Times New Roman" w:eastAsia="华文宋体" w:hAnsi="Times New Roman" w:cs="Times New Roman"/>
        </w:rPr>
        <w:t xml:space="preserve"> drive the atoms from an initial </w:t>
      </w:r>
      <w:ins w:id="440" w:author="berks" w:date="2026-04-05T07:10:00Z">
        <w:r w:rsidR="006B7F0F">
          <w:rPr>
            <w:rFonts w:ascii="Times New Roman" w:eastAsia="华文宋体" w:hAnsi="Times New Roman" w:cs="Times New Roman"/>
          </w:rPr>
          <w:t>coherent spin state (</w:t>
        </w:r>
      </w:ins>
      <w:r w:rsidR="002C6636" w:rsidRPr="002C6636">
        <w:rPr>
          <w:rFonts w:ascii="Times New Roman" w:eastAsia="华文宋体" w:hAnsi="Times New Roman" w:cs="Times New Roman"/>
        </w:rPr>
        <w:t>orientation</w:t>
      </w:r>
      <w:ins w:id="441" w:author="berks" w:date="2026-04-05T07:10:00Z">
        <w:r w:rsidR="006B7F0F">
          <w:rPr>
            <w:rFonts w:ascii="Times New Roman" w:eastAsia="华文宋体" w:hAnsi="Times New Roman" w:cs="Times New Roman"/>
          </w:rPr>
          <w:t>)</w:t>
        </w:r>
      </w:ins>
      <w:r w:rsidR="002C6636" w:rsidRPr="002C6636">
        <w:rPr>
          <w:rFonts w:ascii="Times New Roman" w:eastAsia="华文宋体" w:hAnsi="Times New Roman" w:cs="Times New Roman"/>
        </w:rPr>
        <w:t xml:space="preserve"> </w:t>
      </w:r>
      <w:del w:id="442" w:author="berks" w:date="2026-04-05T07:10:00Z">
        <w:r w:rsidR="002C6636" w:rsidRPr="002C6636" w:rsidDel="006B7F0F">
          <w:rPr>
            <w:rFonts w:ascii="Times New Roman" w:eastAsia="华文宋体" w:hAnsi="Times New Roman" w:cs="Times New Roman"/>
          </w:rPr>
          <w:delText xml:space="preserve">state </w:delText>
        </w:r>
      </w:del>
      <w:r w:rsidR="002C6636" w:rsidRPr="002C6636">
        <w:rPr>
          <w:rFonts w:ascii="Times New Roman" w:eastAsia="华文宋体" w:hAnsi="Times New Roman" w:cs="Times New Roman"/>
        </w:rPr>
        <w:t>to a</w:t>
      </w:r>
      <w:ins w:id="443" w:author="berks" w:date="2026-04-05T07:10:00Z">
        <w:r w:rsidR="006B7F0F">
          <w:rPr>
            <w:rFonts w:ascii="Times New Roman" w:eastAsia="华文宋体" w:hAnsi="Times New Roman" w:cs="Times New Roman"/>
          </w:rPr>
          <w:t xml:space="preserve"> cat state</w:t>
        </w:r>
      </w:ins>
      <w:del w:id="444" w:author="berks" w:date="2026-04-05T07:10:00Z">
        <w:r w:rsidR="002C6636" w:rsidRPr="002C6636" w:rsidDel="006B7F0F">
          <w:rPr>
            <w:rFonts w:ascii="Times New Roman" w:eastAsia="华文宋体" w:hAnsi="Times New Roman" w:cs="Times New Roman"/>
          </w:rPr>
          <w:delText>n</w:delText>
        </w:r>
      </w:del>
      <w:r w:rsidR="002C6636" w:rsidRPr="002C6636">
        <w:rPr>
          <w:rFonts w:ascii="Times New Roman" w:eastAsia="华文宋体" w:hAnsi="Times New Roman" w:cs="Times New Roman"/>
        </w:rPr>
        <w:t xml:space="preserve"> </w:t>
      </w:r>
      <w:ins w:id="445" w:author="berks" w:date="2026-04-05T07:10:00Z">
        <w:r w:rsidR="006B7F0F">
          <w:rPr>
            <w:rFonts w:ascii="Times New Roman" w:eastAsia="华文宋体" w:hAnsi="Times New Roman" w:cs="Times New Roman"/>
          </w:rPr>
          <w:t>(</w:t>
        </w:r>
      </w:ins>
      <w:r w:rsidR="002C6636" w:rsidRPr="002C6636">
        <w:rPr>
          <w:rFonts w:ascii="Times New Roman" w:eastAsia="华文宋体" w:hAnsi="Times New Roman" w:cs="Times New Roman"/>
        </w:rPr>
        <w:t>alignment</w:t>
      </w:r>
      <w:ins w:id="446" w:author="berks" w:date="2026-04-05T07:10:00Z">
        <w:r w:rsidR="006B7F0F">
          <w:rPr>
            <w:rFonts w:ascii="Times New Roman" w:eastAsia="华文宋体" w:hAnsi="Times New Roman" w:cs="Times New Roman"/>
          </w:rPr>
          <w:t>)</w:t>
        </w:r>
      </w:ins>
      <w:del w:id="447" w:author="berks" w:date="2026-04-05T07:10:00Z">
        <w:r w:rsidR="002C6636" w:rsidRPr="002C6636" w:rsidDel="006B7F0F">
          <w:rPr>
            <w:rFonts w:ascii="Times New Roman" w:eastAsia="华文宋体" w:hAnsi="Times New Roman" w:cs="Times New Roman"/>
          </w:rPr>
          <w:delText xml:space="preserve"> state, thereby preparing the cat state</w:delText>
        </w:r>
      </w:del>
      <w:r w:rsidR="002C6636" w:rsidRPr="002C6636">
        <w:rPr>
          <w:rFonts w:ascii="Times New Roman" w:eastAsia="华文宋体" w:hAnsi="Times New Roman" w:cs="Times New Roman"/>
        </w:rPr>
        <w:t>.</w:t>
      </w:r>
      <w:moveToRangeStart w:id="448" w:author="berks" w:date="2026-04-05T07:09:00Z" w:name="move226265356"/>
      <w:moveTo w:id="449" w:author="berks" w:date="2026-04-05T07:09:00Z">
        <w:del w:id="450" w:author="berks" w:date="2026-04-05T07:11:00Z">
          <w:r w:rsidR="006B7F0F" w:rsidRPr="00842EC8" w:rsidDel="006B7F0F">
            <w:rPr>
              <w:rFonts w:ascii="Times New Roman" w:eastAsia="华文宋体" w:hAnsi="Times New Roman" w:cs="Times New Roman"/>
            </w:rPr>
            <w:delText xml:space="preserve"> (Budker, D. et al., 2000 [30])</w:delText>
          </w:r>
        </w:del>
      </w:moveTo>
      <w:moveToRangeEnd w:id="448"/>
    </w:p>
    <w:p w14:paraId="5267B19E" w14:textId="0A2AF89E" w:rsidR="001B3660" w:rsidRDefault="00FB2A3B" w:rsidP="006B7F0F">
      <w:pPr>
        <w:spacing w:afterLines="50" w:after="156"/>
        <w:ind w:firstLineChars="202" w:firstLine="424"/>
        <w:rPr>
          <w:ins w:id="451" w:author="berks" w:date="2026-04-05T07:14:00Z"/>
          <w:rFonts w:ascii="Times New Roman" w:eastAsia="华文宋体" w:hAnsi="Times New Roman" w:cs="Times New Roman"/>
        </w:rPr>
      </w:pPr>
      <w:r w:rsidRPr="00FB2A3B">
        <w:rPr>
          <w:rFonts w:ascii="Times New Roman" w:eastAsia="华文宋体" w:hAnsi="Times New Roman" w:cs="Times New Roman"/>
        </w:rPr>
        <w:t xml:space="preserve">Furthermore, the </w:t>
      </w:r>
      <w:del w:id="452" w:author="berks" w:date="2026-04-05T07:11:00Z">
        <w:r w:rsidRPr="00FB2A3B" w:rsidDel="006B7F0F">
          <w:rPr>
            <w:rFonts w:ascii="Times New Roman" w:eastAsia="华文宋体" w:hAnsi="Times New Roman" w:cs="Times New Roman"/>
          </w:rPr>
          <w:delText xml:space="preserve">phenomena </w:delText>
        </w:r>
      </w:del>
      <w:ins w:id="453" w:author="berks" w:date="2026-04-05T07:12:00Z">
        <w:r w:rsidR="006B7F0F">
          <w:rPr>
            <w:rFonts w:ascii="Times New Roman" w:eastAsia="华文宋体" w:hAnsi="Times New Roman" w:cs="Times New Roman"/>
          </w:rPr>
          <w:t>AOC effect</w:t>
        </w:r>
      </w:ins>
      <w:ins w:id="454" w:author="berks" w:date="2026-04-05T07:11:00Z">
        <w:r w:rsidR="006B7F0F" w:rsidRPr="00FB2A3B">
          <w:rPr>
            <w:rFonts w:ascii="Times New Roman" w:eastAsia="华文宋体" w:hAnsi="Times New Roman" w:cs="Times New Roman"/>
          </w:rPr>
          <w:t xml:space="preserve"> </w:t>
        </w:r>
      </w:ins>
      <w:del w:id="455" w:author="berks" w:date="2026-04-05T07:12:00Z">
        <w:r w:rsidRPr="00FB2A3B" w:rsidDel="006B7F0F">
          <w:rPr>
            <w:rFonts w:ascii="Times New Roman" w:eastAsia="华文宋体" w:hAnsi="Times New Roman" w:cs="Times New Roman"/>
          </w:rPr>
          <w:delText xml:space="preserve">are </w:delText>
        </w:r>
      </w:del>
      <w:ins w:id="456" w:author="berks" w:date="2026-04-05T07:12:00Z">
        <w:r w:rsidR="006B7F0F">
          <w:rPr>
            <w:rFonts w:ascii="Times New Roman" w:eastAsia="华文宋体" w:hAnsi="Times New Roman" w:cs="Times New Roman"/>
          </w:rPr>
          <w:t>is</w:t>
        </w:r>
        <w:r w:rsidR="006B7F0F" w:rsidRPr="00FB2A3B">
          <w:rPr>
            <w:rFonts w:ascii="Times New Roman" w:eastAsia="华文宋体" w:hAnsi="Times New Roman" w:cs="Times New Roman"/>
          </w:rPr>
          <w:t xml:space="preserve"> </w:t>
        </w:r>
      </w:ins>
      <w:r w:rsidRPr="00FB2A3B">
        <w:rPr>
          <w:rFonts w:ascii="Times New Roman" w:eastAsia="华文宋体" w:hAnsi="Times New Roman" w:cs="Times New Roman"/>
        </w:rPr>
        <w:t xml:space="preserve">also </w:t>
      </w:r>
      <w:del w:id="457" w:author="berks" w:date="2026-04-05T07:17:00Z">
        <w:r w:rsidRPr="00FB2A3B" w:rsidDel="006C1AEB">
          <w:rPr>
            <w:rFonts w:ascii="Times New Roman" w:eastAsia="华文宋体" w:hAnsi="Times New Roman" w:cs="Times New Roman"/>
          </w:rPr>
          <w:delText xml:space="preserve">interconnected </w:delText>
        </w:r>
      </w:del>
      <w:ins w:id="458" w:author="berks" w:date="2026-04-05T07:17:00Z">
        <w:r w:rsidR="006C1AEB">
          <w:rPr>
            <w:rFonts w:ascii="Times New Roman" w:eastAsia="华文宋体" w:hAnsi="Times New Roman" w:cs="Times New Roman"/>
          </w:rPr>
          <w:t>closel</w:t>
        </w:r>
      </w:ins>
      <w:ins w:id="459" w:author="berks" w:date="2026-04-05T07:18:00Z">
        <w:r w:rsidR="006C1AEB">
          <w:rPr>
            <w:rFonts w:ascii="Times New Roman" w:eastAsia="华文宋体" w:hAnsi="Times New Roman" w:cs="Times New Roman"/>
          </w:rPr>
          <w:t>y related</w:t>
        </w:r>
      </w:ins>
      <w:ins w:id="460" w:author="berks" w:date="2026-04-05T07:17:00Z">
        <w:r w:rsidR="006C1AEB" w:rsidRPr="00FB2A3B">
          <w:rPr>
            <w:rFonts w:ascii="Times New Roman" w:eastAsia="华文宋体" w:hAnsi="Times New Roman" w:cs="Times New Roman"/>
          </w:rPr>
          <w:t xml:space="preserve"> </w:t>
        </w:r>
      </w:ins>
      <w:del w:id="461" w:author="berks" w:date="2026-04-05T07:12:00Z">
        <w:r w:rsidDel="006B7F0F">
          <w:rPr>
            <w:rFonts w:ascii="Times New Roman" w:eastAsia="华文宋体" w:hAnsi="Times New Roman" w:cs="Times New Roman"/>
          </w:rPr>
          <w:delText>in</w:delText>
        </w:r>
        <w:r w:rsidRPr="00FB2A3B" w:rsidDel="006B7F0F">
          <w:rPr>
            <w:rFonts w:ascii="Times New Roman" w:eastAsia="华文宋体" w:hAnsi="Times New Roman" w:cs="Times New Roman"/>
          </w:rPr>
          <w:delText xml:space="preserve"> </w:delText>
        </w:r>
      </w:del>
      <w:ins w:id="462" w:author="berks" w:date="2026-04-05T07:12:00Z">
        <w:r w:rsidR="006B7F0F">
          <w:rPr>
            <w:rFonts w:ascii="Times New Roman" w:eastAsia="华文宋体" w:hAnsi="Times New Roman" w:cs="Times New Roman"/>
          </w:rPr>
          <w:t>to</w:t>
        </w:r>
        <w:r w:rsidR="006B7F0F" w:rsidRPr="00FB2A3B">
          <w:rPr>
            <w:rFonts w:ascii="Times New Roman" w:eastAsia="华文宋体" w:hAnsi="Times New Roman" w:cs="Times New Roman"/>
          </w:rPr>
          <w:t xml:space="preserve"> </w:t>
        </w:r>
      </w:ins>
      <w:r w:rsidRPr="00FB2A3B">
        <w:rPr>
          <w:rFonts w:ascii="Times New Roman" w:eastAsia="华文宋体" w:hAnsi="Times New Roman" w:cs="Times New Roman"/>
        </w:rPr>
        <w:t>the simultaneous effect of the Zeeman and tensor light shifts</w:t>
      </w:r>
      <w:del w:id="463" w:author="berks" w:date="2026-04-05T07:18:00Z">
        <w:r w:rsidRPr="00FB2A3B" w:rsidDel="006C1AEB">
          <w:rPr>
            <w:rFonts w:ascii="Times New Roman" w:eastAsia="华文宋体" w:hAnsi="Times New Roman" w:cs="Times New Roman"/>
          </w:rPr>
          <w:delText>.</w:delText>
        </w:r>
      </w:del>
      <w:r w:rsidRPr="00FB2A3B">
        <w:rPr>
          <w:rFonts w:ascii="Times New Roman" w:eastAsia="华文宋体" w:hAnsi="Times New Roman" w:cs="Times New Roman"/>
        </w:rPr>
        <w:t xml:space="preserve"> </w:t>
      </w:r>
      <w:del w:id="464" w:author="berks" w:date="2026-04-05T07:18:00Z">
        <w:r w:rsidRPr="00FB2A3B" w:rsidDel="006C1AEB">
          <w:rPr>
            <w:rFonts w:ascii="Times New Roman" w:eastAsia="华文宋体" w:hAnsi="Times New Roman" w:cs="Times New Roman"/>
          </w:rPr>
          <w:delText xml:space="preserve">In </w:delText>
        </w:r>
      </w:del>
      <w:ins w:id="465" w:author="berks" w:date="2026-04-05T07:18:00Z">
        <w:r w:rsidR="006C1AEB">
          <w:rPr>
            <w:rFonts w:ascii="Times New Roman" w:eastAsia="华文宋体" w:hAnsi="Times New Roman" w:cs="Times New Roman"/>
          </w:rPr>
          <w:t>i</w:t>
        </w:r>
        <w:r w:rsidR="006C1AEB" w:rsidRPr="00FB2A3B">
          <w:rPr>
            <w:rFonts w:ascii="Times New Roman" w:eastAsia="华文宋体" w:hAnsi="Times New Roman" w:cs="Times New Roman"/>
          </w:rPr>
          <w:t xml:space="preserve">n </w:t>
        </w:r>
      </w:ins>
      <w:r w:rsidRPr="00FB2A3B">
        <w:rPr>
          <w:rFonts w:ascii="Times New Roman" w:eastAsia="华文宋体" w:hAnsi="Times New Roman" w:cs="Times New Roman"/>
        </w:rPr>
        <w:t>our experiment</w:t>
      </w:r>
      <w:ins w:id="466" w:author="berks" w:date="2026-04-05T07:18:00Z">
        <w:r w:rsidR="006C1AEB">
          <w:rPr>
            <w:rFonts w:ascii="Times New Roman" w:eastAsia="华文宋体" w:hAnsi="Times New Roman" w:cs="Times New Roman"/>
          </w:rPr>
          <w:t>.</w:t>
        </w:r>
      </w:ins>
      <w:del w:id="467" w:author="berks" w:date="2026-04-05T07:18:00Z">
        <w:r w:rsidRPr="00FB2A3B" w:rsidDel="006C1AEB">
          <w:rPr>
            <w:rFonts w:ascii="Times New Roman" w:eastAsia="华文宋体" w:hAnsi="Times New Roman" w:cs="Times New Roman"/>
          </w:rPr>
          <w:delText>,</w:delText>
        </w:r>
      </w:del>
      <w:r w:rsidRPr="00FB2A3B">
        <w:rPr>
          <w:rFonts w:ascii="Times New Roman" w:eastAsia="华文宋体" w:hAnsi="Times New Roman" w:cs="Times New Roman"/>
        </w:rPr>
        <w:t xml:space="preserve"> </w:t>
      </w:r>
      <w:del w:id="468" w:author="berks" w:date="2026-04-05T07:18:00Z">
        <w:r w:rsidRPr="00FB2A3B" w:rsidDel="006C1AEB">
          <w:rPr>
            <w:rFonts w:ascii="Times New Roman" w:eastAsia="华文宋体" w:hAnsi="Times New Roman" w:cs="Times New Roman"/>
          </w:rPr>
          <w:delText xml:space="preserve">when </w:delText>
        </w:r>
      </w:del>
      <w:ins w:id="469" w:author="berks" w:date="2026-04-05T07:18:00Z">
        <w:r w:rsidR="006C1AEB">
          <w:rPr>
            <w:rFonts w:ascii="Times New Roman" w:eastAsia="华文宋体" w:hAnsi="Times New Roman" w:cs="Times New Roman"/>
          </w:rPr>
          <w:t>W</w:t>
        </w:r>
        <w:r w:rsidR="006C1AEB" w:rsidRPr="00FB2A3B">
          <w:rPr>
            <w:rFonts w:ascii="Times New Roman" w:eastAsia="华文宋体" w:hAnsi="Times New Roman" w:cs="Times New Roman"/>
          </w:rPr>
          <w:t xml:space="preserve">hen </w:t>
        </w:r>
      </w:ins>
      <w:r w:rsidRPr="00FB2A3B">
        <w:rPr>
          <w:rFonts w:ascii="Times New Roman" w:eastAsia="华文宋体" w:hAnsi="Times New Roman" w:cs="Times New Roman"/>
        </w:rPr>
        <w:t>the laser polarization is perfectly aligned with the</w:t>
      </w:r>
      <w:r w:rsidR="00EA680E">
        <w:rPr>
          <w:rFonts w:ascii="Times New Roman" w:eastAsia="华文宋体" w:hAnsi="Times New Roman" w:cs="Times New Roman"/>
        </w:rPr>
        <w:t xml:space="preserve"> </w:t>
      </w:r>
      <w:r w:rsidRPr="00FB2A3B">
        <w:rPr>
          <w:rFonts w:ascii="Times New Roman" w:eastAsia="华文宋体" w:hAnsi="Times New Roman" w:cs="Times New Roman"/>
        </w:rPr>
        <w:t xml:space="preserve">magnetic field, the </w:t>
      </w:r>
      <w:del w:id="470" w:author="berks" w:date="2026-04-05T07:12:00Z">
        <w:r w:rsidRPr="00FB2A3B" w:rsidDel="001B3660">
          <w:rPr>
            <w:rFonts w:ascii="Times New Roman" w:eastAsia="华文宋体" w:hAnsi="Times New Roman" w:cs="Times New Roman"/>
          </w:rPr>
          <w:delText xml:space="preserve">alignment </w:delText>
        </w:r>
      </w:del>
      <w:ins w:id="471" w:author="berks" w:date="2026-04-05T07:12:00Z">
        <w:r w:rsidR="001B3660">
          <w:rPr>
            <w:rFonts w:ascii="Times New Roman" w:eastAsia="华文宋体" w:hAnsi="Times New Roman" w:cs="Times New Roman"/>
          </w:rPr>
          <w:t>cat</w:t>
        </w:r>
        <w:r w:rsidR="001B3660" w:rsidRPr="00FB2A3B">
          <w:rPr>
            <w:rFonts w:ascii="Times New Roman" w:eastAsia="华文宋体" w:hAnsi="Times New Roman" w:cs="Times New Roman"/>
          </w:rPr>
          <w:t xml:space="preserve"> </w:t>
        </w:r>
      </w:ins>
      <w:r w:rsidRPr="00FB2A3B">
        <w:rPr>
          <w:rFonts w:ascii="Times New Roman" w:eastAsia="华文宋体" w:hAnsi="Times New Roman" w:cs="Times New Roman"/>
        </w:rPr>
        <w:t>state (</w:t>
      </w:r>
      <w:del w:id="472" w:author="berks" w:date="2026-04-05T07:13:00Z">
        <w:r w:rsidRPr="00FB2A3B" w:rsidDel="001B3660">
          <w:rPr>
            <w:rFonts w:ascii="Times New Roman" w:eastAsia="华文宋体" w:hAnsi="Times New Roman" w:cs="Times New Roman"/>
          </w:rPr>
          <w:delText>i.e., the cat state</w:delText>
        </w:r>
      </w:del>
      <w:ins w:id="473" w:author="berks" w:date="2026-04-05T07:13:00Z">
        <w:r w:rsidR="001B3660">
          <w:rPr>
            <w:rFonts w:ascii="Times New Roman" w:eastAsia="华文宋体" w:hAnsi="Times New Roman" w:cs="Times New Roman"/>
          </w:rPr>
          <w:t>alignment</w:t>
        </w:r>
      </w:ins>
      <w:r w:rsidRPr="00FB2A3B">
        <w:rPr>
          <w:rFonts w:ascii="Times New Roman" w:eastAsia="华文宋体" w:hAnsi="Times New Roman" w:cs="Times New Roman"/>
        </w:rPr>
        <w:t xml:space="preserve">) </w:t>
      </w:r>
      <w:del w:id="474" w:author="berks" w:date="2026-04-05T07:13:00Z">
        <w:r w:rsidR="00614671" w:rsidRPr="00614671" w:rsidDel="001B3660">
          <w:rPr>
            <w:rFonts w:ascii="Times New Roman" w:eastAsia="华文宋体" w:hAnsi="Times New Roman" w:cs="Times New Roman"/>
          </w:rPr>
          <w:delText>constitutes</w:delText>
        </w:r>
        <w:r w:rsidRPr="00FB2A3B" w:rsidDel="001B3660">
          <w:rPr>
            <w:rFonts w:ascii="Times New Roman" w:eastAsia="华文宋体" w:hAnsi="Times New Roman" w:cs="Times New Roman"/>
          </w:rPr>
          <w:delText xml:space="preserve"> </w:delText>
        </w:r>
      </w:del>
      <w:ins w:id="475" w:author="berks" w:date="2026-04-05T07:13:00Z">
        <w:r w:rsidR="001B3660">
          <w:rPr>
            <w:rFonts w:ascii="Times New Roman" w:eastAsia="华文宋体" w:hAnsi="Times New Roman" w:cs="Times New Roman"/>
          </w:rPr>
          <w:t>is</w:t>
        </w:r>
        <w:r w:rsidR="001B3660" w:rsidRPr="00FB2A3B">
          <w:rPr>
            <w:rFonts w:ascii="Times New Roman" w:eastAsia="华文宋体" w:hAnsi="Times New Roman" w:cs="Times New Roman"/>
          </w:rPr>
          <w:t xml:space="preserve"> </w:t>
        </w:r>
      </w:ins>
      <w:r w:rsidRPr="00FB2A3B">
        <w:rPr>
          <w:rFonts w:ascii="Times New Roman" w:eastAsia="华文宋体" w:hAnsi="Times New Roman" w:cs="Times New Roman"/>
        </w:rPr>
        <w:t xml:space="preserve">an eigenstate of the tensor </w:t>
      </w:r>
      <w:del w:id="476" w:author="berks" w:date="2026-04-05T07:13:00Z">
        <w:r w:rsidRPr="00FB2A3B" w:rsidDel="001B3660">
          <w:rPr>
            <w:rFonts w:ascii="Times New Roman" w:eastAsia="华文宋体" w:hAnsi="Times New Roman" w:cs="Times New Roman"/>
          </w:rPr>
          <w:delText xml:space="preserve">light </w:delText>
        </w:r>
      </w:del>
      <w:ins w:id="477" w:author="berks" w:date="2026-04-05T07:13:00Z">
        <w:r w:rsidR="001B3660" w:rsidRPr="00FB2A3B">
          <w:rPr>
            <w:rFonts w:ascii="Times New Roman" w:eastAsia="华文宋体" w:hAnsi="Times New Roman" w:cs="Times New Roman"/>
          </w:rPr>
          <w:t>light</w:t>
        </w:r>
        <w:r w:rsidR="001B3660">
          <w:rPr>
            <w:rFonts w:ascii="Times New Roman" w:eastAsia="华文宋体" w:hAnsi="Times New Roman" w:cs="Times New Roman"/>
          </w:rPr>
          <w:t>-</w:t>
        </w:r>
      </w:ins>
      <w:r w:rsidRPr="00FB2A3B">
        <w:rPr>
          <w:rFonts w:ascii="Times New Roman" w:eastAsia="华文宋体" w:hAnsi="Times New Roman" w:cs="Times New Roman"/>
        </w:rPr>
        <w:t>shift</w:t>
      </w:r>
      <w:ins w:id="478" w:author="berks" w:date="2026-04-05T07:13:00Z">
        <w:r w:rsidR="001B3660">
          <w:rPr>
            <w:rFonts w:ascii="Times New Roman" w:eastAsia="华文宋体" w:hAnsi="Times New Roman" w:cs="Times New Roman"/>
          </w:rPr>
          <w:t xml:space="preserve"> operator</w:t>
        </w:r>
      </w:ins>
      <w:del w:id="479" w:author="berks" w:date="2026-04-05T07:13:00Z">
        <w:r w:rsidRPr="00FB2A3B" w:rsidDel="001B3660">
          <w:rPr>
            <w:rFonts w:ascii="Times New Roman" w:eastAsia="华文宋体" w:hAnsi="Times New Roman" w:cs="Times New Roman"/>
          </w:rPr>
          <w:delText xml:space="preserve">, </w:delText>
        </w:r>
        <w:r w:rsidR="006E2461" w:rsidRPr="006E2461" w:rsidDel="001B3660">
          <w:rPr>
            <w:rFonts w:ascii="Times New Roman" w:eastAsia="华文宋体" w:hAnsi="Times New Roman" w:cs="Times New Roman"/>
          </w:rPr>
          <w:delText xml:space="preserve">thereby rendering </w:delText>
        </w:r>
        <w:r w:rsidR="009F1E49" w:rsidDel="001B3660">
          <w:rPr>
            <w:rFonts w:ascii="Times New Roman" w:eastAsia="华文宋体" w:hAnsi="Times New Roman" w:cs="Times New Roman"/>
          </w:rPr>
          <w:delText>the</w:delText>
        </w:r>
        <w:r w:rsidR="006E2461" w:rsidRPr="006E2461" w:rsidDel="001B3660">
          <w:rPr>
            <w:rFonts w:ascii="Times New Roman" w:eastAsia="华文宋体" w:hAnsi="Times New Roman" w:cs="Times New Roman"/>
          </w:rPr>
          <w:delText xml:space="preserve"> phase immune</w:delText>
        </w:r>
      </w:del>
      <w:r w:rsidRPr="00FB2A3B">
        <w:rPr>
          <w:rFonts w:ascii="Times New Roman" w:eastAsia="华文宋体" w:hAnsi="Times New Roman" w:cs="Times New Roman"/>
        </w:rPr>
        <w:t>. However,</w:t>
      </w:r>
      <w:r w:rsidR="00C81F67" w:rsidRPr="00C81F67">
        <w:rPr>
          <w:rFonts w:ascii="Times New Roman" w:eastAsia="华文宋体" w:hAnsi="Times New Roman" w:cs="Times New Roman"/>
        </w:rPr>
        <w:t xml:space="preserve"> </w:t>
      </w:r>
      <w:del w:id="480" w:author="berks" w:date="2026-04-05T07:14:00Z">
        <w:r w:rsidR="00C328A7" w:rsidDel="001B3660">
          <w:rPr>
            <w:rFonts w:ascii="Times New Roman" w:eastAsia="华文宋体" w:hAnsi="Times New Roman" w:cs="Times New Roman"/>
          </w:rPr>
          <w:delText xml:space="preserve">if </w:delText>
        </w:r>
      </w:del>
      <w:ins w:id="481" w:author="berks" w:date="2026-04-05T07:14:00Z">
        <w:r w:rsidR="001B3660">
          <w:rPr>
            <w:rFonts w:ascii="Times New Roman" w:eastAsia="华文宋体" w:hAnsi="Times New Roman" w:cs="Times New Roman"/>
          </w:rPr>
          <w:t xml:space="preserve">when </w:t>
        </w:r>
      </w:ins>
      <w:del w:id="482" w:author="berks" w:date="2026-04-05T07:18:00Z">
        <w:r w:rsidR="00C328A7" w:rsidDel="006C1AEB">
          <w:rPr>
            <w:rFonts w:ascii="Times New Roman" w:eastAsia="华文宋体" w:hAnsi="Times New Roman" w:cs="Times New Roman"/>
          </w:rPr>
          <w:delText xml:space="preserve">there </w:delText>
        </w:r>
      </w:del>
      <w:del w:id="483" w:author="berks" w:date="2026-04-05T07:13:00Z">
        <w:r w:rsidR="00C328A7" w:rsidDel="001B3660">
          <w:rPr>
            <w:rFonts w:ascii="Times New Roman" w:eastAsia="华文宋体" w:hAnsi="Times New Roman" w:cs="Times New Roman"/>
          </w:rPr>
          <w:delText>is</w:delText>
        </w:r>
        <w:r w:rsidR="00C81F67" w:rsidRPr="00C81F67" w:rsidDel="001B3660">
          <w:rPr>
            <w:rFonts w:ascii="Times New Roman" w:eastAsia="华文宋体" w:hAnsi="Times New Roman" w:cs="Times New Roman"/>
          </w:rPr>
          <w:delText xml:space="preserve"> </w:delText>
        </w:r>
      </w:del>
      <w:r w:rsidR="00C81F67" w:rsidRPr="00C81F67">
        <w:rPr>
          <w:rFonts w:ascii="Times New Roman" w:eastAsia="华文宋体" w:hAnsi="Times New Roman" w:cs="Times New Roman"/>
        </w:rPr>
        <w:t xml:space="preserve">a misalignment </w:t>
      </w:r>
      <w:ins w:id="484" w:author="berks" w:date="2026-04-05T07:18:00Z">
        <w:r w:rsidR="006C1AEB">
          <w:rPr>
            <w:rFonts w:ascii="Times New Roman" w:eastAsia="华文宋体" w:hAnsi="Times New Roman" w:cs="Times New Roman"/>
          </w:rPr>
          <w:t xml:space="preserve">exists </w:t>
        </w:r>
      </w:ins>
      <w:r w:rsidR="00C81F67" w:rsidRPr="00C81F67">
        <w:rPr>
          <w:rFonts w:ascii="Times New Roman" w:eastAsia="华文宋体" w:hAnsi="Times New Roman" w:cs="Times New Roman"/>
        </w:rPr>
        <w:t>between the laser polarization and the magnetic field,</w:t>
      </w:r>
      <w:r w:rsidRPr="00FB2A3B">
        <w:rPr>
          <w:rFonts w:ascii="Times New Roman" w:eastAsia="华文宋体" w:hAnsi="Times New Roman" w:cs="Times New Roman"/>
        </w:rPr>
        <w:t xml:space="preserve"> </w:t>
      </w:r>
      <w:ins w:id="485" w:author="berks" w:date="2026-04-05T07:14:00Z">
        <w:r w:rsidR="001B3660">
          <w:rPr>
            <w:rFonts w:ascii="Times New Roman" w:eastAsia="华文宋体" w:hAnsi="Times New Roman" w:cs="Times New Roman"/>
          </w:rPr>
          <w:t xml:space="preserve">the </w:t>
        </w:r>
      </w:ins>
      <w:r w:rsidRPr="00FB2A3B">
        <w:rPr>
          <w:rFonts w:ascii="Times New Roman" w:eastAsia="华文宋体" w:hAnsi="Times New Roman" w:cs="Times New Roman"/>
        </w:rPr>
        <w:t>cat state experiences a twist due to the tensor shift</w:t>
      </w:r>
      <w:r w:rsidR="00D02E5C" w:rsidRPr="00D02E5C">
        <w:rPr>
          <w:rFonts w:ascii="Times New Roman" w:eastAsia="华文宋体" w:hAnsi="Times New Roman" w:cs="Times New Roman"/>
        </w:rPr>
        <w:t xml:space="preserve">, </w:t>
      </w:r>
      <w:del w:id="486" w:author="berks" w:date="2026-04-05T07:14:00Z">
        <w:r w:rsidR="00D02E5C" w:rsidRPr="00D02E5C" w:rsidDel="001B3660">
          <w:rPr>
            <w:rFonts w:ascii="Times New Roman" w:eastAsia="华文宋体" w:hAnsi="Times New Roman" w:cs="Times New Roman"/>
          </w:rPr>
          <w:delText>as described by</w:delText>
        </w:r>
      </w:del>
      <w:ins w:id="487" w:author="berks" w:date="2026-04-05T07:19:00Z">
        <w:r w:rsidR="006C1AEB">
          <w:rPr>
            <w:rFonts w:ascii="Times New Roman" w:eastAsia="华文宋体" w:hAnsi="Times New Roman" w:cs="Times New Roman"/>
          </w:rPr>
          <w:t>analogous</w:t>
        </w:r>
      </w:ins>
      <w:ins w:id="488" w:author="berks" w:date="2026-04-05T07:14:00Z">
        <w:r w:rsidR="001B3660">
          <w:rPr>
            <w:rFonts w:ascii="Times New Roman" w:eastAsia="华文宋体" w:hAnsi="Times New Roman" w:cs="Times New Roman"/>
          </w:rPr>
          <w:t xml:space="preserve"> to</w:t>
        </w:r>
      </w:ins>
      <w:r w:rsidR="00D02E5C" w:rsidRPr="00D02E5C">
        <w:rPr>
          <w:rFonts w:ascii="Times New Roman" w:eastAsia="华文宋体" w:hAnsi="Times New Roman" w:cs="Times New Roman"/>
        </w:rPr>
        <w:t xml:space="preserve"> AOC</w:t>
      </w:r>
      <w:r w:rsidRPr="00FB2A3B">
        <w:rPr>
          <w:rFonts w:ascii="Times New Roman" w:eastAsia="华文宋体" w:hAnsi="Times New Roman" w:cs="Times New Roman"/>
        </w:rPr>
        <w:t xml:space="preserve">. </w:t>
      </w:r>
    </w:p>
    <w:p w14:paraId="6F15D030" w14:textId="72ED8A8B" w:rsidR="00485547" w:rsidRDefault="00FB2A3B">
      <w:pPr>
        <w:spacing w:afterLines="50" w:after="156"/>
        <w:ind w:firstLineChars="202" w:firstLine="424"/>
        <w:rPr>
          <w:rFonts w:ascii="Times New Roman" w:eastAsia="华文宋体" w:hAnsi="Times New Roman" w:cs="Times New Roman"/>
        </w:rPr>
        <w:pPrChange w:id="489" w:author="berks" w:date="2026-04-05T07:11:00Z">
          <w:pPr>
            <w:spacing w:afterLines="50" w:after="156"/>
          </w:pPr>
        </w:pPrChange>
      </w:pPr>
      <w:del w:id="490" w:author="berks" w:date="2026-04-05T07:14:00Z">
        <w:r w:rsidRPr="00FB2A3B" w:rsidDel="001B3660">
          <w:rPr>
            <w:rFonts w:ascii="Times New Roman" w:eastAsia="华文宋体" w:hAnsi="Times New Roman" w:cs="Times New Roman"/>
          </w:rPr>
          <w:delText>Therefore</w:delText>
        </w:r>
      </w:del>
      <w:ins w:id="491" w:author="berks" w:date="2026-04-05T07:14:00Z">
        <w:r w:rsidR="001B3660">
          <w:rPr>
            <w:rFonts w:ascii="Times New Roman" w:eastAsia="华文宋体" w:hAnsi="Times New Roman" w:cs="Times New Roman"/>
          </w:rPr>
          <w:t>Following the Reviewer comment</w:t>
        </w:r>
      </w:ins>
      <w:r w:rsidRPr="00FB2A3B">
        <w:rPr>
          <w:rFonts w:ascii="Times New Roman" w:eastAsia="华文宋体" w:hAnsi="Times New Roman" w:cs="Times New Roman"/>
        </w:rPr>
        <w:t xml:space="preserve">, we have addressed </w:t>
      </w:r>
      <w:del w:id="492" w:author="berks" w:date="2026-04-05T07:19:00Z">
        <w:r w:rsidRPr="00FB2A3B" w:rsidDel="006C1AEB">
          <w:rPr>
            <w:rFonts w:ascii="Times New Roman" w:eastAsia="华文宋体" w:hAnsi="Times New Roman" w:cs="Times New Roman"/>
          </w:rPr>
          <w:delText xml:space="preserve">the </w:delText>
        </w:r>
      </w:del>
      <w:ins w:id="493" w:author="berks" w:date="2026-04-05T07:19:00Z">
        <w:r w:rsidR="006C1AEB" w:rsidRPr="00FB2A3B">
          <w:rPr>
            <w:rFonts w:ascii="Times New Roman" w:eastAsia="华文宋体" w:hAnsi="Times New Roman" w:cs="Times New Roman"/>
          </w:rPr>
          <w:t>th</w:t>
        </w:r>
        <w:r w:rsidR="006C1AEB">
          <w:rPr>
            <w:rFonts w:ascii="Times New Roman" w:eastAsia="华文宋体" w:hAnsi="Times New Roman" w:cs="Times New Roman"/>
          </w:rPr>
          <w:t>is</w:t>
        </w:r>
        <w:r w:rsidR="006C1AEB" w:rsidRPr="00FB2A3B">
          <w:rPr>
            <w:rFonts w:ascii="Times New Roman" w:eastAsia="华文宋体" w:hAnsi="Times New Roman" w:cs="Times New Roman"/>
          </w:rPr>
          <w:t xml:space="preserve"> </w:t>
        </w:r>
      </w:ins>
      <w:r w:rsidRPr="00FB2A3B">
        <w:rPr>
          <w:rFonts w:ascii="Times New Roman" w:eastAsia="华文宋体" w:hAnsi="Times New Roman" w:cs="Times New Roman"/>
        </w:rPr>
        <w:t xml:space="preserve">connection </w:t>
      </w:r>
      <w:r w:rsidR="00E501EF" w:rsidRPr="00FB2A3B">
        <w:rPr>
          <w:rFonts w:ascii="Times New Roman" w:eastAsia="华文宋体" w:hAnsi="Times New Roman" w:cs="Times New Roman"/>
        </w:rPr>
        <w:t xml:space="preserve">in </w:t>
      </w:r>
      <w:del w:id="494" w:author="berks" w:date="2026-04-05T07:15:00Z">
        <w:r w:rsidR="00E501EF" w:rsidRPr="00FB2A3B" w:rsidDel="001B3660">
          <w:rPr>
            <w:rFonts w:ascii="Times New Roman" w:eastAsia="华文宋体" w:hAnsi="Times New Roman" w:cs="Times New Roman"/>
          </w:rPr>
          <w:delText xml:space="preserve">section </w:delText>
        </w:r>
      </w:del>
      <w:ins w:id="495" w:author="berks" w:date="2026-04-05T07:19:00Z">
        <w:r w:rsidR="006C1AEB">
          <w:rPr>
            <w:rFonts w:ascii="Times New Roman" w:eastAsia="华文宋体" w:hAnsi="Times New Roman" w:cs="Times New Roman"/>
          </w:rPr>
          <w:t>the</w:t>
        </w:r>
      </w:ins>
      <w:ins w:id="496" w:author="berks" w:date="2026-04-05T07:15:00Z">
        <w:r w:rsidR="001B3660" w:rsidRPr="00FB2A3B">
          <w:rPr>
            <w:rFonts w:ascii="Times New Roman" w:eastAsia="华文宋体" w:hAnsi="Times New Roman" w:cs="Times New Roman"/>
          </w:rPr>
          <w:t xml:space="preserve"> </w:t>
        </w:r>
      </w:ins>
      <w:r w:rsidR="00E501EF">
        <w:rPr>
          <w:rFonts w:ascii="Times New Roman" w:eastAsia="华文宋体" w:hAnsi="Times New Roman" w:cs="Times New Roman"/>
        </w:rPr>
        <w:t>“</w:t>
      </w:r>
      <w:r w:rsidR="00E501EF" w:rsidRPr="00FB2A3B">
        <w:rPr>
          <w:rFonts w:ascii="Times New Roman" w:eastAsia="华文宋体" w:hAnsi="Times New Roman" w:cs="Times New Roman"/>
        </w:rPr>
        <w:t>Tensor shift</w:t>
      </w:r>
      <w:r w:rsidR="00E501EF">
        <w:rPr>
          <w:rFonts w:ascii="Times New Roman" w:eastAsia="华文宋体" w:hAnsi="Times New Roman" w:cs="Times New Roman"/>
        </w:rPr>
        <w:t>”</w:t>
      </w:r>
      <w:r w:rsidRPr="00FB2A3B">
        <w:rPr>
          <w:rFonts w:ascii="Times New Roman" w:eastAsia="华文宋体" w:hAnsi="Times New Roman" w:cs="Times New Roman"/>
        </w:rPr>
        <w:t xml:space="preserve"> </w:t>
      </w:r>
      <w:ins w:id="497" w:author="berks" w:date="2026-04-05T07:19:00Z">
        <w:r w:rsidR="006C1AEB">
          <w:rPr>
            <w:rFonts w:ascii="Times New Roman" w:eastAsia="华文宋体" w:hAnsi="Times New Roman" w:cs="Times New Roman"/>
          </w:rPr>
          <w:t xml:space="preserve">section of the </w:t>
        </w:r>
      </w:ins>
      <w:ins w:id="498" w:author="berks" w:date="2026-04-05T10:39:00Z">
        <w:r w:rsidR="000110E5">
          <w:rPr>
            <w:rFonts w:ascii="Times New Roman" w:eastAsia="华文宋体" w:hAnsi="Times New Roman" w:cs="Times New Roman"/>
          </w:rPr>
          <w:t>m</w:t>
        </w:r>
      </w:ins>
      <w:ins w:id="499" w:author="berks" w:date="2026-04-05T07:19:00Z">
        <w:r w:rsidR="006C1AEB">
          <w:rPr>
            <w:rFonts w:ascii="Times New Roman" w:eastAsia="华文宋体" w:hAnsi="Times New Roman" w:cs="Times New Roman"/>
          </w:rPr>
          <w:t xml:space="preserve">ain </w:t>
        </w:r>
      </w:ins>
      <w:ins w:id="500" w:author="berks" w:date="2026-04-05T10:39:00Z">
        <w:r w:rsidR="000110E5">
          <w:rPr>
            <w:rFonts w:ascii="Times New Roman" w:eastAsia="华文宋体" w:hAnsi="Times New Roman" w:cs="Times New Roman"/>
          </w:rPr>
          <w:t>t</w:t>
        </w:r>
      </w:ins>
      <w:ins w:id="501" w:author="berks" w:date="2026-04-05T07:19:00Z">
        <w:r w:rsidR="006C1AEB">
          <w:rPr>
            <w:rFonts w:ascii="Times New Roman" w:eastAsia="华文宋体" w:hAnsi="Times New Roman" w:cs="Times New Roman"/>
          </w:rPr>
          <w:t xml:space="preserve">ext, </w:t>
        </w:r>
      </w:ins>
      <w:r w:rsidRPr="00FB2A3B">
        <w:rPr>
          <w:rFonts w:ascii="Times New Roman" w:eastAsia="华文宋体" w:hAnsi="Times New Roman" w:cs="Times New Roman"/>
        </w:rPr>
        <w:t xml:space="preserve">and added </w:t>
      </w:r>
      <w:del w:id="502" w:author="berks" w:date="2026-04-05T07:15:00Z">
        <w:r w:rsidRPr="00FB2A3B" w:rsidDel="001B3660">
          <w:rPr>
            <w:rFonts w:ascii="Times New Roman" w:eastAsia="华文宋体" w:hAnsi="Times New Roman" w:cs="Times New Roman"/>
          </w:rPr>
          <w:delText xml:space="preserve">the </w:delText>
        </w:r>
      </w:del>
      <w:ins w:id="503" w:author="berks" w:date="2026-04-05T07:15:00Z">
        <w:r w:rsidR="001B3660">
          <w:rPr>
            <w:rFonts w:ascii="Times New Roman" w:eastAsia="华文宋体" w:hAnsi="Times New Roman" w:cs="Times New Roman"/>
          </w:rPr>
          <w:t>a</w:t>
        </w:r>
        <w:r w:rsidR="001B3660" w:rsidRPr="00FB2A3B">
          <w:rPr>
            <w:rFonts w:ascii="Times New Roman" w:eastAsia="华文宋体" w:hAnsi="Times New Roman" w:cs="Times New Roman"/>
          </w:rPr>
          <w:t xml:space="preserve"> </w:t>
        </w:r>
      </w:ins>
      <w:r w:rsidRPr="00FB2A3B">
        <w:rPr>
          <w:rFonts w:ascii="Times New Roman" w:eastAsia="华文宋体" w:hAnsi="Times New Roman" w:cs="Times New Roman"/>
        </w:rPr>
        <w:t>corresponding citation (</w:t>
      </w:r>
      <w:commentRangeStart w:id="504"/>
      <w:r w:rsidRPr="00FB2A3B">
        <w:rPr>
          <w:rFonts w:ascii="Times New Roman" w:eastAsia="华文宋体" w:hAnsi="Times New Roman" w:cs="Times New Roman"/>
        </w:rPr>
        <w:t>Budker, D. et al., 2000 [30]</w:t>
      </w:r>
      <w:commentRangeEnd w:id="504"/>
      <w:r w:rsidR="001B3660" w:rsidRPr="00FB2A3B">
        <w:rPr>
          <w:rStyle w:val="af0"/>
          <w:rFonts w:ascii="Times New Roman" w:eastAsia="华文宋体" w:hAnsi="Times New Roman" w:cs="Times New Roman"/>
          <w:szCs w:val="22"/>
        </w:rPr>
        <w:commentReference w:id="504"/>
      </w:r>
      <w:r w:rsidRPr="00FB2A3B">
        <w:rPr>
          <w:rFonts w:ascii="Times New Roman" w:eastAsia="华文宋体" w:hAnsi="Times New Roman" w:cs="Times New Roman"/>
        </w:rPr>
        <w:t>).</w:t>
      </w:r>
    </w:p>
    <w:p w14:paraId="32E0C0D1" w14:textId="64503381" w:rsidR="004A642B" w:rsidRDefault="001F3698">
      <w:pPr>
        <w:spacing w:afterLines="50" w:after="156"/>
        <w:rPr>
          <w:rFonts w:ascii="Times New Roman" w:eastAsia="华文宋体" w:hAnsi="Times New Roman" w:cs="Times New Roman"/>
        </w:rPr>
      </w:pPr>
      <w:ins w:id="505" w:author="唐延宇" w:date="2026-04-05T21:41:00Z">
        <w:r>
          <w:rPr>
            <w:rFonts w:ascii="Times New Roman" w:eastAsia="华文宋体" w:hAnsi="Times New Roman" w:cs="Times New Roman" w:hint="eastAsia"/>
          </w:rPr>
          <w:t>都改成期刊</w:t>
        </w:r>
        <w:r>
          <w:rPr>
            <w:rFonts w:ascii="Times New Roman" w:eastAsia="华文宋体" w:hAnsi="Times New Roman" w:cs="Times New Roman" w:hint="eastAsia"/>
          </w:rPr>
          <w:t xml:space="preserve">+ volume page </w:t>
        </w:r>
      </w:ins>
    </w:p>
    <w:p w14:paraId="7351E3AB" w14:textId="77777777" w:rsidR="004A642B" w:rsidRDefault="00400F25">
      <w:pPr>
        <w:spacing w:afterLines="50" w:after="156"/>
        <w:rPr>
          <w:rFonts w:ascii="Times New Roman" w:hAnsi="Times New Roman" w:cs="Times New Roman"/>
          <w:color w:val="C00000"/>
        </w:rPr>
      </w:pPr>
      <w:r>
        <w:rPr>
          <w:rFonts w:ascii="Times New Roman" w:hAnsi="Times New Roman" w:cs="Times New Roman"/>
          <w:color w:val="C00000"/>
        </w:rPr>
        <w:t>#R3</w:t>
      </w:r>
    </w:p>
    <w:p w14:paraId="27981DD8" w14:textId="77777777" w:rsidR="004A642B" w:rsidRDefault="00400F25">
      <w:pPr>
        <w:spacing w:afterLines="50" w:after="156"/>
        <w:rPr>
          <w:rFonts w:ascii="Times New Roman" w:hAnsi="Times New Roman" w:cs="Times New Roman"/>
        </w:rPr>
      </w:pPr>
      <w:r>
        <w:rPr>
          <w:rFonts w:ascii="Times New Roman" w:hAnsi="Times New Roman" w:cs="Times New Roman"/>
        </w:rPr>
        <w:t>The biggest achievement of the paper is, to us, the implementation of a method to suppress light shifts induced by the trapping lattice, and the subsequent measurement “with a precision of 4 ppm” of the magnetic moment ratio between 171Yb and 173Yb.</w:t>
      </w:r>
    </w:p>
    <w:p w14:paraId="11BDB1BA" w14:textId="77777777" w:rsidR="004A642B" w:rsidRDefault="00400F25">
      <w:pPr>
        <w:spacing w:afterLines="50" w:after="156"/>
        <w:rPr>
          <w:rFonts w:ascii="Times New Roman" w:hAnsi="Times New Roman" w:cs="Times New Roman"/>
        </w:rPr>
      </w:pPr>
      <w:r>
        <w:rPr>
          <w:rFonts w:ascii="Times New Roman" w:hAnsi="Times New Roman" w:cs="Times New Roman"/>
        </w:rPr>
        <w:t>Q1a: How valuable is this measurement/Why is it important?</w:t>
      </w:r>
    </w:p>
    <w:p w14:paraId="3557E046" w14:textId="7501B4D3" w:rsidR="00030A4E" w:rsidRDefault="00097F00">
      <w:pPr>
        <w:spacing w:afterLines="50" w:after="156"/>
        <w:rPr>
          <w:rFonts w:ascii="Times New Roman" w:eastAsia="华文宋体" w:hAnsi="Times New Roman" w:cs="Times New Roman"/>
        </w:rPr>
      </w:pPr>
      <w:r w:rsidRPr="007D7D04">
        <w:rPr>
          <w:rFonts w:ascii="Times New Roman" w:hAnsi="Times New Roman" w:cs="Times New Roman"/>
          <w:b/>
        </w:rPr>
        <w:t>Answer:</w:t>
      </w:r>
      <w:r w:rsidRPr="007D7D04">
        <w:rPr>
          <w:rFonts w:ascii="Times New Roman" w:eastAsia="华文宋体" w:hAnsi="Times New Roman" w:cs="Times New Roman"/>
          <w:b/>
        </w:rPr>
        <w:t xml:space="preserve"> </w:t>
      </w:r>
      <w:del w:id="506" w:author="berks" w:date="2026-04-05T07:22:00Z">
        <w:r w:rsidR="0075756E" w:rsidRPr="0075756E" w:rsidDel="00E40F5C">
          <w:rPr>
            <w:rFonts w:ascii="Times New Roman" w:eastAsia="华文宋体" w:hAnsi="Times New Roman" w:cs="Times New Roman"/>
          </w:rPr>
          <w:delText xml:space="preserve">The </w:delText>
        </w:r>
        <w:r w:rsidR="0075756E" w:rsidRPr="0075756E" w:rsidDel="009128D5">
          <w:rPr>
            <w:rFonts w:ascii="Times New Roman" w:eastAsia="华文宋体" w:hAnsi="Times New Roman" w:cs="Times New Roman"/>
          </w:rPr>
          <w:delText xml:space="preserve">nuclear </w:delText>
        </w:r>
        <w:r w:rsidR="0075756E" w:rsidRPr="0075756E" w:rsidDel="00E40F5C">
          <w:rPr>
            <w:rFonts w:ascii="Times New Roman" w:eastAsia="华文宋体" w:hAnsi="Times New Roman" w:cs="Times New Roman"/>
          </w:rPr>
          <w:delText>m</w:delText>
        </w:r>
      </w:del>
      <w:ins w:id="507" w:author="berks" w:date="2026-04-05T07:22:00Z">
        <w:r w:rsidR="00E40F5C">
          <w:rPr>
            <w:rFonts w:ascii="Times New Roman" w:eastAsia="华文宋体" w:hAnsi="Times New Roman" w:cs="Times New Roman"/>
          </w:rPr>
          <w:t>M</w:t>
        </w:r>
      </w:ins>
      <w:r w:rsidR="0075756E" w:rsidRPr="0075756E">
        <w:rPr>
          <w:rFonts w:ascii="Times New Roman" w:eastAsia="华文宋体" w:hAnsi="Times New Roman" w:cs="Times New Roman"/>
        </w:rPr>
        <w:t xml:space="preserve">agnetic moment is a fundamental property of the nucleus. The ratio of nuclear magnetic moments between different isotopes reveals the relative evolution of their nuclear structures. </w:t>
      </w:r>
      <w:del w:id="508" w:author="berks" w:date="2026-04-05T07:23:00Z">
        <w:r w:rsidR="0075756E" w:rsidRPr="0075756E" w:rsidDel="00E40F5C">
          <w:rPr>
            <w:rFonts w:ascii="Times New Roman" w:eastAsia="华文宋体" w:hAnsi="Times New Roman" w:cs="Times New Roman"/>
          </w:rPr>
          <w:delText>The established method for</w:delText>
        </w:r>
      </w:del>
      <w:ins w:id="509" w:author="berks" w:date="2026-04-05T07:23:00Z">
        <w:r w:rsidR="00E40F5C">
          <w:rPr>
            <w:rFonts w:ascii="Times New Roman" w:eastAsia="华文宋体" w:hAnsi="Times New Roman" w:cs="Times New Roman"/>
          </w:rPr>
          <w:t>In order</w:t>
        </w:r>
      </w:ins>
      <w:ins w:id="510" w:author="berks" w:date="2026-04-05T07:24:00Z">
        <w:r w:rsidR="00E40F5C">
          <w:rPr>
            <w:rFonts w:ascii="Times New Roman" w:eastAsia="华文宋体" w:hAnsi="Times New Roman" w:cs="Times New Roman"/>
          </w:rPr>
          <w:t xml:space="preserve"> to</w:t>
        </w:r>
      </w:ins>
      <w:r w:rsidR="0075756E" w:rsidRPr="0075756E">
        <w:rPr>
          <w:rFonts w:ascii="Times New Roman" w:eastAsia="华文宋体" w:hAnsi="Times New Roman" w:cs="Times New Roman"/>
        </w:rPr>
        <w:t xml:space="preserve"> </w:t>
      </w:r>
      <w:del w:id="511" w:author="berks" w:date="2026-04-05T07:24:00Z">
        <w:r w:rsidR="0075756E" w:rsidRPr="0075756E" w:rsidDel="00E40F5C">
          <w:rPr>
            <w:rFonts w:ascii="Times New Roman" w:eastAsia="华文宋体" w:hAnsi="Times New Roman" w:cs="Times New Roman"/>
          </w:rPr>
          <w:delText xml:space="preserve">determining </w:delText>
        </w:r>
      </w:del>
      <w:ins w:id="512" w:author="berks" w:date="2026-04-05T07:24:00Z">
        <w:r w:rsidR="00E40F5C" w:rsidRPr="0075756E">
          <w:rPr>
            <w:rFonts w:ascii="Times New Roman" w:eastAsia="华文宋体" w:hAnsi="Times New Roman" w:cs="Times New Roman"/>
          </w:rPr>
          <w:t>determin</w:t>
        </w:r>
        <w:r w:rsidR="00E40F5C">
          <w:rPr>
            <w:rFonts w:ascii="Times New Roman" w:eastAsia="华文宋体" w:hAnsi="Times New Roman" w:cs="Times New Roman"/>
          </w:rPr>
          <w:t>e</w:t>
        </w:r>
        <w:r w:rsidR="00E40F5C" w:rsidRPr="0075756E">
          <w:rPr>
            <w:rFonts w:ascii="Times New Roman" w:eastAsia="华文宋体" w:hAnsi="Times New Roman" w:cs="Times New Roman"/>
          </w:rPr>
          <w:t xml:space="preserve"> </w:t>
        </w:r>
      </w:ins>
      <w:r w:rsidR="0075756E" w:rsidRPr="0075756E">
        <w:rPr>
          <w:rFonts w:ascii="Times New Roman" w:eastAsia="华文宋体" w:hAnsi="Times New Roman" w:cs="Times New Roman"/>
        </w:rPr>
        <w:t>an unknown nuclear magnetic moment</w:t>
      </w:r>
      <w:ins w:id="513" w:author="berks" w:date="2026-04-05T07:24:00Z">
        <w:r w:rsidR="00E40F5C">
          <w:rPr>
            <w:rFonts w:ascii="Times New Roman" w:eastAsia="华文宋体" w:hAnsi="Times New Roman" w:cs="Times New Roman"/>
          </w:rPr>
          <w:t>, a widely adopted experimental approach</w:t>
        </w:r>
      </w:ins>
      <w:r w:rsidR="0075756E" w:rsidRPr="0075756E">
        <w:rPr>
          <w:rFonts w:ascii="Times New Roman" w:eastAsia="华文宋体" w:hAnsi="Times New Roman" w:cs="Times New Roman"/>
        </w:rPr>
        <w:t xml:space="preserve"> is to measure its ratio to a known reference moment. </w:t>
      </w:r>
      <w:ins w:id="514" w:author="berks" w:date="2026-04-05T07:29:00Z">
        <w:r w:rsidR="00074AFC" w:rsidRPr="00074AFC">
          <w:rPr>
            <w:rFonts w:ascii="Times New Roman" w:eastAsia="华文宋体" w:hAnsi="Times New Roman" w:cs="Times New Roman"/>
          </w:rPr>
          <w:t xml:space="preserve">Our measurement of the </w:t>
        </w:r>
        <w:r w:rsidR="00074AFC" w:rsidRPr="00074AFC">
          <w:rPr>
            <w:rFonts w:ascii="Times New Roman" w:eastAsia="华文宋体" w:hAnsi="Times New Roman" w:cs="Times New Roman"/>
            <w:vertAlign w:val="superscript"/>
            <w:rPrChange w:id="515" w:author="berks" w:date="2026-04-05T07:29:00Z">
              <w:rPr>
                <w:rFonts w:ascii="Times New Roman" w:eastAsia="华文宋体" w:hAnsi="Times New Roman" w:cs="Times New Roman"/>
              </w:rPr>
            </w:rPrChange>
          </w:rPr>
          <w:t>171</w:t>
        </w:r>
        <w:r w:rsidR="00074AFC" w:rsidRPr="00074AFC">
          <w:rPr>
            <w:rFonts w:ascii="Times New Roman" w:eastAsia="华文宋体" w:hAnsi="Times New Roman" w:cs="Times New Roman"/>
          </w:rPr>
          <w:t xml:space="preserve">Yb / </w:t>
        </w:r>
        <w:r w:rsidR="00074AFC" w:rsidRPr="00074AFC">
          <w:rPr>
            <w:rFonts w:ascii="Times New Roman" w:eastAsia="华文宋体" w:hAnsi="Times New Roman" w:cs="Times New Roman"/>
            <w:vertAlign w:val="superscript"/>
            <w:rPrChange w:id="516" w:author="berks" w:date="2026-04-05T07:30:00Z">
              <w:rPr>
                <w:rFonts w:ascii="Times New Roman" w:eastAsia="华文宋体" w:hAnsi="Times New Roman" w:cs="Times New Roman"/>
              </w:rPr>
            </w:rPrChange>
          </w:rPr>
          <w:t>173</w:t>
        </w:r>
        <w:r w:rsidR="00074AFC" w:rsidRPr="00074AFC">
          <w:rPr>
            <w:rFonts w:ascii="Times New Roman" w:eastAsia="华文宋体" w:hAnsi="Times New Roman" w:cs="Times New Roman"/>
          </w:rPr>
          <w:t xml:space="preserve">Yb magnetic moment ratio with 4 ppm precision provides a new benchmark for nuclear structure models of ytterbium isotopes and </w:t>
        </w:r>
        <w:r w:rsidR="00074AFC" w:rsidRPr="00074AFC">
          <w:rPr>
            <w:rFonts w:ascii="Times New Roman" w:eastAsia="华文宋体" w:hAnsi="Times New Roman" w:cs="Times New Roman"/>
          </w:rPr>
          <w:lastRenderedPageBreak/>
          <w:t>demonstrates the viability of optical-trap comagnetometry for high-precision nuclear property measurements.</w:t>
        </w:r>
      </w:ins>
      <w:del w:id="517" w:author="berks" w:date="2026-04-05T07:29:00Z">
        <w:r w:rsidR="0075756E" w:rsidRPr="0075756E" w:rsidDel="00074AFC">
          <w:rPr>
            <w:rFonts w:ascii="Times New Roman" w:eastAsia="华文宋体" w:hAnsi="Times New Roman" w:cs="Times New Roman"/>
          </w:rPr>
          <w:delText xml:space="preserve">Therefore, </w:delText>
        </w:r>
      </w:del>
      <w:del w:id="518" w:author="berks" w:date="2026-04-05T07:26:00Z">
        <w:r w:rsidR="0075756E" w:rsidRPr="0075756E" w:rsidDel="00E40F5C">
          <w:rPr>
            <w:rFonts w:ascii="Times New Roman" w:eastAsia="华文宋体" w:hAnsi="Times New Roman" w:cs="Times New Roman"/>
          </w:rPr>
          <w:delText xml:space="preserve">improving </w:delText>
        </w:r>
      </w:del>
      <w:del w:id="519" w:author="berks" w:date="2026-04-05T07:29:00Z">
        <w:r w:rsidR="0075756E" w:rsidRPr="0075756E" w:rsidDel="00074AFC">
          <w:rPr>
            <w:rFonts w:ascii="Times New Roman" w:eastAsia="华文宋体" w:hAnsi="Times New Roman" w:cs="Times New Roman"/>
          </w:rPr>
          <w:delText>the precision of these ratio measurements</w:delText>
        </w:r>
      </w:del>
      <w:del w:id="520" w:author="berks" w:date="2026-04-05T07:26:00Z">
        <w:r w:rsidR="0075756E" w:rsidRPr="0075756E" w:rsidDel="00E40F5C">
          <w:rPr>
            <w:rFonts w:ascii="Times New Roman" w:eastAsia="华文宋体" w:hAnsi="Times New Roman" w:cs="Times New Roman"/>
          </w:rPr>
          <w:delText xml:space="preserve"> </w:delText>
        </w:r>
        <w:r w:rsidR="00885205" w:rsidDel="00E40F5C">
          <w:rPr>
            <w:rFonts w:ascii="Times New Roman" w:eastAsia="华文宋体" w:hAnsi="Times New Roman" w:cs="Times New Roman"/>
          </w:rPr>
          <w:delText>is</w:delText>
        </w:r>
        <w:r w:rsidR="00393B77" w:rsidRPr="00393B77" w:rsidDel="00E40F5C">
          <w:rPr>
            <w:rFonts w:ascii="Times New Roman" w:eastAsia="华文宋体" w:hAnsi="Times New Roman" w:cs="Times New Roman"/>
          </w:rPr>
          <w:delText xml:space="preserve"> crucial </w:delText>
        </w:r>
        <w:r w:rsidR="00393B77" w:rsidDel="00E40F5C">
          <w:rPr>
            <w:rFonts w:ascii="Times New Roman" w:eastAsia="华文宋体" w:hAnsi="Times New Roman" w:cs="Times New Roman"/>
          </w:rPr>
          <w:delText>for</w:delText>
        </w:r>
        <w:r w:rsidR="00C316BC" w:rsidRPr="00C316BC" w:rsidDel="00E40F5C">
          <w:rPr>
            <w:rFonts w:ascii="Times New Roman" w:eastAsia="华文宋体" w:hAnsi="Times New Roman" w:cs="Times New Roman"/>
          </w:rPr>
          <w:delText xml:space="preserve">​ </w:delText>
        </w:r>
        <w:r w:rsidR="0088227F" w:rsidDel="00E40F5C">
          <w:rPr>
            <w:rFonts w:ascii="Times New Roman" w:eastAsia="华文宋体" w:hAnsi="Times New Roman" w:cs="Times New Roman"/>
          </w:rPr>
          <w:delText>enhanc</w:delText>
        </w:r>
        <w:r w:rsidR="00393B77" w:rsidDel="00E40F5C">
          <w:rPr>
            <w:rFonts w:ascii="Times New Roman" w:eastAsia="华文宋体" w:hAnsi="Times New Roman" w:cs="Times New Roman"/>
          </w:rPr>
          <w:delText>ing</w:delText>
        </w:r>
        <w:r w:rsidR="0075756E" w:rsidRPr="0075756E" w:rsidDel="00E40F5C">
          <w:rPr>
            <w:rFonts w:ascii="Times New Roman" w:eastAsia="华文宋体" w:hAnsi="Times New Roman" w:cs="Times New Roman"/>
          </w:rPr>
          <w:delText xml:space="preserve"> the overall precision of nuclear magnetic moment determinations</w:delText>
        </w:r>
      </w:del>
      <w:del w:id="521" w:author="berks" w:date="2026-04-05T07:29:00Z">
        <w:r w:rsidR="0075756E" w:rsidRPr="0075756E" w:rsidDel="00074AFC">
          <w:rPr>
            <w:rFonts w:ascii="Times New Roman" w:eastAsia="华文宋体" w:hAnsi="Times New Roman" w:cs="Times New Roman"/>
          </w:rPr>
          <w:delText>.</w:delText>
        </w:r>
      </w:del>
    </w:p>
    <w:p w14:paraId="07439DA6" w14:textId="77777777" w:rsidR="004A642B" w:rsidRDefault="004A642B">
      <w:pPr>
        <w:spacing w:afterLines="50" w:after="156"/>
        <w:rPr>
          <w:rFonts w:ascii="Times New Roman" w:eastAsia="华文宋体" w:hAnsi="Times New Roman" w:cs="Times New Roman"/>
        </w:rPr>
      </w:pPr>
    </w:p>
    <w:p w14:paraId="48038FF8" w14:textId="77777777" w:rsidR="004A642B" w:rsidRDefault="00400F25">
      <w:pPr>
        <w:spacing w:afterLines="50" w:after="156"/>
        <w:rPr>
          <w:rFonts w:ascii="Times New Roman" w:hAnsi="Times New Roman" w:cs="Times New Roman"/>
        </w:rPr>
      </w:pPr>
      <w:r w:rsidRPr="00097F00">
        <w:rPr>
          <w:rFonts w:ascii="Times New Roman" w:hAnsi="Times New Roman" w:cs="Times New Roman"/>
          <w:b/>
        </w:rPr>
        <w:t xml:space="preserve">Q1b: </w:t>
      </w:r>
      <w:r>
        <w:rPr>
          <w:rFonts w:ascii="Times New Roman" w:hAnsi="Times New Roman" w:cs="Times New Roman"/>
        </w:rPr>
        <w:t>Why not provide the measured value directly in the abstract?</w:t>
      </w:r>
    </w:p>
    <w:p w14:paraId="4BB6EC71" w14:textId="49B498DC" w:rsidR="00A32E94" w:rsidRDefault="00097F00">
      <w:pPr>
        <w:spacing w:afterLines="50" w:after="156"/>
        <w:rPr>
          <w:rFonts w:ascii="Times New Roman" w:eastAsia="华文宋体" w:hAnsi="Times New Roman" w:cs="Times New Roman"/>
        </w:rPr>
      </w:pPr>
      <w:r w:rsidRPr="007D7D04">
        <w:rPr>
          <w:rFonts w:ascii="Times New Roman" w:hAnsi="Times New Roman" w:cs="Times New Roman"/>
          <w:b/>
        </w:rPr>
        <w:t>Answer:</w:t>
      </w:r>
      <w:r w:rsidRPr="007D7D04">
        <w:rPr>
          <w:rFonts w:ascii="Times New Roman" w:eastAsia="华文宋体" w:hAnsi="Times New Roman" w:cs="Times New Roman"/>
          <w:b/>
        </w:rPr>
        <w:t xml:space="preserve"> </w:t>
      </w:r>
      <w:del w:id="522" w:author="berks" w:date="2026-04-05T07:32:00Z">
        <w:r w:rsidR="0016028F" w:rsidRPr="0016028F" w:rsidDel="00106A74">
          <w:rPr>
            <w:rFonts w:ascii="Times New Roman" w:eastAsia="华文宋体" w:hAnsi="Times New Roman" w:cs="Times New Roman"/>
          </w:rPr>
          <w:delText>In response to the reviewer's suggestion</w:delText>
        </w:r>
      </w:del>
      <w:ins w:id="523" w:author="berks" w:date="2026-04-05T07:32:00Z">
        <w:r w:rsidR="00106A74">
          <w:rPr>
            <w:rFonts w:ascii="Times New Roman" w:eastAsia="华文宋体" w:hAnsi="Times New Roman" w:cs="Times New Roman"/>
          </w:rPr>
          <w:t>Following the Reviewer comment</w:t>
        </w:r>
      </w:ins>
      <w:r w:rsidR="0016028F" w:rsidRPr="0016028F">
        <w:rPr>
          <w:rFonts w:ascii="Times New Roman" w:eastAsia="华文宋体" w:hAnsi="Times New Roman" w:cs="Times New Roman"/>
        </w:rPr>
        <w:t>, we have added the measured value to the abstract.</w:t>
      </w:r>
    </w:p>
    <w:p w14:paraId="7599F8D5" w14:textId="471B7818" w:rsidR="004A642B" w:rsidRDefault="001F3698">
      <w:pPr>
        <w:spacing w:afterLines="50" w:after="156"/>
        <w:rPr>
          <w:rFonts w:ascii="Times New Roman" w:eastAsia="华文宋体" w:hAnsi="Times New Roman" w:cs="Times New Roman"/>
        </w:rPr>
      </w:pPr>
      <w:ins w:id="524" w:author="唐延宇" w:date="2026-04-05T21:42:00Z">
        <w:r>
          <w:rPr>
            <w:rFonts w:ascii="Times New Roman" w:eastAsia="华文宋体" w:hAnsi="Times New Roman" w:cs="Times New Roman" w:hint="eastAsia"/>
          </w:rPr>
          <w:t>哪个比哪个</w:t>
        </w:r>
        <w:r>
          <w:rPr>
            <w:rFonts w:ascii="Times New Roman" w:eastAsia="华文宋体" w:hAnsi="Times New Roman" w:cs="Times New Roman" w:hint="eastAsia"/>
          </w:rPr>
          <w:t xml:space="preserve"> 171/173</w:t>
        </w:r>
      </w:ins>
    </w:p>
    <w:p w14:paraId="2EEBE9E2" w14:textId="77777777" w:rsidR="004A642B" w:rsidRDefault="00400F25">
      <w:pPr>
        <w:spacing w:afterLines="50" w:after="156"/>
        <w:rPr>
          <w:rFonts w:ascii="Times New Roman" w:hAnsi="Times New Roman" w:cs="Times New Roman"/>
        </w:rPr>
      </w:pPr>
      <w:r w:rsidRPr="00097F00">
        <w:rPr>
          <w:rFonts w:ascii="Times New Roman" w:hAnsi="Times New Roman" w:cs="Times New Roman"/>
          <w:b/>
        </w:rPr>
        <w:t xml:space="preserve">Q1c: </w:t>
      </w:r>
      <w:r>
        <w:rPr>
          <w:rFonts w:ascii="Times New Roman" w:hAnsi="Times New Roman" w:cs="Times New Roman"/>
        </w:rPr>
        <w:t>Have there been more measurements of this ratio apart from these of Refs. [29] and [30]? If so, a summary plot showing each measured value and associated uncertainty would be welcome. Are all the quoted values (authors and previous works) given with a 1-σ uncertainty?</w:t>
      </w:r>
    </w:p>
    <w:p w14:paraId="55348D21" w14:textId="149BC051" w:rsidR="00306624" w:rsidRDefault="00097F00">
      <w:pPr>
        <w:spacing w:afterLines="50" w:after="156"/>
        <w:rPr>
          <w:ins w:id="525" w:author="berks" w:date="2026-04-05T07:37:00Z"/>
          <w:rFonts w:ascii="Times New Roman" w:eastAsia="华文宋体" w:hAnsi="Times New Roman" w:cs="Times New Roman"/>
        </w:rPr>
      </w:pPr>
      <w:r w:rsidRPr="007D7D04">
        <w:rPr>
          <w:rFonts w:ascii="Times New Roman" w:hAnsi="Times New Roman" w:cs="Times New Roman"/>
          <w:b/>
        </w:rPr>
        <w:t>Answer:</w:t>
      </w:r>
      <w:r w:rsidRPr="007D7D04">
        <w:rPr>
          <w:rFonts w:ascii="Times New Roman" w:eastAsia="华文宋体" w:hAnsi="Times New Roman" w:cs="Times New Roman"/>
          <w:b/>
        </w:rPr>
        <w:t xml:space="preserve"> </w:t>
      </w:r>
      <w:r w:rsidR="007453FD" w:rsidRPr="007453FD">
        <w:rPr>
          <w:rFonts w:ascii="Times New Roman" w:eastAsia="华文宋体" w:hAnsi="Times New Roman" w:cs="Times New Roman"/>
        </w:rPr>
        <w:t xml:space="preserve">There are two </w:t>
      </w:r>
      <w:del w:id="526" w:author="berks" w:date="2026-04-05T07:39:00Z">
        <w:r w:rsidR="007453FD" w:rsidRPr="007453FD" w:rsidDel="00306624">
          <w:rPr>
            <w:rFonts w:ascii="Times New Roman" w:eastAsia="华文宋体" w:hAnsi="Times New Roman" w:cs="Times New Roman"/>
          </w:rPr>
          <w:delText xml:space="preserve">prior </w:delText>
        </w:r>
      </w:del>
      <w:ins w:id="527" w:author="berks" w:date="2026-04-05T07:39:00Z">
        <w:r w:rsidR="00306624">
          <w:rPr>
            <w:rFonts w:ascii="Times New Roman" w:eastAsia="华文宋体" w:hAnsi="Times New Roman" w:cs="Times New Roman"/>
          </w:rPr>
          <w:t>previous</w:t>
        </w:r>
        <w:r w:rsidR="00306624" w:rsidRPr="007453FD">
          <w:rPr>
            <w:rFonts w:ascii="Times New Roman" w:eastAsia="华文宋体" w:hAnsi="Times New Roman" w:cs="Times New Roman"/>
          </w:rPr>
          <w:t xml:space="preserve"> </w:t>
        </w:r>
      </w:ins>
      <w:del w:id="528" w:author="berks" w:date="2026-04-05T07:34:00Z">
        <w:r w:rsidR="007453FD" w:rsidRPr="007453FD" w:rsidDel="00306624">
          <w:rPr>
            <w:rFonts w:ascii="Times New Roman" w:eastAsia="华文宋体" w:hAnsi="Times New Roman" w:cs="Times New Roman"/>
          </w:rPr>
          <w:delText xml:space="preserve">sets of </w:delText>
        </w:r>
      </w:del>
      <w:r w:rsidR="007453FD" w:rsidRPr="007453FD">
        <w:rPr>
          <w:rFonts w:ascii="Times New Roman" w:eastAsia="华文宋体" w:hAnsi="Times New Roman" w:cs="Times New Roman"/>
        </w:rPr>
        <w:t>measurement</w:t>
      </w:r>
      <w:ins w:id="529" w:author="berks" w:date="2026-04-05T07:39:00Z">
        <w:r w:rsidR="00306624">
          <w:rPr>
            <w:rFonts w:ascii="Times New Roman" w:eastAsia="华文宋体" w:hAnsi="Times New Roman" w:cs="Times New Roman"/>
          </w:rPr>
          <w:t>s</w:t>
        </w:r>
      </w:ins>
      <w:del w:id="530" w:author="berks" w:date="2026-04-05T07:39:00Z">
        <w:r w:rsidR="007453FD" w:rsidRPr="007453FD" w:rsidDel="00306624">
          <w:rPr>
            <w:rFonts w:ascii="Times New Roman" w:eastAsia="华文宋体" w:hAnsi="Times New Roman" w:cs="Times New Roman"/>
          </w:rPr>
          <w:delText xml:space="preserve"> results</w:delText>
        </w:r>
      </w:del>
      <w:r w:rsidR="007453FD" w:rsidRPr="007453FD">
        <w:rPr>
          <w:rFonts w:ascii="Times New Roman" w:eastAsia="华文宋体" w:hAnsi="Times New Roman" w:cs="Times New Roman"/>
        </w:rPr>
        <w:t xml:space="preserve">. </w:t>
      </w:r>
      <w:del w:id="531" w:author="berks" w:date="2026-04-05T07:35:00Z">
        <w:r w:rsidR="007453FD" w:rsidRPr="007453FD" w:rsidDel="00306624">
          <w:rPr>
            <w:rFonts w:ascii="Times New Roman" w:eastAsia="华文宋体" w:hAnsi="Times New Roman" w:cs="Times New Roman"/>
          </w:rPr>
          <w:delText>As suggested by the reviewer</w:delText>
        </w:r>
      </w:del>
      <w:ins w:id="532" w:author="berks" w:date="2026-04-05T07:35:00Z">
        <w:r w:rsidR="00306624">
          <w:rPr>
            <w:rFonts w:ascii="Times New Roman" w:eastAsia="华文宋体" w:hAnsi="Times New Roman" w:cs="Times New Roman"/>
          </w:rPr>
          <w:t>Following the Reviewer comment</w:t>
        </w:r>
      </w:ins>
      <w:r w:rsidR="007453FD" w:rsidRPr="007453FD">
        <w:rPr>
          <w:rFonts w:ascii="Times New Roman" w:eastAsia="华文宋体" w:hAnsi="Times New Roman" w:cs="Times New Roman"/>
        </w:rPr>
        <w:t xml:space="preserve">, we have </w:t>
      </w:r>
      <w:ins w:id="533" w:author="berks" w:date="2026-04-05T07:35:00Z">
        <w:r w:rsidR="00306624">
          <w:rPr>
            <w:rFonts w:ascii="Times New Roman" w:eastAsia="华文宋体" w:hAnsi="Times New Roman" w:cs="Times New Roman"/>
          </w:rPr>
          <w:t xml:space="preserve">added Table 1 </w:t>
        </w:r>
      </w:ins>
      <w:del w:id="534" w:author="berks" w:date="2026-04-05T07:35:00Z">
        <w:r w:rsidR="007453FD" w:rsidRPr="007453FD" w:rsidDel="00306624">
          <w:rPr>
            <w:rFonts w:ascii="Times New Roman" w:eastAsia="华文宋体" w:hAnsi="Times New Roman" w:cs="Times New Roman"/>
          </w:rPr>
          <w:delText xml:space="preserve">compiled a comparative data table </w:delText>
        </w:r>
      </w:del>
      <w:r w:rsidR="007453FD" w:rsidRPr="007453FD">
        <w:rPr>
          <w:rFonts w:ascii="Times New Roman" w:eastAsia="华文宋体" w:hAnsi="Times New Roman" w:cs="Times New Roman"/>
        </w:rPr>
        <w:t xml:space="preserve">in the </w:t>
      </w:r>
      <w:del w:id="535" w:author="berks" w:date="2026-04-05T07:35:00Z">
        <w:r w:rsidR="007453FD" w:rsidRPr="007453FD" w:rsidDel="00306624">
          <w:rPr>
            <w:rFonts w:ascii="Times New Roman" w:eastAsia="华文宋体" w:hAnsi="Times New Roman" w:cs="Times New Roman"/>
          </w:rPr>
          <w:delText xml:space="preserve">main </w:delText>
        </w:r>
      </w:del>
      <w:ins w:id="536" w:author="berks" w:date="2026-04-05T10:39:00Z">
        <w:r w:rsidR="000110E5">
          <w:rPr>
            <w:rFonts w:ascii="Times New Roman" w:eastAsia="华文宋体" w:hAnsi="Times New Roman" w:cs="Times New Roman"/>
          </w:rPr>
          <w:t>m</w:t>
        </w:r>
      </w:ins>
      <w:ins w:id="537" w:author="berks" w:date="2026-04-05T07:35:00Z">
        <w:r w:rsidR="00306624" w:rsidRPr="007453FD">
          <w:rPr>
            <w:rFonts w:ascii="Times New Roman" w:eastAsia="华文宋体" w:hAnsi="Times New Roman" w:cs="Times New Roman"/>
          </w:rPr>
          <w:t xml:space="preserve">ain </w:t>
        </w:r>
      </w:ins>
      <w:del w:id="538" w:author="berks" w:date="2026-04-05T07:36:00Z">
        <w:r w:rsidR="007453FD" w:rsidRPr="007453FD" w:rsidDel="00306624">
          <w:rPr>
            <w:rFonts w:ascii="Times New Roman" w:eastAsia="华文宋体" w:hAnsi="Times New Roman" w:cs="Times New Roman"/>
          </w:rPr>
          <w:delText xml:space="preserve">text </w:delText>
        </w:r>
      </w:del>
      <w:ins w:id="539" w:author="berks" w:date="2026-04-05T10:39:00Z">
        <w:r w:rsidR="000110E5">
          <w:rPr>
            <w:rFonts w:ascii="Times New Roman" w:eastAsia="华文宋体" w:hAnsi="Times New Roman" w:cs="Times New Roman"/>
          </w:rPr>
          <w:t>t</w:t>
        </w:r>
      </w:ins>
      <w:ins w:id="540" w:author="berks" w:date="2026-04-05T07:36:00Z">
        <w:r w:rsidR="00306624" w:rsidRPr="007453FD">
          <w:rPr>
            <w:rFonts w:ascii="Times New Roman" w:eastAsia="华文宋体" w:hAnsi="Times New Roman" w:cs="Times New Roman"/>
          </w:rPr>
          <w:t>ext</w:t>
        </w:r>
      </w:ins>
      <w:ins w:id="541" w:author="berks" w:date="2026-04-05T07:45:00Z">
        <w:r w:rsidR="0027577D">
          <w:rPr>
            <w:rFonts w:ascii="Times New Roman" w:eastAsia="华文宋体" w:hAnsi="Times New Roman" w:cs="Times New Roman"/>
          </w:rPr>
          <w:t>,</w:t>
        </w:r>
      </w:ins>
      <w:ins w:id="542" w:author="berks" w:date="2026-04-05T07:36:00Z">
        <w:r w:rsidR="00306624">
          <w:rPr>
            <w:rFonts w:ascii="Times New Roman" w:eastAsia="华文宋体" w:hAnsi="Times New Roman" w:cs="Times New Roman"/>
          </w:rPr>
          <w:t xml:space="preserve"> listing </w:t>
        </w:r>
      </w:ins>
      <w:ins w:id="543" w:author="berks" w:date="2026-04-05T07:38:00Z">
        <w:r w:rsidR="00306624">
          <w:rPr>
            <w:rFonts w:ascii="Times New Roman" w:eastAsia="华文宋体" w:hAnsi="Times New Roman" w:cs="Times New Roman"/>
          </w:rPr>
          <w:t>both prior results along</w:t>
        </w:r>
      </w:ins>
      <w:ins w:id="544" w:author="berks" w:date="2026-04-05T07:45:00Z">
        <w:r w:rsidR="0027577D">
          <w:rPr>
            <w:rFonts w:ascii="Times New Roman" w:eastAsia="华文宋体" w:hAnsi="Times New Roman" w:cs="Times New Roman"/>
          </w:rPr>
          <w:t>side</w:t>
        </w:r>
      </w:ins>
      <w:ins w:id="545" w:author="berks" w:date="2026-04-05T07:38:00Z">
        <w:r w:rsidR="00306624">
          <w:rPr>
            <w:rFonts w:ascii="Times New Roman" w:eastAsia="华文宋体" w:hAnsi="Times New Roman" w:cs="Times New Roman"/>
          </w:rPr>
          <w:t xml:space="preserve"> our </w:t>
        </w:r>
      </w:ins>
      <w:ins w:id="546" w:author="berks" w:date="2026-04-05T07:36:00Z">
        <w:r w:rsidR="00306624">
          <w:rPr>
            <w:rFonts w:ascii="Times New Roman" w:eastAsia="华文宋体" w:hAnsi="Times New Roman" w:cs="Times New Roman"/>
          </w:rPr>
          <w:t>result</w:t>
        </w:r>
      </w:ins>
      <w:ins w:id="547" w:author="berks" w:date="2026-04-05T07:37:00Z">
        <w:r w:rsidR="00306624">
          <w:rPr>
            <w:rFonts w:ascii="Times New Roman" w:eastAsia="华文宋体" w:hAnsi="Times New Roman" w:cs="Times New Roman"/>
          </w:rPr>
          <w:t>.</w:t>
        </w:r>
      </w:ins>
      <w:ins w:id="548" w:author="berks" w:date="2026-04-05T07:36:00Z">
        <w:r w:rsidR="00306624" w:rsidRPr="007453FD">
          <w:rPr>
            <w:rFonts w:ascii="Times New Roman" w:eastAsia="华文宋体" w:hAnsi="Times New Roman" w:cs="Times New Roman"/>
          </w:rPr>
          <w:t xml:space="preserve"> </w:t>
        </w:r>
      </w:ins>
      <w:del w:id="549" w:author="berks" w:date="2026-04-05T07:37:00Z">
        <w:r w:rsidR="007453FD" w:rsidRPr="007453FD" w:rsidDel="00306624">
          <w:rPr>
            <w:rFonts w:ascii="Times New Roman" w:eastAsia="华文宋体" w:hAnsi="Times New Roman" w:cs="Times New Roman"/>
          </w:rPr>
          <w:delText>(v</w:delText>
        </w:r>
      </w:del>
      <w:ins w:id="550" w:author="berks" w:date="2026-04-05T07:37:00Z">
        <w:r w:rsidR="00306624">
          <w:rPr>
            <w:rFonts w:ascii="Times New Roman" w:eastAsia="华文宋体" w:hAnsi="Times New Roman" w:cs="Times New Roman"/>
          </w:rPr>
          <w:t>V</w:t>
        </w:r>
      </w:ins>
      <w:r w:rsidR="007453FD" w:rsidRPr="007453FD">
        <w:rPr>
          <w:rFonts w:ascii="Times New Roman" w:eastAsia="华文宋体" w:hAnsi="Times New Roman" w:cs="Times New Roman"/>
        </w:rPr>
        <w:t xml:space="preserve">alues in parentheses are </w:t>
      </w:r>
      <m:oMath>
        <m:r>
          <m:rPr>
            <m:sty m:val="p"/>
          </m:rPr>
          <w:rPr>
            <w:rFonts w:ascii="Cambria Math" w:eastAsia="华文宋体" w:hAnsi="Cambria Math" w:cs="Times New Roman"/>
          </w:rPr>
          <m:t>1</m:t>
        </m:r>
        <m:r>
          <w:del w:id="551" w:author="berks" w:date="2026-04-05T07:45:00Z">
            <m:rPr>
              <m:sty m:val="p"/>
            </m:rPr>
            <w:rPr>
              <w:rFonts w:ascii="Cambria Math" w:eastAsia="华文宋体" w:hAnsi="Cambria Math" w:cs="Times New Roman"/>
            </w:rPr>
            <m:t>-</m:t>
          </w:del>
        </m:r>
        <m:r>
          <m:rPr>
            <m:sty m:val="p"/>
          </m:rPr>
          <w:rPr>
            <w:rFonts w:ascii="Cambria Math" w:eastAsia="华文宋体" w:hAnsi="Cambria Math" w:cs="Times New Roman"/>
          </w:rPr>
          <m:t>σ</m:t>
        </m:r>
      </m:oMath>
      <w:r w:rsidR="007453FD" w:rsidRPr="007453FD">
        <w:rPr>
          <w:rFonts w:ascii="Times New Roman" w:eastAsia="华文宋体" w:hAnsi="Times New Roman" w:cs="Times New Roman"/>
        </w:rPr>
        <w:t xml:space="preserve"> uncertainties</w:t>
      </w:r>
      <w:del w:id="552" w:author="berks" w:date="2026-04-05T07:37:00Z">
        <w:r w:rsidR="007453FD" w:rsidRPr="007453FD" w:rsidDel="00306624">
          <w:rPr>
            <w:rFonts w:ascii="Times New Roman" w:eastAsia="华文宋体" w:hAnsi="Times New Roman" w:cs="Times New Roman"/>
          </w:rPr>
          <w:delText>)</w:delText>
        </w:r>
      </w:del>
      <w:r w:rsidR="007453FD" w:rsidRPr="007453FD">
        <w:rPr>
          <w:rFonts w:ascii="Times New Roman" w:eastAsia="华文宋体" w:hAnsi="Times New Roman" w:cs="Times New Roman"/>
        </w:rPr>
        <w:t xml:space="preserve">. </w:t>
      </w:r>
    </w:p>
    <w:p w14:paraId="2B784929" w14:textId="790B6099" w:rsidR="007453FD" w:rsidRDefault="000B0460">
      <w:pPr>
        <w:spacing w:afterLines="50" w:after="156"/>
        <w:ind w:firstLineChars="202" w:firstLine="424"/>
        <w:rPr>
          <w:rFonts w:ascii="Times New Roman" w:eastAsia="华文宋体" w:hAnsi="Times New Roman" w:cs="Times New Roman"/>
        </w:rPr>
        <w:pPrChange w:id="553" w:author="berks" w:date="2026-04-05T07:37:00Z">
          <w:pPr>
            <w:spacing w:afterLines="50" w:after="156"/>
          </w:pPr>
        </w:pPrChange>
      </w:pPr>
      <w:ins w:id="554" w:author="berks" w:date="2026-04-05T07:49:00Z">
        <w:r>
          <w:rPr>
            <w:rFonts w:ascii="Times New Roman" w:eastAsia="华文宋体" w:hAnsi="Times New Roman" w:cs="Times New Roman"/>
          </w:rPr>
          <w:t>All three results are con</w:t>
        </w:r>
      </w:ins>
      <w:ins w:id="555" w:author="berks" w:date="2026-04-05T07:50:00Z">
        <w:r>
          <w:rPr>
            <w:rFonts w:ascii="Times New Roman" w:eastAsia="华文宋体" w:hAnsi="Times New Roman" w:cs="Times New Roman"/>
          </w:rPr>
          <w:t xml:space="preserve">sistent within uncertainties. </w:t>
        </w:r>
      </w:ins>
      <w:ins w:id="556" w:author="berks" w:date="2026-04-05T07:42:00Z">
        <w:r w:rsidR="00732496">
          <w:rPr>
            <w:rFonts w:ascii="Times New Roman" w:eastAsia="华文宋体" w:hAnsi="Times New Roman" w:cs="Times New Roman"/>
          </w:rPr>
          <w:t xml:space="preserve">Our result is more precise than the previous ones by one </w:t>
        </w:r>
      </w:ins>
      <w:ins w:id="557" w:author="berks" w:date="2026-04-05T07:43:00Z">
        <w:r w:rsidR="00732496">
          <w:rPr>
            <w:rFonts w:ascii="Times New Roman" w:eastAsia="华文宋体" w:hAnsi="Times New Roman" w:cs="Times New Roman"/>
          </w:rPr>
          <w:t xml:space="preserve">and two orders </w:t>
        </w:r>
      </w:ins>
      <w:ins w:id="558" w:author="berks" w:date="2026-04-05T07:42:00Z">
        <w:r w:rsidR="00732496">
          <w:rPr>
            <w:rFonts w:ascii="Times New Roman" w:eastAsia="华文宋体" w:hAnsi="Times New Roman" w:cs="Times New Roman"/>
          </w:rPr>
          <w:t>of magn</w:t>
        </w:r>
      </w:ins>
      <w:ins w:id="559" w:author="berks" w:date="2026-04-05T07:44:00Z">
        <w:r w:rsidR="0027577D">
          <w:rPr>
            <w:rFonts w:ascii="Times New Roman" w:eastAsia="华文宋体" w:hAnsi="Times New Roman" w:cs="Times New Roman"/>
          </w:rPr>
          <w:t>i</w:t>
        </w:r>
      </w:ins>
      <w:ins w:id="560" w:author="berks" w:date="2026-04-05T07:42:00Z">
        <w:r w:rsidR="00732496">
          <w:rPr>
            <w:rFonts w:ascii="Times New Roman" w:eastAsia="华文宋体" w:hAnsi="Times New Roman" w:cs="Times New Roman"/>
          </w:rPr>
          <w:t>tude</w:t>
        </w:r>
      </w:ins>
      <w:ins w:id="561" w:author="berks" w:date="2026-04-05T07:43:00Z">
        <w:r w:rsidR="00732496">
          <w:rPr>
            <w:rFonts w:ascii="Times New Roman" w:eastAsia="华文宋体" w:hAnsi="Times New Roman" w:cs="Times New Roman"/>
          </w:rPr>
          <w:t xml:space="preserve">, respectively. </w:t>
        </w:r>
      </w:ins>
      <w:del w:id="562" w:author="berks" w:date="2026-04-05T07:43:00Z">
        <w:r w:rsidR="007453FD" w:rsidRPr="007453FD" w:rsidDel="00732496">
          <w:rPr>
            <w:rFonts w:ascii="Times New Roman" w:eastAsia="华文宋体" w:hAnsi="Times New Roman" w:cs="Times New Roman"/>
          </w:rPr>
          <w:delText xml:space="preserve">Since </w:delText>
        </w:r>
      </w:del>
      <w:ins w:id="563" w:author="berks" w:date="2026-04-05T07:43:00Z">
        <w:r w:rsidR="00732496">
          <w:rPr>
            <w:rFonts w:ascii="Times New Roman" w:eastAsia="华文宋体" w:hAnsi="Times New Roman" w:cs="Times New Roman"/>
          </w:rPr>
          <w:t>Given the large differences in</w:t>
        </w:r>
        <w:r w:rsidR="00732496" w:rsidRPr="007453FD">
          <w:rPr>
            <w:rFonts w:ascii="Times New Roman" w:eastAsia="华文宋体" w:hAnsi="Times New Roman" w:cs="Times New Roman"/>
          </w:rPr>
          <w:t xml:space="preserve"> </w:t>
        </w:r>
      </w:ins>
      <w:r w:rsidR="007453FD" w:rsidRPr="007453FD">
        <w:rPr>
          <w:rFonts w:ascii="Times New Roman" w:eastAsia="华文宋体" w:hAnsi="Times New Roman" w:cs="Times New Roman"/>
        </w:rPr>
        <w:t>the error bar</w:t>
      </w:r>
      <w:ins w:id="564" w:author="berks" w:date="2026-04-05T07:43:00Z">
        <w:r w:rsidR="00732496">
          <w:rPr>
            <w:rFonts w:ascii="Times New Roman" w:eastAsia="华文宋体" w:hAnsi="Times New Roman" w:cs="Times New Roman"/>
          </w:rPr>
          <w:t xml:space="preserve"> lengths,</w:t>
        </w:r>
      </w:ins>
      <w:del w:id="565" w:author="berks" w:date="2026-04-05T07:43:00Z">
        <w:r w:rsidR="007453FD" w:rsidRPr="007453FD" w:rsidDel="00732496">
          <w:rPr>
            <w:rFonts w:ascii="Times New Roman" w:eastAsia="华文宋体" w:hAnsi="Times New Roman" w:cs="Times New Roman"/>
          </w:rPr>
          <w:delText>s</w:delText>
        </w:r>
      </w:del>
      <w:r w:rsidR="007453FD" w:rsidRPr="007453FD">
        <w:rPr>
          <w:rFonts w:ascii="Times New Roman" w:eastAsia="华文宋体" w:hAnsi="Times New Roman" w:cs="Times New Roman"/>
        </w:rPr>
        <w:t xml:space="preserve"> </w:t>
      </w:r>
      <w:del w:id="566" w:author="berks" w:date="2026-04-05T07:43:00Z">
        <w:r w:rsidR="007453FD" w:rsidRPr="007453FD" w:rsidDel="00732496">
          <w:rPr>
            <w:rFonts w:ascii="Times New Roman" w:eastAsia="华文宋体" w:hAnsi="Times New Roman" w:cs="Times New Roman"/>
          </w:rPr>
          <w:delText xml:space="preserve">of the </w:delText>
        </w:r>
      </w:del>
      <w:del w:id="567" w:author="berks" w:date="2026-04-05T07:37:00Z">
        <w:r w:rsidR="007453FD" w:rsidRPr="007453FD" w:rsidDel="00306624">
          <w:rPr>
            <w:rFonts w:ascii="Times New Roman" w:eastAsia="华文宋体" w:hAnsi="Times New Roman" w:cs="Times New Roman"/>
          </w:rPr>
          <w:delText>different datasets</w:delText>
        </w:r>
      </w:del>
      <w:del w:id="568" w:author="berks" w:date="2026-04-05T07:43:00Z">
        <w:r w:rsidR="007453FD" w:rsidRPr="007453FD" w:rsidDel="00732496">
          <w:rPr>
            <w:rFonts w:ascii="Times New Roman" w:eastAsia="华文宋体" w:hAnsi="Times New Roman" w:cs="Times New Roman"/>
          </w:rPr>
          <w:delText xml:space="preserve"> differ by orders of magnitude,</w:delText>
        </w:r>
        <w:r w:rsidR="00DF3DF4" w:rsidDel="00732496">
          <w:rPr>
            <w:rFonts w:ascii="Times New Roman" w:eastAsia="华文宋体" w:hAnsi="Times New Roman" w:cs="Times New Roman"/>
          </w:rPr>
          <w:delText xml:space="preserve"> </w:delText>
        </w:r>
      </w:del>
      <w:ins w:id="569" w:author="berks" w:date="2026-04-05T07:37:00Z">
        <w:r w:rsidR="00306624">
          <w:rPr>
            <w:rFonts w:ascii="Times New Roman" w:eastAsia="华文宋体" w:hAnsi="Times New Roman" w:cs="Times New Roman"/>
          </w:rPr>
          <w:t xml:space="preserve">we find it difficult </w:t>
        </w:r>
      </w:ins>
      <w:del w:id="570" w:author="berks" w:date="2026-04-05T07:37:00Z">
        <w:r w:rsidR="00DF3DF4" w:rsidRPr="00DF3DF4" w:rsidDel="00306624">
          <w:rPr>
            <w:rFonts w:ascii="Times New Roman" w:eastAsia="华文宋体" w:hAnsi="Times New Roman" w:cs="Times New Roman"/>
          </w:rPr>
          <w:delText xml:space="preserve">it is impractical </w:delText>
        </w:r>
      </w:del>
      <w:r w:rsidR="00DF3DF4" w:rsidRPr="00DF3DF4">
        <w:rPr>
          <w:rFonts w:ascii="Times New Roman" w:eastAsia="华文宋体" w:hAnsi="Times New Roman" w:cs="Times New Roman"/>
        </w:rPr>
        <w:t>to</w:t>
      </w:r>
      <w:r w:rsidR="00DF3DF4">
        <w:rPr>
          <w:rFonts w:ascii="Times New Roman" w:eastAsia="华文宋体" w:hAnsi="Times New Roman" w:cs="Times New Roman"/>
        </w:rPr>
        <w:t xml:space="preserve"> </w:t>
      </w:r>
      <w:r w:rsidR="00DF3DF4" w:rsidRPr="00DF3DF4">
        <w:rPr>
          <w:rFonts w:ascii="Times New Roman" w:eastAsia="华文宋体" w:hAnsi="Times New Roman" w:cs="Times New Roman"/>
        </w:rPr>
        <w:t xml:space="preserve">present </w:t>
      </w:r>
      <w:ins w:id="571" w:author="berks" w:date="2026-04-05T07:46:00Z">
        <w:r w:rsidR="0027577D">
          <w:rPr>
            <w:rFonts w:ascii="Times New Roman" w:eastAsia="华文宋体" w:hAnsi="Times New Roman" w:cs="Times New Roman"/>
          </w:rPr>
          <w:t>all</w:t>
        </w:r>
      </w:ins>
      <w:ins w:id="572" w:author="berks" w:date="2026-04-05T07:43:00Z">
        <w:r w:rsidR="00732496">
          <w:rPr>
            <w:rFonts w:ascii="Times New Roman" w:eastAsia="华文宋体" w:hAnsi="Times New Roman" w:cs="Times New Roman"/>
          </w:rPr>
          <w:t xml:space="preserve"> three</w:t>
        </w:r>
      </w:ins>
      <w:ins w:id="573" w:author="berks" w:date="2026-04-05T07:38:00Z">
        <w:r w:rsidR="00306624">
          <w:rPr>
            <w:rFonts w:ascii="Times New Roman" w:eastAsia="华文宋体" w:hAnsi="Times New Roman" w:cs="Times New Roman"/>
          </w:rPr>
          <w:t xml:space="preserve"> </w:t>
        </w:r>
      </w:ins>
      <w:ins w:id="574" w:author="berks" w:date="2026-04-05T07:39:00Z">
        <w:r w:rsidR="00306624">
          <w:rPr>
            <w:rFonts w:ascii="Times New Roman" w:eastAsia="华文宋体" w:hAnsi="Times New Roman" w:cs="Times New Roman"/>
          </w:rPr>
          <w:t>results</w:t>
        </w:r>
      </w:ins>
      <w:del w:id="575" w:author="berks" w:date="2026-04-05T07:39:00Z">
        <w:r w:rsidR="00DF3DF4" w:rsidRPr="00DF3DF4" w:rsidDel="00306624">
          <w:rPr>
            <w:rFonts w:ascii="Times New Roman" w:eastAsia="华文宋体" w:hAnsi="Times New Roman" w:cs="Times New Roman"/>
          </w:rPr>
          <w:delText>in</w:delText>
        </w:r>
      </w:del>
      <w:r w:rsidR="00DF3DF4" w:rsidRPr="00DF3DF4">
        <w:rPr>
          <w:rFonts w:ascii="Times New Roman" w:eastAsia="华文宋体" w:hAnsi="Times New Roman" w:cs="Times New Roman"/>
        </w:rPr>
        <w:t xml:space="preserve"> </w:t>
      </w:r>
      <w:ins w:id="576" w:author="berks" w:date="2026-04-05T07:46:00Z">
        <w:r w:rsidR="0027577D">
          <w:rPr>
            <w:rFonts w:ascii="Times New Roman" w:eastAsia="华文宋体" w:hAnsi="Times New Roman" w:cs="Times New Roman"/>
          </w:rPr>
          <w:t xml:space="preserve">on </w:t>
        </w:r>
      </w:ins>
      <w:r w:rsidR="00DF3DF4" w:rsidRPr="00DF3DF4">
        <w:rPr>
          <w:rFonts w:ascii="Times New Roman" w:eastAsia="华文宋体" w:hAnsi="Times New Roman" w:cs="Times New Roman"/>
        </w:rPr>
        <w:t>a single plot</w:t>
      </w:r>
      <w:del w:id="577" w:author="berks" w:date="2026-04-05T07:39:00Z">
        <w:r w:rsidR="00DF3DF4" w:rsidRPr="00DF3DF4" w:rsidDel="00306624">
          <w:rPr>
            <w:rFonts w:ascii="Times New Roman" w:eastAsia="华文宋体" w:hAnsi="Times New Roman" w:cs="Times New Roman"/>
          </w:rPr>
          <w:delText xml:space="preserve"> with a common scale</w:delText>
        </w:r>
      </w:del>
      <w:r w:rsidR="00DF3DF4" w:rsidRPr="00DF3DF4">
        <w:rPr>
          <w:rFonts w:ascii="Times New Roman" w:eastAsia="华文宋体" w:hAnsi="Times New Roman" w:cs="Times New Roman"/>
        </w:rPr>
        <w:t>.</w:t>
      </w:r>
      <w:r w:rsidR="005E5664" w:rsidRPr="005E5664">
        <w:t xml:space="preserve"> </w:t>
      </w:r>
      <w:del w:id="578" w:author="berks" w:date="2026-04-05T07:40:00Z">
        <w:r w:rsidR="005E5664" w:rsidRPr="005E5664" w:rsidDel="00306624">
          <w:rPr>
            <w:rFonts w:ascii="Times New Roman" w:eastAsia="华文宋体" w:hAnsi="Times New Roman" w:cs="Times New Roman"/>
          </w:rPr>
          <w:delText>Therefore</w:delText>
        </w:r>
      </w:del>
      <w:ins w:id="579" w:author="berks" w:date="2026-04-05T07:40:00Z">
        <w:r w:rsidR="00306624">
          <w:rPr>
            <w:rFonts w:ascii="Times New Roman" w:eastAsia="华文宋体" w:hAnsi="Times New Roman" w:cs="Times New Roman"/>
          </w:rPr>
          <w:t>Instead</w:t>
        </w:r>
      </w:ins>
      <w:r w:rsidR="005E5664" w:rsidRPr="005E5664">
        <w:rPr>
          <w:rFonts w:ascii="Times New Roman" w:eastAsia="华文宋体" w:hAnsi="Times New Roman" w:cs="Times New Roman"/>
        </w:rPr>
        <w:t xml:space="preserve">, we </w:t>
      </w:r>
      <w:ins w:id="580" w:author="berks" w:date="2026-04-05T07:46:00Z">
        <w:r w:rsidR="0027577D">
          <w:rPr>
            <w:rFonts w:ascii="Times New Roman" w:eastAsia="华文宋体" w:hAnsi="Times New Roman" w:cs="Times New Roman"/>
          </w:rPr>
          <w:t>hav</w:t>
        </w:r>
      </w:ins>
      <w:ins w:id="581" w:author="berks" w:date="2026-04-05T07:47:00Z">
        <w:r w:rsidR="0027577D">
          <w:rPr>
            <w:rFonts w:ascii="Times New Roman" w:eastAsia="华文宋体" w:hAnsi="Times New Roman" w:cs="Times New Roman"/>
          </w:rPr>
          <w:t xml:space="preserve">e </w:t>
        </w:r>
      </w:ins>
      <w:ins w:id="582" w:author="berks" w:date="2026-04-05T07:44:00Z">
        <w:r w:rsidR="00732496">
          <w:rPr>
            <w:rFonts w:ascii="Times New Roman" w:eastAsia="华文宋体" w:hAnsi="Times New Roman" w:cs="Times New Roman"/>
          </w:rPr>
          <w:t>chose</w:t>
        </w:r>
      </w:ins>
      <w:ins w:id="583" w:author="berks" w:date="2026-04-05T07:47:00Z">
        <w:r w:rsidR="0027577D">
          <w:rPr>
            <w:rFonts w:ascii="Times New Roman" w:eastAsia="华文宋体" w:hAnsi="Times New Roman" w:cs="Times New Roman"/>
          </w:rPr>
          <w:t>n</w:t>
        </w:r>
      </w:ins>
      <w:ins w:id="584" w:author="berks" w:date="2026-04-05T07:44:00Z">
        <w:r w:rsidR="00732496">
          <w:rPr>
            <w:rFonts w:ascii="Times New Roman" w:eastAsia="华文宋体" w:hAnsi="Times New Roman" w:cs="Times New Roman"/>
          </w:rPr>
          <w:t xml:space="preserve"> to </w:t>
        </w:r>
      </w:ins>
      <w:r w:rsidR="005E5664" w:rsidRPr="005E5664">
        <w:rPr>
          <w:rFonts w:ascii="Times New Roman" w:eastAsia="华文宋体" w:hAnsi="Times New Roman" w:cs="Times New Roman"/>
        </w:rPr>
        <w:t xml:space="preserve">present the comparison in </w:t>
      </w:r>
      <w:ins w:id="585" w:author="berks" w:date="2026-04-05T07:44:00Z">
        <w:r w:rsidR="00732496">
          <w:rPr>
            <w:rFonts w:ascii="Times New Roman" w:eastAsia="华文宋体" w:hAnsi="Times New Roman" w:cs="Times New Roman"/>
          </w:rPr>
          <w:t>a table</w:t>
        </w:r>
      </w:ins>
      <w:del w:id="586" w:author="berks" w:date="2026-04-05T07:44:00Z">
        <w:r w:rsidR="005E5664" w:rsidRPr="005E5664" w:rsidDel="00732496">
          <w:rPr>
            <w:rFonts w:ascii="Times New Roman" w:eastAsia="华文宋体" w:hAnsi="Times New Roman" w:cs="Times New Roman"/>
          </w:rPr>
          <w:delText>tabular form</w:delText>
        </w:r>
      </w:del>
      <w:r w:rsidR="005E5664" w:rsidRPr="005E5664">
        <w:rPr>
          <w:rFonts w:ascii="Times New Roman" w:eastAsia="华文宋体" w:hAnsi="Times New Roman" w:cs="Times New Roman"/>
        </w:rPr>
        <w:t>.</w:t>
      </w:r>
    </w:p>
    <w:p w14:paraId="28253FF7" w14:textId="683C3A4D" w:rsidR="004A642B" w:rsidRDefault="0013026E">
      <w:pPr>
        <w:spacing w:afterLines="50" w:after="156"/>
        <w:rPr>
          <w:rFonts w:ascii="Times New Roman" w:eastAsia="华文宋体" w:hAnsi="Times New Roman" w:cs="Times New Roman"/>
        </w:rPr>
      </w:pPr>
      <w:ins w:id="587" w:author="唐延宇" w:date="2026-04-05T21:43:00Z">
        <w:r>
          <w:rPr>
            <w:rFonts w:ascii="Times New Roman" w:eastAsia="华文宋体" w:hAnsi="Times New Roman" w:cs="Times New Roman"/>
          </w:rPr>
          <w:t>T</w:t>
        </w:r>
        <w:r>
          <w:rPr>
            <w:rFonts w:ascii="Times New Roman" w:eastAsia="华文宋体" w:hAnsi="Times New Roman" w:cs="Times New Roman" w:hint="eastAsia"/>
          </w:rPr>
          <w:t>able title caption</w:t>
        </w:r>
        <w:r>
          <w:rPr>
            <w:rFonts w:ascii="Times New Roman" w:eastAsia="华文宋体" w:hAnsi="Times New Roman" w:cs="Times New Roman" w:hint="eastAsia"/>
          </w:rPr>
          <w:t>不用正文描述清楚</w:t>
        </w:r>
      </w:ins>
      <w:ins w:id="588" w:author="唐延宇" w:date="2026-04-05T21:44:00Z">
        <w:r>
          <w:rPr>
            <w:rFonts w:ascii="Times New Roman" w:eastAsia="华文宋体" w:hAnsi="Times New Roman" w:cs="Times New Roman" w:hint="eastAsia"/>
          </w:rPr>
          <w:t xml:space="preserve"> </w:t>
        </w:r>
        <w:r>
          <w:rPr>
            <w:rFonts w:ascii="Times New Roman" w:eastAsia="华文宋体" w:hAnsi="Times New Roman" w:cs="Times New Roman" w:hint="eastAsia"/>
          </w:rPr>
          <w:t>详细</w:t>
        </w:r>
      </w:ins>
    </w:p>
    <w:p w14:paraId="301DB856" w14:textId="77777777" w:rsidR="009D1A19" w:rsidRDefault="009D1A19">
      <w:pPr>
        <w:widowControl/>
        <w:jc w:val="left"/>
        <w:rPr>
          <w:ins w:id="589" w:author="berks" w:date="2026-04-05T09:55:00Z"/>
          <w:rFonts w:ascii="Times New Roman" w:eastAsia="华文宋体" w:hAnsi="Times New Roman" w:cs="Times New Roman"/>
          <w:b/>
        </w:rPr>
      </w:pPr>
      <w:ins w:id="590" w:author="berks" w:date="2026-04-05T09:55:00Z">
        <w:r>
          <w:rPr>
            <w:rFonts w:ascii="Times New Roman" w:eastAsia="华文宋体" w:hAnsi="Times New Roman" w:cs="Times New Roman"/>
            <w:b/>
          </w:rPr>
          <w:br w:type="page"/>
        </w:r>
      </w:ins>
    </w:p>
    <w:p w14:paraId="38139EC7" w14:textId="39FCBE4F" w:rsidR="004A642B" w:rsidRDefault="00400F25">
      <w:pPr>
        <w:spacing w:afterLines="50" w:after="156"/>
        <w:rPr>
          <w:rFonts w:ascii="Times New Roman" w:eastAsia="华文宋体" w:hAnsi="Times New Roman" w:cs="Times New Roman"/>
        </w:rPr>
      </w:pPr>
      <w:r w:rsidRPr="00097F00">
        <w:rPr>
          <w:rFonts w:ascii="Times New Roman" w:eastAsia="华文宋体" w:hAnsi="Times New Roman" w:cs="Times New Roman"/>
          <w:b/>
        </w:rPr>
        <w:lastRenderedPageBreak/>
        <w:t xml:space="preserve">Q1d: </w:t>
      </w:r>
      <w:r>
        <w:rPr>
          <w:rFonts w:ascii="Times New Roman" w:eastAsia="华文宋体" w:hAnsi="Times New Roman" w:cs="Times New Roman"/>
        </w:rPr>
        <w:t>In the part Ratio of nuclear magnetic moments (page 8), the authors compile values of the ratio of nuclear magnetic moment, RL, measured while different experimental parameters are varied to search for systematic effects (Figs. 2 and 3). Why are the different values not overlapping? Please comment on how the average is weighted and why.</w:t>
      </w:r>
    </w:p>
    <w:p w14:paraId="63BF0D09" w14:textId="6049EDDB" w:rsidR="00D24F2C" w:rsidDel="00E474F1" w:rsidRDefault="00097F00">
      <w:pPr>
        <w:spacing w:afterLines="50" w:after="156"/>
        <w:rPr>
          <w:moveFrom w:id="591" w:author="berks" w:date="2026-04-05T09:21:00Z"/>
          <w:rFonts w:ascii="Times New Roman" w:eastAsia="华文宋体" w:hAnsi="Times New Roman" w:cs="Times New Roman"/>
        </w:rPr>
      </w:pPr>
      <w:r w:rsidRPr="007D7D04">
        <w:rPr>
          <w:rFonts w:ascii="Times New Roman" w:hAnsi="Times New Roman" w:cs="Times New Roman"/>
          <w:b/>
        </w:rPr>
        <w:t>Answer:</w:t>
      </w:r>
      <w:r w:rsidRPr="007D7D04">
        <w:rPr>
          <w:rFonts w:ascii="Times New Roman" w:eastAsia="华文宋体" w:hAnsi="Times New Roman" w:cs="Times New Roman"/>
          <w:b/>
        </w:rPr>
        <w:t xml:space="preserve"> </w:t>
      </w:r>
      <w:moveFromRangeStart w:id="592" w:author="berks" w:date="2026-04-05T09:21:00Z" w:name="move226273335"/>
      <w:moveFrom w:id="593" w:author="berks" w:date="2026-04-05T09:21:00Z">
        <w:r w:rsidR="00D24F2C" w:rsidRPr="00D24F2C" w:rsidDel="00E474F1">
          <w:rPr>
            <w:rFonts w:ascii="Times New Roman" w:eastAsia="华文宋体" w:hAnsi="Times New Roman" w:cs="Times New Roman"/>
          </w:rPr>
          <w:t xml:space="preserve">In Figs. 2b and 2d, </w:t>
        </w:r>
        <m:oMath>
          <m:sSub>
            <m:sSubPr>
              <m:ctrlPr>
                <w:rPr>
                  <w:rFonts w:ascii="Cambria Math" w:eastAsia="华文宋体" w:hAnsi="Cambria Math" w:cs="Times New Roman"/>
                </w:rPr>
              </m:ctrlPr>
            </m:sSubPr>
            <m:e>
              <m:r>
                <m:rPr>
                  <m:sty m:val="p"/>
                </m:rPr>
                <w:rPr>
                  <w:rFonts w:ascii="Cambria Math" w:eastAsia="华文宋体" w:hAnsi="Cambria Math" w:cs="Times New Roman"/>
                </w:rPr>
                <m:t>R</m:t>
              </m:r>
            </m:e>
            <m:sub>
              <m:r>
                <m:rPr>
                  <m:sty m:val="p"/>
                </m:rPr>
                <w:rPr>
                  <w:rFonts w:ascii="Cambria Math" w:eastAsia="华文宋体" w:hAnsi="Cambria Math" w:cs="Times New Roman"/>
                </w:rPr>
                <m:t>L</m:t>
              </m:r>
            </m:sub>
          </m:sSub>
        </m:oMath>
        <w:r w:rsidR="00D24F2C" w:rsidRPr="00D24F2C" w:rsidDel="00E474F1">
          <w:rPr>
            <w:rFonts w:ascii="Times New Roman" w:eastAsia="华文宋体" w:hAnsi="Times New Roman" w:cs="Times New Roman"/>
          </w:rPr>
          <w:t xml:space="preserve"> corresponds to the extremum point obtained from a parabolic fit to the data measured </w:t>
        </w:r>
        <w:r w:rsidR="008A6DAB" w:rsidDel="00E474F1">
          <w:rPr>
            <w:rFonts w:ascii="Times New Roman" w:eastAsia="华文宋体" w:hAnsi="Times New Roman" w:cs="Times New Roman"/>
          </w:rPr>
          <w:t>under</w:t>
        </w:r>
        <w:r w:rsidR="00D24F2C" w:rsidRPr="00D24F2C" w:rsidDel="00E474F1">
          <w:rPr>
            <w:rFonts w:ascii="Times New Roman" w:eastAsia="华文宋体" w:hAnsi="Times New Roman" w:cs="Times New Roman"/>
          </w:rPr>
          <w:t xml:space="preserve"> different magnetic fields (50 mG and 100 mG).</w:t>
        </w:r>
        <w:r w:rsidR="00A92B5D" w:rsidDel="00E474F1">
          <w:rPr>
            <w:rFonts w:ascii="Times New Roman" w:eastAsia="华文宋体" w:hAnsi="Times New Roman" w:cs="Times New Roman"/>
          </w:rPr>
          <w:t xml:space="preserve"> </w:t>
        </w:r>
        <w:r w:rsidR="00A92B5D" w:rsidRPr="00A92B5D" w:rsidDel="00E474F1">
          <w:rPr>
            <w:rFonts w:ascii="Times New Roman" w:eastAsia="华文宋体" w:hAnsi="Times New Roman" w:cs="Times New Roman"/>
          </w:rPr>
          <w:t>This is intended to verify the validity of the tensor shift theory.</w:t>
        </w:r>
        <w:r w:rsidR="00A92B5D" w:rsidRPr="00A92B5D" w:rsidDel="00E474F1">
          <w:t xml:space="preserve"> </w:t>
        </w:r>
        <w:r w:rsidR="00A92B5D" w:rsidRPr="00A92B5D" w:rsidDel="00E474F1">
          <w:rPr>
            <w:rFonts w:ascii="Times New Roman" w:eastAsia="华文宋体" w:hAnsi="Times New Roman" w:cs="Times New Roman"/>
          </w:rPr>
          <w:t xml:space="preserve">The fitting results confirm that the two are consistent within the error bars; that is, when the tensor field is aligned with the magnetic field, </w:t>
        </w:r>
        <m:oMath>
          <m:sSub>
            <m:sSubPr>
              <m:ctrlPr>
                <w:rPr>
                  <w:rFonts w:ascii="Cambria Math" w:eastAsia="华文宋体" w:hAnsi="Cambria Math" w:cs="Times New Roman"/>
                </w:rPr>
              </m:ctrlPr>
            </m:sSubPr>
            <m:e>
              <m:r>
                <m:rPr>
                  <m:sty m:val="p"/>
                </m:rPr>
                <w:rPr>
                  <w:rFonts w:ascii="Cambria Math" w:eastAsia="华文宋体" w:hAnsi="Cambria Math" w:cs="Times New Roman"/>
                </w:rPr>
                <m:t>R</m:t>
              </m:r>
            </m:e>
            <m:sub>
              <m:r>
                <m:rPr>
                  <m:sty m:val="p"/>
                </m:rPr>
                <w:rPr>
                  <w:rFonts w:ascii="Cambria Math" w:eastAsia="华文宋体" w:hAnsi="Cambria Math" w:cs="Times New Roman"/>
                </w:rPr>
                <m:t>L</m:t>
              </m:r>
            </m:sub>
          </m:sSub>
        </m:oMath>
        <w:r w:rsidR="00A92B5D" w:rsidRPr="00A92B5D" w:rsidDel="00E474F1">
          <w:rPr>
            <w:rFonts w:ascii="Times New Roman" w:eastAsia="华文宋体" w:hAnsi="Times New Roman" w:cs="Times New Roman"/>
          </w:rPr>
          <w:t xml:space="preserve"> is independent of magnetic field strength.</w:t>
        </w:r>
      </w:moveFrom>
    </w:p>
    <w:p w14:paraId="1DE6C302" w14:textId="33AB52FB" w:rsidR="00A309FF" w:rsidRDefault="00E256EB">
      <w:pPr>
        <w:spacing w:afterLines="50" w:after="156"/>
        <w:rPr>
          <w:rFonts w:ascii="Times New Roman" w:eastAsia="华文宋体" w:hAnsi="Times New Roman" w:cs="Times New Roman"/>
        </w:rPr>
      </w:pPr>
      <w:moveFrom w:id="594" w:author="berks" w:date="2026-04-05T09:21:00Z">
        <w:r w:rsidRPr="00E256EB" w:rsidDel="00E474F1">
          <w:rPr>
            <w:rFonts w:ascii="Times New Roman" w:eastAsia="华文宋体" w:hAnsi="Times New Roman" w:cs="Times New Roman"/>
          </w:rPr>
          <w:t xml:space="preserve">After aligning​ the </w:t>
        </w:r>
        <w:r w:rsidR="000F0F2D" w:rsidDel="00E474F1">
          <w:rPr>
            <w:rFonts w:ascii="Times New Roman" w:eastAsia="华文宋体" w:hAnsi="Times New Roman" w:cs="Times New Roman"/>
          </w:rPr>
          <w:t>magnetic</w:t>
        </w:r>
        <w:r w:rsidRPr="00E256EB" w:rsidDel="00E474F1">
          <w:rPr>
            <w:rFonts w:ascii="Times New Roman" w:eastAsia="华文宋体" w:hAnsi="Times New Roman" w:cs="Times New Roman"/>
          </w:rPr>
          <w:t xml:space="preserve"> and tensor fields according to Fig. 2, measurements for both Fig. 3a and 3b were conducted at 100 mG.</w:t>
        </w:r>
        <w:r w:rsidR="00AD47E5" w:rsidRPr="00AD47E5" w:rsidDel="00E474F1">
          <w:t xml:space="preserve"> </w:t>
        </w:r>
        <w:r w:rsidR="00AD47E5" w:rsidRPr="00AD47E5" w:rsidDel="00E474F1">
          <w:rPr>
            <w:rFonts w:ascii="Times New Roman" w:eastAsia="华文宋体" w:hAnsi="Times New Roman" w:cs="Times New Roman"/>
          </w:rPr>
          <w:t>These figures investigate the dependence on the optical trap power (i.e., the light shift) and on the density ratio of the two isotopes, respectively, with no observable dependence in either case.</w:t>
        </w:r>
        <w:r w:rsidR="00AD47E5" w:rsidDel="00E474F1">
          <w:rPr>
            <w:rFonts w:ascii="Times New Roman" w:eastAsia="华文宋体" w:hAnsi="Times New Roman" w:cs="Times New Roman"/>
          </w:rPr>
          <w:t xml:space="preserve"> </w:t>
        </w:r>
        <w:r w:rsidR="00AD47E5" w:rsidRPr="00AD47E5" w:rsidDel="00E474F1">
          <w:rPr>
            <w:rFonts w:ascii="Times New Roman" w:eastAsia="华文宋体" w:hAnsi="Times New Roman" w:cs="Times New Roman"/>
          </w:rPr>
          <w:t>Fig. 3a and 3b​ each independently yield a weighted mean and an associated error bar.</w:t>
        </w:r>
        <w:r w:rsidR="00BA137F" w:rsidRPr="00BA137F" w:rsidDel="00E474F1">
          <w:t xml:space="preserve"> </w:t>
        </w:r>
        <w:r w:rsidR="00BA137F" w:rsidRPr="00BA137F" w:rsidDel="00E474F1">
          <w:rPr>
            <w:rFonts w:ascii="Times New Roman" w:eastAsia="华文宋体" w:hAnsi="Times New Roman" w:cs="Times New Roman"/>
          </w:rPr>
          <w:t xml:space="preserve">Since these two values are consistent within their respective uncertainties, </w:t>
        </w:r>
        <w:r w:rsidR="00721BE4" w:rsidRPr="00721BE4" w:rsidDel="00E474F1">
          <w:rPr>
            <w:rFonts w:ascii="Times New Roman" w:eastAsia="华文宋体" w:hAnsi="Times New Roman" w:cs="Times New Roman"/>
          </w:rPr>
          <w:t>we take a weighted average of both</w:t>
        </w:r>
        <w:r w:rsidR="00BA137F" w:rsidRPr="00BA137F" w:rsidDel="00E474F1">
          <w:rPr>
            <w:rFonts w:ascii="Times New Roman" w:eastAsia="华文宋体" w:hAnsi="Times New Roman" w:cs="Times New Roman"/>
          </w:rPr>
          <w:t xml:space="preserve"> to obtain the final ratio of the nuclear magnetic moments.</w:t>
        </w:r>
        <w:r w:rsidR="00766CF1" w:rsidDel="00E474F1">
          <w:rPr>
            <w:rFonts w:ascii="Times New Roman" w:eastAsia="华文宋体" w:hAnsi="Times New Roman" w:cs="Times New Roman"/>
          </w:rPr>
          <w:t xml:space="preserve"> </w:t>
        </w:r>
        <w:r w:rsidR="00766CF1" w:rsidRPr="00766CF1" w:rsidDel="00E474F1">
          <w:rPr>
            <w:rFonts w:ascii="Times New Roman" w:eastAsia="华文宋体" w:hAnsi="Times New Roman" w:cs="Times New Roman"/>
          </w:rPr>
          <w:t xml:space="preserve">Additional details have been added </w:t>
        </w:r>
        <w:r w:rsidR="00766CF1" w:rsidDel="00E474F1">
          <w:rPr>
            <w:rFonts w:ascii="Times New Roman" w:eastAsia="华文宋体" w:hAnsi="Times New Roman" w:cs="Times New Roman"/>
          </w:rPr>
          <w:t>in</w:t>
        </w:r>
        <w:r w:rsidR="00766CF1" w:rsidRPr="00766CF1" w:rsidDel="00E474F1">
          <w:rPr>
            <w:rFonts w:ascii="Times New Roman" w:eastAsia="华文宋体" w:hAnsi="Times New Roman" w:cs="Times New Roman"/>
          </w:rPr>
          <w:t xml:space="preserve"> the Section “Ratio of nuclear magnetic moments”</w:t>
        </w:r>
        <w:r w:rsidR="00766CF1" w:rsidDel="00E474F1">
          <w:rPr>
            <w:rFonts w:ascii="Times New Roman" w:eastAsia="华文宋体" w:hAnsi="Times New Roman" w:cs="Times New Roman"/>
          </w:rPr>
          <w:t>.</w:t>
        </w:r>
      </w:moveFrom>
      <w:moveFromRangeEnd w:id="592"/>
    </w:p>
    <w:p w14:paraId="3224955D" w14:textId="2E136B01" w:rsidR="00A309FF" w:rsidRDefault="006A2B41">
      <w:pPr>
        <w:spacing w:afterLines="50" w:after="156"/>
        <w:ind w:firstLineChars="202" w:firstLine="424"/>
        <w:rPr>
          <w:rFonts w:ascii="Times New Roman" w:eastAsia="华文宋体" w:hAnsi="Times New Roman" w:cs="Times New Roman"/>
        </w:rPr>
        <w:pPrChange w:id="595" w:author="berks" w:date="2026-04-05T09:22:00Z">
          <w:pPr>
            <w:spacing w:afterLines="50" w:after="156"/>
          </w:pPr>
        </w:pPrChange>
      </w:pPr>
      <w:r w:rsidRPr="006A2B41">
        <w:rPr>
          <w:rFonts w:ascii="Times New Roman" w:eastAsia="华文宋体" w:hAnsi="Times New Roman" w:cs="Times New Roman"/>
        </w:rPr>
        <w:t xml:space="preserve">As </w:t>
      </w:r>
      <w:ins w:id="596" w:author="berks" w:date="2026-04-05T09:37:00Z">
        <w:r w:rsidR="001B2DC1">
          <w:rPr>
            <w:rFonts w:ascii="Times New Roman" w:eastAsia="华文宋体" w:hAnsi="Times New Roman" w:cs="Times New Roman"/>
          </w:rPr>
          <w:t>listed</w:t>
        </w:r>
      </w:ins>
      <w:del w:id="597" w:author="berks" w:date="2026-04-05T09:37:00Z">
        <w:r w:rsidRPr="006A2B41" w:rsidDel="001B2DC1">
          <w:rPr>
            <w:rFonts w:ascii="Times New Roman" w:eastAsia="华文宋体" w:hAnsi="Times New Roman" w:cs="Times New Roman"/>
          </w:rPr>
          <w:delText>shown</w:delText>
        </w:r>
      </w:del>
      <w:r w:rsidRPr="006A2B41">
        <w:rPr>
          <w:rFonts w:ascii="Times New Roman" w:eastAsia="华文宋体" w:hAnsi="Times New Roman" w:cs="Times New Roman"/>
        </w:rPr>
        <w:t xml:space="preserve"> in the table below, the four </w:t>
      </w:r>
      <m:oMath>
        <m:sSub>
          <m:sSubPr>
            <m:ctrlPr>
              <w:rPr>
                <w:rFonts w:ascii="Cambria Math" w:eastAsia="华文宋体" w:hAnsi="Cambria Math" w:cs="Times New Roman"/>
              </w:rPr>
            </m:ctrlPr>
          </m:sSubPr>
          <m:e>
            <m:r>
              <m:rPr>
                <m:sty m:val="p"/>
              </m:rPr>
              <w:rPr>
                <w:rFonts w:ascii="Cambria Math" w:eastAsia="华文宋体" w:hAnsi="Cambria Math" w:cs="Times New Roman"/>
              </w:rPr>
              <m:t>R</m:t>
            </m:r>
          </m:e>
          <m:sub>
            <m:r>
              <m:rPr>
                <m:sty m:val="p"/>
              </m:rPr>
              <w:rPr>
                <w:rFonts w:ascii="Cambria Math" w:eastAsia="华文宋体" w:hAnsi="Cambria Math" w:cs="Times New Roman"/>
              </w:rPr>
              <m:t>L</m:t>
            </m:r>
          </m:sub>
        </m:sSub>
      </m:oMath>
      <w:r w:rsidRPr="006A2B41">
        <w:rPr>
          <w:rFonts w:ascii="Times New Roman" w:eastAsia="华文宋体" w:hAnsi="Times New Roman" w:cs="Times New Roman"/>
        </w:rPr>
        <w:t xml:space="preserve"> values</w:t>
      </w:r>
      <w:ins w:id="598" w:author="berks" w:date="2026-04-05T09:36:00Z">
        <w:r w:rsidR="001B2DC1">
          <w:rPr>
            <w:rFonts w:ascii="Times New Roman" w:eastAsia="华文宋体" w:hAnsi="Times New Roman" w:cs="Times New Roman"/>
          </w:rPr>
          <w:t xml:space="preserve"> given in Figs. 2 and 3</w:t>
        </w:r>
      </w:ins>
      <w:ins w:id="599" w:author="berks" w:date="2026-04-05T09:54:00Z">
        <w:r w:rsidR="009D1A19">
          <w:rPr>
            <w:rFonts w:ascii="Times New Roman" w:eastAsia="华文宋体" w:hAnsi="Times New Roman" w:cs="Times New Roman"/>
          </w:rPr>
          <w:t>,</w:t>
        </w:r>
      </w:ins>
      <w:del w:id="600" w:author="berks" w:date="2026-04-05T09:37:00Z">
        <w:r w:rsidRPr="006A2B41" w:rsidDel="001B2DC1">
          <w:rPr>
            <w:rFonts w:ascii="Times New Roman" w:eastAsia="华文宋体" w:hAnsi="Times New Roman" w:cs="Times New Roman"/>
          </w:rPr>
          <w:delText>—namely, the extremum points from Figs. 2b and 2d, and the weighted means from Figs. 3a and 3b, respectively—agree with each other within their error bars.</w:delText>
        </w:r>
        <w:r w:rsidR="001B5116" w:rsidRPr="001B5116" w:rsidDel="001B2DC1">
          <w:delText xml:space="preserve"> </w:delText>
        </w:r>
        <w:r w:rsidR="001B5116" w:rsidRPr="001B5116" w:rsidDel="001B2DC1">
          <w:rPr>
            <w:rFonts w:ascii="Times New Roman" w:eastAsia="华文宋体" w:hAnsi="Times New Roman" w:cs="Times New Roman"/>
          </w:rPr>
          <w:delText>The value from Fig. 2b was obtained under a different main magnetic field and was therefore not included in the final calculation of the nuclear magnetic moment ratio.</w:delText>
        </w:r>
        <w:r w:rsidR="00142392" w:rsidDel="001B2DC1">
          <w:rPr>
            <w:rFonts w:ascii="Times New Roman" w:eastAsia="华文宋体" w:hAnsi="Times New Roman" w:cs="Times New Roman"/>
          </w:rPr>
          <w:delText xml:space="preserve"> </w:delText>
        </w:r>
        <w:r w:rsidR="00142392" w:rsidRPr="00142392" w:rsidDel="001B2DC1">
          <w:rPr>
            <w:rFonts w:ascii="Times New Roman" w:eastAsia="华文宋体" w:hAnsi="Times New Roman" w:cs="Times New Roman"/>
          </w:rPr>
          <w:delText>Meanwhile,​</w:delText>
        </w:r>
        <w:r w:rsidR="00142392" w:rsidRPr="00142392" w:rsidDel="001B2DC1">
          <w:delText xml:space="preserve"> </w:delText>
        </w:r>
        <w:r w:rsidR="00142392" w:rsidDel="001B2DC1">
          <w:rPr>
            <w:rFonts w:ascii="Times New Roman" w:eastAsia="华文宋体" w:hAnsi="Times New Roman" w:cs="Times New Roman"/>
          </w:rPr>
          <w:delText>t</w:delText>
        </w:r>
        <w:r w:rsidR="00142392" w:rsidRPr="00142392" w:rsidDel="001B2DC1">
          <w:rPr>
            <w:rFonts w:ascii="Times New Roman" w:eastAsia="华文宋体" w:hAnsi="Times New Roman" w:cs="Times New Roman"/>
          </w:rPr>
          <w:delText xml:space="preserve">he extremum point from Fig. 2d, the 30 W </w:delText>
        </w:r>
        <w:r w:rsidR="009470CD" w:rsidDel="001B2DC1">
          <w:rPr>
            <w:rFonts w:ascii="Times New Roman" w:eastAsia="华文宋体" w:hAnsi="Times New Roman" w:cs="Times New Roman"/>
          </w:rPr>
          <w:delText>Lattice</w:delText>
        </w:r>
        <w:r w:rsidR="00845FF2" w:rsidDel="001B2DC1">
          <w:rPr>
            <w:rFonts w:ascii="Times New Roman" w:eastAsia="华文宋体" w:hAnsi="Times New Roman" w:cs="Times New Roman"/>
          </w:rPr>
          <w:delText xml:space="preserve"> beam</w:delText>
        </w:r>
        <w:r w:rsidR="00142392" w:rsidRPr="00142392" w:rsidDel="001B2DC1">
          <w:rPr>
            <w:rFonts w:ascii="Times New Roman" w:eastAsia="华文宋体" w:hAnsi="Times New Roman" w:cs="Times New Roman"/>
          </w:rPr>
          <w:delText xml:space="preserve"> power</w:delText>
        </w:r>
        <w:r w:rsidR="00B62A24" w:rsidDel="001B2DC1">
          <w:rPr>
            <w:rFonts w:ascii="Times New Roman" w:eastAsia="华文宋体" w:hAnsi="Times New Roman" w:cs="Times New Roman"/>
          </w:rPr>
          <w:delText xml:space="preserve"> point</w:delText>
        </w:r>
        <w:r w:rsidR="00142392" w:rsidRPr="00142392" w:rsidDel="001B2DC1">
          <w:rPr>
            <w:rFonts w:ascii="Times New Roman" w:eastAsia="华文宋体" w:hAnsi="Times New Roman" w:cs="Times New Roman"/>
          </w:rPr>
          <w:delText xml:space="preserve"> in Fig. 3a, and the second data point from the left in Fig. 3b were</w:delText>
        </w:r>
      </w:del>
      <w:ins w:id="601" w:author="berks" w:date="2026-04-05T09:37:00Z">
        <w:r w:rsidR="001B2DC1">
          <w:rPr>
            <w:rFonts w:ascii="Times New Roman" w:eastAsia="华文宋体" w:hAnsi="Times New Roman" w:cs="Times New Roman"/>
          </w:rPr>
          <w:t xml:space="preserve"> </w:t>
        </w:r>
      </w:ins>
      <w:ins w:id="602" w:author="berks" w:date="2026-04-05T09:38:00Z">
        <w:r w:rsidR="001B2DC1">
          <w:rPr>
            <w:rFonts w:ascii="Times New Roman" w:eastAsia="华文宋体" w:hAnsi="Times New Roman" w:cs="Times New Roman"/>
          </w:rPr>
          <w:t>a</w:t>
        </w:r>
      </w:ins>
      <w:ins w:id="603" w:author="berks" w:date="2026-04-05T09:39:00Z">
        <w:r w:rsidR="001B2DC1">
          <w:rPr>
            <w:rFonts w:ascii="Times New Roman" w:eastAsia="华文宋体" w:hAnsi="Times New Roman" w:cs="Times New Roman"/>
          </w:rPr>
          <w:t>s well as the final average value</w:t>
        </w:r>
      </w:ins>
      <w:ins w:id="604" w:author="berks" w:date="2026-04-05T09:54:00Z">
        <w:r w:rsidR="009D1A19">
          <w:rPr>
            <w:rFonts w:ascii="Times New Roman" w:eastAsia="华文宋体" w:hAnsi="Times New Roman" w:cs="Times New Roman"/>
          </w:rPr>
          <w:t>,</w:t>
        </w:r>
      </w:ins>
      <w:ins w:id="605" w:author="berks" w:date="2026-04-05T09:39:00Z">
        <w:r w:rsidR="001B2DC1">
          <w:rPr>
            <w:rFonts w:ascii="Times New Roman" w:eastAsia="华文宋体" w:hAnsi="Times New Roman" w:cs="Times New Roman"/>
          </w:rPr>
          <w:t xml:space="preserve"> </w:t>
        </w:r>
      </w:ins>
      <w:ins w:id="606" w:author="berks" w:date="2026-04-05T09:37:00Z">
        <w:r w:rsidR="001B2DC1">
          <w:rPr>
            <w:rFonts w:ascii="Times New Roman" w:eastAsia="华文宋体" w:hAnsi="Times New Roman" w:cs="Times New Roman"/>
          </w:rPr>
          <w:t xml:space="preserve">are consistent within the </w:t>
        </w:r>
      </w:ins>
      <w:ins w:id="607" w:author="berks" w:date="2026-04-05T09:54:00Z">
        <w:r w:rsidR="009D1A19">
          <w:rPr>
            <w:rFonts w:ascii="Times New Roman" w:eastAsia="华文宋体" w:hAnsi="Times New Roman" w:cs="Times New Roman"/>
          </w:rPr>
          <w:t xml:space="preserve">quoted </w:t>
        </w:r>
      </w:ins>
      <w:ins w:id="608" w:author="berks" w:date="2026-04-05T09:37:00Z">
        <w:r w:rsidR="001B2DC1">
          <w:rPr>
            <w:rFonts w:ascii="Times New Roman" w:eastAsia="华文宋体" w:hAnsi="Times New Roman" w:cs="Times New Roman"/>
          </w:rPr>
          <w:t>uncertainties.</w:t>
        </w:r>
      </w:ins>
      <w:del w:id="609" w:author="berks" w:date="2026-04-05T09:37:00Z">
        <w:r w:rsidR="00142392" w:rsidRPr="00142392" w:rsidDel="001B2DC1">
          <w:rPr>
            <w:rFonts w:ascii="Times New Roman" w:eastAsia="华文宋体" w:hAnsi="Times New Roman" w:cs="Times New Roman"/>
          </w:rPr>
          <w:delText xml:space="preserve"> all obtained under identical experimental settings.</w:delText>
        </w:r>
      </w:del>
    </w:p>
    <w:p w14:paraId="4082F0D8" w14:textId="3E38210D" w:rsidR="004A642B" w:rsidRDefault="004A642B">
      <w:pPr>
        <w:spacing w:afterLines="50" w:after="156"/>
        <w:rPr>
          <w:rFonts w:ascii="Times New Roman" w:eastAsia="华文宋体" w:hAnsi="Times New Roman" w:cs="Times New Roman"/>
        </w:rPr>
      </w:pPr>
    </w:p>
    <w:tbl>
      <w:tblPr>
        <w:tblStyle w:val="ae"/>
        <w:tblW w:w="0" w:type="auto"/>
        <w:tblInd w:w="2830" w:type="dxa"/>
        <w:tblLook w:val="04A0" w:firstRow="1" w:lastRow="0" w:firstColumn="1" w:lastColumn="0" w:noHBand="0" w:noVBand="1"/>
      </w:tblPr>
      <w:tblGrid>
        <w:gridCol w:w="1184"/>
        <w:gridCol w:w="1249"/>
      </w:tblGrid>
      <w:tr w:rsidR="00D538D5" w14:paraId="53A6D18E" w14:textId="77777777" w:rsidTr="00D538D5">
        <w:trPr>
          <w:trHeight w:val="414"/>
        </w:trPr>
        <w:tc>
          <w:tcPr>
            <w:tcW w:w="1184" w:type="dxa"/>
          </w:tcPr>
          <w:p w14:paraId="7A5E630F" w14:textId="77777777" w:rsidR="00D538D5" w:rsidRDefault="00D538D5">
            <w:pPr>
              <w:spacing w:afterLines="50" w:after="156"/>
              <w:rPr>
                <w:rFonts w:ascii="Times New Roman" w:eastAsia="华文宋体" w:hAnsi="Times New Roman" w:cs="Times New Roman"/>
              </w:rPr>
            </w:pPr>
          </w:p>
        </w:tc>
        <w:tc>
          <w:tcPr>
            <w:tcW w:w="1236" w:type="dxa"/>
          </w:tcPr>
          <w:p w14:paraId="120B396D" w14:textId="77777777" w:rsidR="00D538D5" w:rsidRDefault="00176504">
            <w:pPr>
              <w:spacing w:afterLines="50" w:after="156"/>
              <w:rPr>
                <w:rFonts w:ascii="Times New Roman" w:eastAsia="华文宋体" w:hAnsi="Times New Roman" w:cs="Times New Roman"/>
              </w:rPr>
            </w:pPr>
            <m:oMathPara>
              <m:oMath>
                <m:sSub>
                  <m:sSubPr>
                    <m:ctrlPr>
                      <w:rPr>
                        <w:rFonts w:ascii="Cambria Math" w:eastAsia="华文宋体" w:hAnsi="Cambria Math" w:cs="Times New Roman"/>
                      </w:rPr>
                    </m:ctrlPr>
                  </m:sSubPr>
                  <m:e>
                    <m:r>
                      <w:rPr>
                        <w:rFonts w:ascii="Cambria Math" w:eastAsia="华文宋体" w:hAnsi="Cambria Math" w:cs="Times New Roman"/>
                      </w:rPr>
                      <m:t>R</m:t>
                    </m:r>
                  </m:e>
                  <m:sub>
                    <m:r>
                      <w:rPr>
                        <w:rFonts w:ascii="Cambria Math" w:eastAsia="华文宋体" w:hAnsi="Cambria Math" w:cs="Times New Roman"/>
                      </w:rPr>
                      <m:t>L</m:t>
                    </m:r>
                  </m:sub>
                </m:sSub>
              </m:oMath>
            </m:oMathPara>
          </w:p>
        </w:tc>
      </w:tr>
      <w:tr w:rsidR="00D538D5" w14:paraId="24183EB1" w14:textId="77777777" w:rsidTr="00D538D5">
        <w:trPr>
          <w:trHeight w:val="414"/>
        </w:trPr>
        <w:tc>
          <w:tcPr>
            <w:tcW w:w="1184" w:type="dxa"/>
          </w:tcPr>
          <w:p w14:paraId="41C20EF3" w14:textId="77777777" w:rsidR="00D538D5" w:rsidRDefault="00D538D5" w:rsidP="00D538D5">
            <w:pPr>
              <w:spacing w:afterLines="50" w:after="156"/>
              <w:rPr>
                <w:rFonts w:ascii="Times New Roman" w:eastAsia="华文宋体" w:hAnsi="Times New Roman" w:cs="Times New Roman"/>
              </w:rPr>
            </w:pPr>
            <w:r>
              <w:rPr>
                <w:rFonts w:ascii="Times New Roman" w:eastAsia="华文宋体" w:hAnsi="Times New Roman" w:cs="Times New Roman"/>
              </w:rPr>
              <w:t xml:space="preserve">Fig. </w:t>
            </w:r>
            <w:r>
              <w:rPr>
                <w:rFonts w:ascii="Times New Roman" w:eastAsia="华文宋体" w:hAnsi="Times New Roman" w:cs="Times New Roman" w:hint="eastAsia"/>
              </w:rPr>
              <w:t>2b</w:t>
            </w:r>
          </w:p>
        </w:tc>
        <w:tc>
          <w:tcPr>
            <w:tcW w:w="1236" w:type="dxa"/>
          </w:tcPr>
          <w:p w14:paraId="4CC45C5D" w14:textId="77777777" w:rsidR="00D538D5" w:rsidRDefault="00D538D5" w:rsidP="00D538D5">
            <w:pPr>
              <w:spacing w:afterLines="50" w:after="156"/>
              <w:jc w:val="left"/>
              <w:rPr>
                <w:rFonts w:ascii="Times New Roman" w:eastAsia="华文宋体" w:hAnsi="Times New Roman" w:cs="Times New Roman"/>
              </w:rPr>
            </w:pPr>
            <w:r>
              <w:rPr>
                <w:rFonts w:ascii="Times New Roman" w:eastAsia="华文宋体" w:hAnsi="Times New Roman" w:cs="Times New Roman"/>
              </w:rPr>
              <w:t>0.726079(3)</w:t>
            </w:r>
          </w:p>
        </w:tc>
      </w:tr>
      <w:tr w:rsidR="00D538D5" w14:paraId="367D3043" w14:textId="77777777" w:rsidTr="00D538D5">
        <w:trPr>
          <w:trHeight w:val="414"/>
        </w:trPr>
        <w:tc>
          <w:tcPr>
            <w:tcW w:w="1184" w:type="dxa"/>
          </w:tcPr>
          <w:p w14:paraId="5129DD26" w14:textId="77777777" w:rsidR="00D538D5" w:rsidRDefault="00D538D5" w:rsidP="00D538D5">
            <w:pPr>
              <w:spacing w:afterLines="50" w:after="156"/>
              <w:rPr>
                <w:rFonts w:ascii="Times New Roman" w:eastAsia="华文宋体" w:hAnsi="Times New Roman" w:cs="Times New Roman"/>
              </w:rPr>
            </w:pPr>
            <w:r>
              <w:rPr>
                <w:rFonts w:ascii="Times New Roman" w:eastAsia="华文宋体" w:hAnsi="Times New Roman" w:cs="Times New Roman"/>
              </w:rPr>
              <w:t xml:space="preserve">Fig. </w:t>
            </w:r>
            <w:r>
              <w:rPr>
                <w:rFonts w:ascii="Times New Roman" w:eastAsia="华文宋体" w:hAnsi="Times New Roman" w:cs="Times New Roman" w:hint="eastAsia"/>
              </w:rPr>
              <w:t>2d</w:t>
            </w:r>
          </w:p>
        </w:tc>
        <w:tc>
          <w:tcPr>
            <w:tcW w:w="1236" w:type="dxa"/>
          </w:tcPr>
          <w:p w14:paraId="4E15D445" w14:textId="77777777" w:rsidR="00D538D5" w:rsidRDefault="00D538D5" w:rsidP="00D538D5">
            <w:pPr>
              <w:spacing w:afterLines="50" w:after="156"/>
              <w:jc w:val="left"/>
              <w:rPr>
                <w:rFonts w:ascii="Times New Roman" w:eastAsia="华文宋体" w:hAnsi="Times New Roman" w:cs="Times New Roman"/>
              </w:rPr>
            </w:pPr>
            <w:r>
              <w:rPr>
                <w:rFonts w:ascii="Times New Roman" w:eastAsia="华文宋体" w:hAnsi="Times New Roman" w:cs="Times New Roman"/>
              </w:rPr>
              <w:t>0.726080(5)</w:t>
            </w:r>
          </w:p>
        </w:tc>
      </w:tr>
      <w:tr w:rsidR="00D538D5" w14:paraId="66B117A2" w14:textId="77777777" w:rsidTr="00D538D5">
        <w:trPr>
          <w:trHeight w:val="414"/>
        </w:trPr>
        <w:tc>
          <w:tcPr>
            <w:tcW w:w="1184" w:type="dxa"/>
          </w:tcPr>
          <w:p w14:paraId="7BB141F8" w14:textId="77777777" w:rsidR="00D538D5" w:rsidRDefault="00D538D5" w:rsidP="00D538D5">
            <w:pPr>
              <w:spacing w:afterLines="50" w:after="156"/>
              <w:rPr>
                <w:rFonts w:ascii="Times New Roman" w:eastAsia="华文宋体" w:hAnsi="Times New Roman" w:cs="Times New Roman"/>
              </w:rPr>
            </w:pPr>
            <w:r>
              <w:rPr>
                <w:rFonts w:ascii="Times New Roman" w:eastAsia="华文宋体" w:hAnsi="Times New Roman" w:cs="Times New Roman"/>
              </w:rPr>
              <w:t>Fig. 3a</w:t>
            </w:r>
          </w:p>
        </w:tc>
        <w:tc>
          <w:tcPr>
            <w:tcW w:w="1236" w:type="dxa"/>
          </w:tcPr>
          <w:p w14:paraId="5A3CB9CF" w14:textId="77777777" w:rsidR="00D538D5" w:rsidRDefault="00D538D5" w:rsidP="00D538D5">
            <w:pPr>
              <w:spacing w:afterLines="50" w:after="156"/>
              <w:jc w:val="left"/>
              <w:rPr>
                <w:rFonts w:ascii="Times New Roman" w:eastAsia="华文宋体" w:hAnsi="Times New Roman" w:cs="Times New Roman"/>
              </w:rPr>
            </w:pPr>
            <w:r>
              <w:rPr>
                <w:rFonts w:ascii="Times New Roman" w:eastAsia="华文宋体" w:hAnsi="Times New Roman" w:cs="Times New Roman"/>
              </w:rPr>
              <w:t>0.726077(2)</w:t>
            </w:r>
          </w:p>
        </w:tc>
      </w:tr>
      <w:tr w:rsidR="00D538D5" w14:paraId="49D77987" w14:textId="77777777" w:rsidTr="00D538D5">
        <w:trPr>
          <w:trHeight w:val="422"/>
        </w:trPr>
        <w:tc>
          <w:tcPr>
            <w:tcW w:w="1184" w:type="dxa"/>
          </w:tcPr>
          <w:p w14:paraId="32E48F19" w14:textId="77777777" w:rsidR="00D538D5" w:rsidRDefault="00D538D5" w:rsidP="00D538D5">
            <w:pPr>
              <w:spacing w:afterLines="50" w:after="156"/>
              <w:rPr>
                <w:rFonts w:ascii="Times New Roman" w:eastAsia="华文宋体" w:hAnsi="Times New Roman" w:cs="Times New Roman"/>
              </w:rPr>
            </w:pPr>
            <w:r>
              <w:rPr>
                <w:rFonts w:ascii="Times New Roman" w:eastAsia="华文宋体" w:hAnsi="Times New Roman" w:cs="Times New Roman"/>
              </w:rPr>
              <w:t>Fig. 3b</w:t>
            </w:r>
          </w:p>
        </w:tc>
        <w:tc>
          <w:tcPr>
            <w:tcW w:w="1236" w:type="dxa"/>
          </w:tcPr>
          <w:p w14:paraId="0552857B" w14:textId="77777777" w:rsidR="00D538D5" w:rsidRDefault="00D538D5" w:rsidP="00D538D5">
            <w:pPr>
              <w:spacing w:afterLines="50" w:after="156"/>
              <w:jc w:val="left"/>
              <w:rPr>
                <w:rFonts w:ascii="Times New Roman" w:eastAsia="华文宋体" w:hAnsi="Times New Roman" w:cs="Times New Roman"/>
              </w:rPr>
            </w:pPr>
            <w:r>
              <w:rPr>
                <w:rFonts w:ascii="Times New Roman" w:eastAsia="华文宋体" w:hAnsi="Times New Roman" w:cs="Times New Roman"/>
              </w:rPr>
              <w:t>0.726072(4)</w:t>
            </w:r>
          </w:p>
        </w:tc>
      </w:tr>
      <w:tr w:rsidR="00D538D5" w14:paraId="087C24A4" w14:textId="77777777" w:rsidTr="00D538D5">
        <w:trPr>
          <w:trHeight w:val="130"/>
        </w:trPr>
        <w:tc>
          <w:tcPr>
            <w:tcW w:w="1184" w:type="dxa"/>
          </w:tcPr>
          <w:p w14:paraId="6A5E1292" w14:textId="77777777" w:rsidR="00D538D5" w:rsidRDefault="00D538D5" w:rsidP="00D538D5">
            <w:pPr>
              <w:spacing w:afterLines="50" w:after="156"/>
              <w:jc w:val="left"/>
              <w:rPr>
                <w:rFonts w:ascii="Times New Roman" w:eastAsia="华文宋体" w:hAnsi="Times New Roman" w:cs="Times New Roman"/>
              </w:rPr>
            </w:pPr>
            <w:r>
              <w:rPr>
                <w:rFonts w:ascii="Times New Roman" w:eastAsia="华文宋体" w:hAnsi="Times New Roman" w:cs="Times New Roman"/>
              </w:rPr>
              <w:t>Final value</w:t>
            </w:r>
          </w:p>
        </w:tc>
        <w:tc>
          <w:tcPr>
            <w:tcW w:w="1236" w:type="dxa"/>
          </w:tcPr>
          <w:p w14:paraId="35FB65C6" w14:textId="77777777" w:rsidR="00D538D5" w:rsidRDefault="00D538D5" w:rsidP="00D538D5">
            <w:pPr>
              <w:spacing w:afterLines="50" w:after="156"/>
              <w:jc w:val="left"/>
              <w:rPr>
                <w:rFonts w:ascii="Times New Roman" w:eastAsia="华文宋体" w:hAnsi="Times New Roman" w:cs="Times New Roman"/>
              </w:rPr>
            </w:pPr>
            <w:r>
              <w:rPr>
                <w:rFonts w:ascii="Times New Roman" w:eastAsia="华文宋体" w:hAnsi="Times New Roman" w:cs="Times New Roman" w:hint="eastAsia"/>
              </w:rPr>
              <w:t>0.726076</w:t>
            </w:r>
            <w:r>
              <w:rPr>
                <w:rFonts w:ascii="Times New Roman" w:eastAsia="华文宋体" w:hAnsi="Times New Roman" w:cs="Times New Roman"/>
              </w:rPr>
              <w:t>(</w:t>
            </w:r>
            <w:r>
              <w:rPr>
                <w:rFonts w:ascii="Times New Roman" w:eastAsia="华文宋体" w:hAnsi="Times New Roman" w:cs="Times New Roman" w:hint="eastAsia"/>
              </w:rPr>
              <w:t>3)</w:t>
            </w:r>
          </w:p>
        </w:tc>
      </w:tr>
    </w:tbl>
    <w:p w14:paraId="1D96548A" w14:textId="77777777" w:rsidR="004A642B" w:rsidRDefault="004A642B">
      <w:pPr>
        <w:spacing w:afterLines="50" w:after="156"/>
        <w:rPr>
          <w:rFonts w:ascii="Times New Roman" w:eastAsia="华文宋体" w:hAnsi="Times New Roman" w:cs="Times New Roman"/>
        </w:rPr>
      </w:pPr>
    </w:p>
    <w:p w14:paraId="5D6250FD" w14:textId="66CDE140" w:rsidR="00E474F1" w:rsidRDefault="00E474F1">
      <w:pPr>
        <w:spacing w:afterLines="50" w:after="156"/>
        <w:ind w:firstLineChars="202" w:firstLine="424"/>
        <w:rPr>
          <w:moveTo w:id="610" w:author="berks" w:date="2026-04-05T09:21:00Z"/>
          <w:rFonts w:ascii="Times New Roman" w:eastAsia="华文宋体" w:hAnsi="Times New Roman" w:cs="Times New Roman"/>
        </w:rPr>
        <w:pPrChange w:id="611" w:author="berks" w:date="2026-04-05T09:38:00Z">
          <w:pPr>
            <w:spacing w:afterLines="50" w:after="156"/>
          </w:pPr>
        </w:pPrChange>
      </w:pPr>
      <w:moveToRangeStart w:id="612" w:author="berks" w:date="2026-04-05T09:21:00Z" w:name="move226273335"/>
      <w:moveTo w:id="613" w:author="berks" w:date="2026-04-05T09:21:00Z">
        <w:r w:rsidRPr="00D24F2C">
          <w:rPr>
            <w:rFonts w:ascii="Times New Roman" w:eastAsia="华文宋体" w:hAnsi="Times New Roman" w:cs="Times New Roman"/>
          </w:rPr>
          <w:t xml:space="preserve">In Figs. 2b and 2d, </w:t>
        </w:r>
        <m:oMath>
          <m:sSub>
            <m:sSubPr>
              <m:ctrlPr>
                <w:rPr>
                  <w:rFonts w:ascii="Cambria Math" w:eastAsia="华文宋体" w:hAnsi="Cambria Math" w:cs="Times New Roman"/>
                </w:rPr>
              </m:ctrlPr>
            </m:sSubPr>
            <m:e>
              <m:r>
                <m:rPr>
                  <m:sty m:val="p"/>
                </m:rPr>
                <w:rPr>
                  <w:rFonts w:ascii="Cambria Math" w:eastAsia="华文宋体" w:hAnsi="Cambria Math" w:cs="Times New Roman"/>
                </w:rPr>
                <m:t>R</m:t>
              </m:r>
            </m:e>
            <m:sub>
              <m:r>
                <m:rPr>
                  <m:sty m:val="p"/>
                </m:rPr>
                <w:rPr>
                  <w:rFonts w:ascii="Cambria Math" w:eastAsia="华文宋体" w:hAnsi="Cambria Math" w:cs="Times New Roman"/>
                </w:rPr>
                <m:t>L</m:t>
              </m:r>
            </m:sub>
          </m:sSub>
        </m:oMath>
        <w:r w:rsidRPr="00D24F2C">
          <w:rPr>
            <w:rFonts w:ascii="Times New Roman" w:eastAsia="华文宋体" w:hAnsi="Times New Roman" w:cs="Times New Roman"/>
          </w:rPr>
          <w:t xml:space="preserve"> </w:t>
        </w:r>
        <w:del w:id="614" w:author="berks" w:date="2026-04-05T09:48:00Z">
          <w:r w:rsidRPr="00D24F2C" w:rsidDel="009D1A19">
            <w:rPr>
              <w:rFonts w:ascii="Times New Roman" w:eastAsia="华文宋体" w:hAnsi="Times New Roman" w:cs="Times New Roman"/>
            </w:rPr>
            <w:delText>corresponds to</w:delText>
          </w:r>
        </w:del>
      </w:moveTo>
      <w:ins w:id="615" w:author="berks" w:date="2026-04-05T09:48:00Z">
        <w:r w:rsidR="009D1A19">
          <w:rPr>
            <w:rFonts w:ascii="Times New Roman" w:eastAsia="华文宋体" w:hAnsi="Times New Roman" w:cs="Times New Roman"/>
          </w:rPr>
          <w:t>at</w:t>
        </w:r>
      </w:ins>
      <w:moveTo w:id="616" w:author="berks" w:date="2026-04-05T09:21:00Z">
        <w:r w:rsidRPr="00D24F2C">
          <w:rPr>
            <w:rFonts w:ascii="Times New Roman" w:eastAsia="华文宋体" w:hAnsi="Times New Roman" w:cs="Times New Roman"/>
          </w:rPr>
          <w:t xml:space="preserve"> the extremum point </w:t>
        </w:r>
        <w:del w:id="617" w:author="berks" w:date="2026-04-05T09:48:00Z">
          <w:r w:rsidRPr="00D24F2C" w:rsidDel="009D1A19">
            <w:rPr>
              <w:rFonts w:ascii="Times New Roman" w:eastAsia="华文宋体" w:hAnsi="Times New Roman" w:cs="Times New Roman"/>
            </w:rPr>
            <w:delText>obtained from</w:delText>
          </w:r>
        </w:del>
      </w:moveTo>
      <w:ins w:id="618" w:author="berks" w:date="2026-04-05T09:48:00Z">
        <w:r w:rsidR="009D1A19">
          <w:rPr>
            <w:rFonts w:ascii="Times New Roman" w:eastAsia="华文宋体" w:hAnsi="Times New Roman" w:cs="Times New Roman"/>
          </w:rPr>
          <w:t>of</w:t>
        </w:r>
      </w:ins>
      <w:moveTo w:id="619" w:author="berks" w:date="2026-04-05T09:21:00Z">
        <w:r w:rsidRPr="00D24F2C">
          <w:rPr>
            <w:rFonts w:ascii="Times New Roman" w:eastAsia="华文宋体" w:hAnsi="Times New Roman" w:cs="Times New Roman"/>
          </w:rPr>
          <w:t xml:space="preserve"> a parabolic fit to the data </w:t>
        </w:r>
        <w:del w:id="620" w:author="berks" w:date="2026-04-05T09:49:00Z">
          <w:r w:rsidRPr="00D24F2C" w:rsidDel="009D1A19">
            <w:rPr>
              <w:rFonts w:ascii="Times New Roman" w:eastAsia="华文宋体" w:hAnsi="Times New Roman" w:cs="Times New Roman"/>
            </w:rPr>
            <w:delText>measured</w:delText>
          </w:r>
        </w:del>
      </w:moveTo>
      <w:ins w:id="621" w:author="berks" w:date="2026-04-05T09:49:00Z">
        <w:r w:rsidR="009D1A19">
          <w:rPr>
            <w:rFonts w:ascii="Times New Roman" w:eastAsia="华文宋体" w:hAnsi="Times New Roman" w:cs="Times New Roman"/>
          </w:rPr>
          <w:t>is obtained</w:t>
        </w:r>
      </w:ins>
      <w:moveTo w:id="622" w:author="berks" w:date="2026-04-05T09:21:00Z">
        <w:r w:rsidRPr="00D24F2C">
          <w:rPr>
            <w:rFonts w:ascii="Times New Roman" w:eastAsia="华文宋体" w:hAnsi="Times New Roman" w:cs="Times New Roman"/>
          </w:rPr>
          <w:t xml:space="preserve"> </w:t>
        </w:r>
        <w:r>
          <w:rPr>
            <w:rFonts w:ascii="Times New Roman" w:eastAsia="华文宋体" w:hAnsi="Times New Roman" w:cs="Times New Roman"/>
          </w:rPr>
          <w:t>under</w:t>
        </w:r>
        <w:r w:rsidRPr="00D24F2C">
          <w:rPr>
            <w:rFonts w:ascii="Times New Roman" w:eastAsia="华文宋体" w:hAnsi="Times New Roman" w:cs="Times New Roman"/>
          </w:rPr>
          <w:t xml:space="preserve"> </w:t>
        </w:r>
        <w:del w:id="623" w:author="berks" w:date="2026-04-05T09:40:00Z">
          <w:r w:rsidRPr="00D24F2C" w:rsidDel="001B2DC1">
            <w:rPr>
              <w:rFonts w:ascii="Times New Roman" w:eastAsia="华文宋体" w:hAnsi="Times New Roman" w:cs="Times New Roman"/>
            </w:rPr>
            <w:delText>different</w:delText>
          </w:r>
        </w:del>
        <w:del w:id="624" w:author="berks" w:date="2026-04-05T09:55:00Z">
          <w:r w:rsidRPr="00D24F2C" w:rsidDel="009D1A19">
            <w:rPr>
              <w:rFonts w:ascii="Times New Roman" w:eastAsia="华文宋体" w:hAnsi="Times New Roman" w:cs="Times New Roman"/>
            </w:rPr>
            <w:delText xml:space="preserve"> </w:delText>
          </w:r>
        </w:del>
        <w:r w:rsidRPr="00D24F2C">
          <w:rPr>
            <w:rFonts w:ascii="Times New Roman" w:eastAsia="华文宋体" w:hAnsi="Times New Roman" w:cs="Times New Roman"/>
          </w:rPr>
          <w:t>magnetic field</w:t>
        </w:r>
      </w:moveTo>
      <w:ins w:id="625" w:author="berks" w:date="2026-04-05T09:55:00Z">
        <w:r w:rsidR="009D1A19">
          <w:rPr>
            <w:rFonts w:ascii="Times New Roman" w:eastAsia="华文宋体" w:hAnsi="Times New Roman" w:cs="Times New Roman"/>
          </w:rPr>
          <w:t>s</w:t>
        </w:r>
      </w:ins>
      <w:moveTo w:id="626" w:author="berks" w:date="2026-04-05T09:21:00Z">
        <w:del w:id="627" w:author="berks" w:date="2026-04-05T09:40:00Z">
          <w:r w:rsidRPr="00D24F2C" w:rsidDel="001B2DC1">
            <w:rPr>
              <w:rFonts w:ascii="Times New Roman" w:eastAsia="华文宋体" w:hAnsi="Times New Roman" w:cs="Times New Roman"/>
            </w:rPr>
            <w:delText>s</w:delText>
          </w:r>
        </w:del>
        <w:r w:rsidRPr="00D24F2C">
          <w:rPr>
            <w:rFonts w:ascii="Times New Roman" w:eastAsia="华文宋体" w:hAnsi="Times New Roman" w:cs="Times New Roman"/>
          </w:rPr>
          <w:t xml:space="preserve"> </w:t>
        </w:r>
        <w:del w:id="628" w:author="berks" w:date="2026-04-05T09:40:00Z">
          <w:r w:rsidRPr="00D24F2C" w:rsidDel="001B2DC1">
            <w:rPr>
              <w:rFonts w:ascii="Times New Roman" w:eastAsia="华文宋体" w:hAnsi="Times New Roman" w:cs="Times New Roman"/>
            </w:rPr>
            <w:delText>(</w:delText>
          </w:r>
        </w:del>
      </w:moveTo>
      <w:ins w:id="629" w:author="berks" w:date="2026-04-05T09:40:00Z">
        <w:r w:rsidR="001B2DC1">
          <w:rPr>
            <w:rFonts w:ascii="Times New Roman" w:eastAsia="华文宋体" w:hAnsi="Times New Roman" w:cs="Times New Roman"/>
          </w:rPr>
          <w:t xml:space="preserve">of </w:t>
        </w:r>
      </w:ins>
      <w:moveTo w:id="630" w:author="berks" w:date="2026-04-05T09:21:00Z">
        <w:r w:rsidRPr="00D24F2C">
          <w:rPr>
            <w:rFonts w:ascii="Times New Roman" w:eastAsia="华文宋体" w:hAnsi="Times New Roman" w:cs="Times New Roman"/>
          </w:rPr>
          <w:t>50 mG and 100 mG</w:t>
        </w:r>
      </w:moveTo>
      <w:ins w:id="631" w:author="berks" w:date="2026-04-05T09:40:00Z">
        <w:r w:rsidR="001B2DC1">
          <w:rPr>
            <w:rFonts w:ascii="Times New Roman" w:eastAsia="华文宋体" w:hAnsi="Times New Roman" w:cs="Times New Roman"/>
          </w:rPr>
          <w:t>, respectively</w:t>
        </w:r>
      </w:ins>
      <w:moveTo w:id="632" w:author="berks" w:date="2026-04-05T09:21:00Z">
        <w:del w:id="633" w:author="berks" w:date="2026-04-05T09:40:00Z">
          <w:r w:rsidRPr="00D24F2C" w:rsidDel="001B2DC1">
            <w:rPr>
              <w:rFonts w:ascii="Times New Roman" w:eastAsia="华文宋体" w:hAnsi="Times New Roman" w:cs="Times New Roman"/>
            </w:rPr>
            <w:delText>)</w:delText>
          </w:r>
        </w:del>
        <w:r w:rsidRPr="00D24F2C">
          <w:rPr>
            <w:rFonts w:ascii="Times New Roman" w:eastAsia="华文宋体" w:hAnsi="Times New Roman" w:cs="Times New Roman"/>
          </w:rPr>
          <w:t>.</w:t>
        </w:r>
        <w:r>
          <w:rPr>
            <w:rFonts w:ascii="Times New Roman" w:eastAsia="华文宋体" w:hAnsi="Times New Roman" w:cs="Times New Roman"/>
          </w:rPr>
          <w:t xml:space="preserve"> </w:t>
        </w:r>
        <w:r w:rsidRPr="00A92B5D">
          <w:rPr>
            <w:rFonts w:ascii="Times New Roman" w:eastAsia="华文宋体" w:hAnsi="Times New Roman" w:cs="Times New Roman"/>
          </w:rPr>
          <w:t xml:space="preserve">This </w:t>
        </w:r>
        <w:del w:id="634" w:author="berks" w:date="2026-04-05T09:55:00Z">
          <w:r w:rsidRPr="00A92B5D" w:rsidDel="009D1A19">
            <w:rPr>
              <w:rFonts w:ascii="Times New Roman" w:eastAsia="华文宋体" w:hAnsi="Times New Roman" w:cs="Times New Roman"/>
            </w:rPr>
            <w:delText>is</w:delText>
          </w:r>
        </w:del>
      </w:moveTo>
      <w:ins w:id="635" w:author="berks" w:date="2026-04-05T09:55:00Z">
        <w:r w:rsidR="009D1A19">
          <w:rPr>
            <w:rFonts w:ascii="Times New Roman" w:eastAsia="华文宋体" w:hAnsi="Times New Roman" w:cs="Times New Roman"/>
          </w:rPr>
          <w:t>was</w:t>
        </w:r>
      </w:ins>
      <w:moveTo w:id="636" w:author="berks" w:date="2026-04-05T09:21:00Z">
        <w:r w:rsidRPr="00A92B5D">
          <w:rPr>
            <w:rFonts w:ascii="Times New Roman" w:eastAsia="华文宋体" w:hAnsi="Times New Roman" w:cs="Times New Roman"/>
          </w:rPr>
          <w:t xml:space="preserve"> intended to verify the validity of the tensor shift theory.</w:t>
        </w:r>
        <w:r w:rsidRPr="00A92B5D">
          <w:t xml:space="preserve"> </w:t>
        </w:r>
        <w:r w:rsidRPr="00A92B5D">
          <w:rPr>
            <w:rFonts w:ascii="Times New Roman" w:eastAsia="华文宋体" w:hAnsi="Times New Roman" w:cs="Times New Roman"/>
          </w:rPr>
          <w:t>The fitting results confirm that</w:t>
        </w:r>
        <w:del w:id="637" w:author="berks" w:date="2026-04-05T09:40:00Z">
          <w:r w:rsidRPr="00A92B5D" w:rsidDel="001B2DC1">
            <w:rPr>
              <w:rFonts w:ascii="Times New Roman" w:eastAsia="华文宋体" w:hAnsi="Times New Roman" w:cs="Times New Roman"/>
            </w:rPr>
            <w:delText xml:space="preserve"> the two are consistent within the error bars; that is</w:delText>
          </w:r>
        </w:del>
        <w:r w:rsidRPr="00A92B5D">
          <w:rPr>
            <w:rFonts w:ascii="Times New Roman" w:eastAsia="华文宋体" w:hAnsi="Times New Roman" w:cs="Times New Roman"/>
          </w:rPr>
          <w:t xml:space="preserve">, when the tensor field is aligned with the magnetic field, </w:t>
        </w:r>
        <m:oMath>
          <m:sSub>
            <m:sSubPr>
              <m:ctrlPr>
                <w:rPr>
                  <w:rFonts w:ascii="Cambria Math" w:eastAsia="华文宋体" w:hAnsi="Cambria Math" w:cs="Times New Roman"/>
                </w:rPr>
              </m:ctrlPr>
            </m:sSubPr>
            <m:e>
              <m:r>
                <m:rPr>
                  <m:sty m:val="p"/>
                </m:rPr>
                <w:rPr>
                  <w:rFonts w:ascii="Cambria Math" w:eastAsia="华文宋体" w:hAnsi="Cambria Math" w:cs="Times New Roman"/>
                </w:rPr>
                <m:t>R</m:t>
              </m:r>
            </m:e>
            <m:sub>
              <m:r>
                <m:rPr>
                  <m:sty m:val="p"/>
                </m:rPr>
                <w:rPr>
                  <w:rFonts w:ascii="Cambria Math" w:eastAsia="华文宋体" w:hAnsi="Cambria Math" w:cs="Times New Roman"/>
                </w:rPr>
                <m:t>L</m:t>
              </m:r>
            </m:sub>
          </m:sSub>
        </m:oMath>
        <w:r w:rsidRPr="00A92B5D">
          <w:rPr>
            <w:rFonts w:ascii="Times New Roman" w:eastAsia="华文宋体" w:hAnsi="Times New Roman" w:cs="Times New Roman"/>
          </w:rPr>
          <w:t xml:space="preserve"> is independent of </w:t>
        </w:r>
      </w:moveTo>
      <w:ins w:id="638" w:author="berks" w:date="2026-04-05T09:41:00Z">
        <w:r w:rsidR="001B2DC1">
          <w:rPr>
            <w:rFonts w:ascii="Times New Roman" w:eastAsia="华文宋体" w:hAnsi="Times New Roman" w:cs="Times New Roman"/>
          </w:rPr>
          <w:t xml:space="preserve">the </w:t>
        </w:r>
      </w:ins>
      <w:moveTo w:id="639" w:author="berks" w:date="2026-04-05T09:21:00Z">
        <w:r w:rsidRPr="00A92B5D">
          <w:rPr>
            <w:rFonts w:ascii="Times New Roman" w:eastAsia="华文宋体" w:hAnsi="Times New Roman" w:cs="Times New Roman"/>
          </w:rPr>
          <w:t>magnetic field strength.</w:t>
        </w:r>
      </w:moveTo>
    </w:p>
    <w:p w14:paraId="1FC9D686" w14:textId="6E005114" w:rsidR="00E474F1" w:rsidRDefault="00E474F1">
      <w:pPr>
        <w:spacing w:afterLines="50" w:after="156"/>
        <w:ind w:firstLineChars="202" w:firstLine="424"/>
        <w:rPr>
          <w:moveTo w:id="640" w:author="berks" w:date="2026-04-05T09:21:00Z"/>
          <w:rFonts w:ascii="Times New Roman" w:eastAsia="华文宋体" w:hAnsi="Times New Roman" w:cs="Times New Roman"/>
        </w:rPr>
        <w:pPrChange w:id="641" w:author="berks" w:date="2026-04-05T09:38:00Z">
          <w:pPr>
            <w:spacing w:afterLines="50" w:after="156"/>
          </w:pPr>
        </w:pPrChange>
      </w:pPr>
      <w:moveTo w:id="642" w:author="berks" w:date="2026-04-05T09:21:00Z">
        <w:r w:rsidRPr="00E256EB">
          <w:rPr>
            <w:rFonts w:ascii="Times New Roman" w:eastAsia="华文宋体" w:hAnsi="Times New Roman" w:cs="Times New Roman"/>
          </w:rPr>
          <w:t xml:space="preserve">After </w:t>
        </w:r>
      </w:moveTo>
      <w:ins w:id="643" w:author="berks" w:date="2026-04-05T09:42:00Z">
        <w:r w:rsidR="001B2DC1">
          <w:rPr>
            <w:rFonts w:ascii="Times New Roman" w:eastAsia="华文宋体" w:hAnsi="Times New Roman" w:cs="Times New Roman"/>
          </w:rPr>
          <w:t xml:space="preserve">completing </w:t>
        </w:r>
      </w:ins>
      <w:ins w:id="644" w:author="berks" w:date="2026-04-05T09:43:00Z">
        <w:r w:rsidR="001B2DC1">
          <w:rPr>
            <w:rFonts w:ascii="Times New Roman" w:eastAsia="华文宋体" w:hAnsi="Times New Roman" w:cs="Times New Roman"/>
          </w:rPr>
          <w:t xml:space="preserve">the </w:t>
        </w:r>
      </w:ins>
      <w:moveTo w:id="645" w:author="berks" w:date="2026-04-05T09:21:00Z">
        <w:del w:id="646" w:author="berks" w:date="2026-04-05T09:42:00Z">
          <w:r w:rsidRPr="00E256EB" w:rsidDel="001B2DC1">
            <w:rPr>
              <w:rFonts w:ascii="Times New Roman" w:eastAsia="华文宋体" w:hAnsi="Times New Roman" w:cs="Times New Roman" w:hint="eastAsia"/>
            </w:rPr>
            <w:delText>aligning</w:delText>
          </w:r>
          <w:r w:rsidRPr="00E256EB" w:rsidDel="001B2DC1">
            <w:rPr>
              <w:rFonts w:ascii="Times New Roman" w:eastAsia="华文宋体" w:hAnsi="Times New Roman" w:cs="Times New Roman" w:hint="eastAsia"/>
            </w:rPr>
            <w:delText>​</w:delText>
          </w:r>
          <w:r w:rsidRPr="00E256EB" w:rsidDel="001B2DC1">
            <w:rPr>
              <w:rFonts w:ascii="Times New Roman" w:eastAsia="华文宋体" w:hAnsi="Times New Roman" w:cs="Times New Roman" w:hint="eastAsia"/>
            </w:rPr>
            <w:delText xml:space="preserve"> the </w:delText>
          </w:r>
          <w:r w:rsidDel="001B2DC1">
            <w:rPr>
              <w:rFonts w:ascii="Times New Roman" w:eastAsia="华文宋体" w:hAnsi="Times New Roman" w:cs="Times New Roman" w:hint="eastAsia"/>
            </w:rPr>
            <w:delText>magnetic</w:delText>
          </w:r>
          <w:r w:rsidRPr="00E256EB" w:rsidDel="001B2DC1">
            <w:rPr>
              <w:rFonts w:ascii="Times New Roman" w:eastAsia="华文宋体" w:hAnsi="Times New Roman" w:cs="Times New Roman" w:hint="eastAsia"/>
            </w:rPr>
            <w:delText xml:space="preserve"> and tensor fields according to</w:delText>
          </w:r>
        </w:del>
      </w:moveTo>
      <w:ins w:id="647" w:author="berks" w:date="2026-04-05T09:42:00Z">
        <w:r w:rsidR="001B2DC1">
          <w:rPr>
            <w:rFonts w:ascii="Times New Roman" w:eastAsia="华文宋体" w:hAnsi="Times New Roman" w:cs="Times New Roman" w:hint="eastAsia"/>
          </w:rPr>
          <w:t>field</w:t>
        </w:r>
        <w:r w:rsidR="001B2DC1">
          <w:rPr>
            <w:rFonts w:ascii="Times New Roman" w:eastAsia="华文宋体" w:hAnsi="Times New Roman" w:cs="Times New Roman"/>
          </w:rPr>
          <w:t xml:space="preserve"> alignment </w:t>
        </w:r>
      </w:ins>
      <w:ins w:id="648" w:author="berks" w:date="2026-04-05T09:44:00Z">
        <w:r w:rsidR="001B2DC1">
          <w:rPr>
            <w:rFonts w:ascii="Times New Roman" w:eastAsia="华文宋体" w:hAnsi="Times New Roman" w:cs="Times New Roman"/>
          </w:rPr>
          <w:t>procedure</w:t>
        </w:r>
      </w:ins>
      <w:moveTo w:id="649" w:author="berks" w:date="2026-04-05T09:21:00Z">
        <w:del w:id="650" w:author="berks" w:date="2026-04-05T09:43:00Z">
          <w:r w:rsidRPr="00E256EB" w:rsidDel="001B2DC1">
            <w:rPr>
              <w:rFonts w:ascii="Times New Roman" w:eastAsia="华文宋体" w:hAnsi="Times New Roman" w:cs="Times New Roman"/>
            </w:rPr>
            <w:delText xml:space="preserve"> </w:delText>
          </w:r>
        </w:del>
        <w:del w:id="651" w:author="berks" w:date="2026-04-05T09:49:00Z">
          <w:r w:rsidRPr="00E256EB" w:rsidDel="009D1A19">
            <w:rPr>
              <w:rFonts w:ascii="Times New Roman" w:eastAsia="华文宋体" w:hAnsi="Times New Roman" w:cs="Times New Roman"/>
            </w:rPr>
            <w:delText>Fig. 2</w:delText>
          </w:r>
        </w:del>
        <w:r w:rsidRPr="00E256EB">
          <w:rPr>
            <w:rFonts w:ascii="Times New Roman" w:eastAsia="华文宋体" w:hAnsi="Times New Roman" w:cs="Times New Roman"/>
          </w:rPr>
          <w:t xml:space="preserve">, measurements </w:t>
        </w:r>
        <w:del w:id="652" w:author="berks" w:date="2026-04-05T09:43:00Z">
          <w:r w:rsidRPr="00E256EB" w:rsidDel="001B2DC1">
            <w:rPr>
              <w:rFonts w:ascii="Times New Roman" w:eastAsia="华文宋体" w:hAnsi="Times New Roman" w:cs="Times New Roman"/>
            </w:rPr>
            <w:delText xml:space="preserve">for both Fig. 3a and 3b </w:delText>
          </w:r>
        </w:del>
        <w:r w:rsidRPr="00E256EB">
          <w:rPr>
            <w:rFonts w:ascii="Times New Roman" w:eastAsia="华文宋体" w:hAnsi="Times New Roman" w:cs="Times New Roman"/>
          </w:rPr>
          <w:t>were conducted at 100 mG</w:t>
        </w:r>
      </w:moveTo>
      <w:ins w:id="653" w:author="berks" w:date="2026-04-05T09:43:00Z">
        <w:r w:rsidR="001B2DC1" w:rsidRPr="001B2DC1">
          <w:rPr>
            <w:rFonts w:ascii="Times New Roman" w:eastAsia="华文宋体" w:hAnsi="Times New Roman" w:cs="Times New Roman"/>
          </w:rPr>
          <w:t xml:space="preserve"> </w:t>
        </w:r>
        <w:r w:rsidR="001B2DC1">
          <w:rPr>
            <w:rFonts w:ascii="Times New Roman" w:eastAsia="华文宋体" w:hAnsi="Times New Roman" w:cs="Times New Roman"/>
          </w:rPr>
          <w:t>(</w:t>
        </w:r>
        <w:r w:rsidR="001B2DC1" w:rsidRPr="00E256EB">
          <w:rPr>
            <w:rFonts w:ascii="Times New Roman" w:eastAsia="华文宋体" w:hAnsi="Times New Roman" w:cs="Times New Roman"/>
          </w:rPr>
          <w:t>Fig. 3a and 3b</w:t>
        </w:r>
        <w:r w:rsidR="001B2DC1">
          <w:rPr>
            <w:rFonts w:ascii="Times New Roman" w:eastAsia="华文宋体" w:hAnsi="Times New Roman" w:cs="Times New Roman"/>
          </w:rPr>
          <w:t>)</w:t>
        </w:r>
      </w:ins>
      <w:moveTo w:id="654" w:author="berks" w:date="2026-04-05T09:21:00Z">
        <w:del w:id="655" w:author="berks" w:date="2026-04-05T09:43:00Z">
          <w:r w:rsidRPr="00E256EB" w:rsidDel="001B2DC1">
            <w:rPr>
              <w:rFonts w:ascii="Times New Roman" w:eastAsia="华文宋体" w:hAnsi="Times New Roman" w:cs="Times New Roman"/>
            </w:rPr>
            <w:delText>.</w:delText>
          </w:r>
          <w:r w:rsidRPr="00AD47E5" w:rsidDel="001B2DC1">
            <w:delText xml:space="preserve"> </w:delText>
          </w:r>
        </w:del>
        <w:del w:id="656" w:author="berks" w:date="2026-04-05T09:42:00Z">
          <w:r w:rsidRPr="00AD47E5" w:rsidDel="001B2DC1">
            <w:rPr>
              <w:rFonts w:ascii="Times New Roman" w:eastAsia="华文宋体" w:hAnsi="Times New Roman" w:cs="Times New Roman"/>
            </w:rPr>
            <w:lastRenderedPageBreak/>
            <w:delText>These figures</w:delText>
          </w:r>
        </w:del>
      </w:moveTo>
      <w:ins w:id="657" w:author="berks" w:date="2026-04-05T09:43:00Z">
        <w:r w:rsidR="001B2DC1">
          <w:rPr>
            <w:rFonts w:ascii="Times New Roman" w:eastAsia="华文宋体" w:hAnsi="Times New Roman" w:cs="Times New Roman"/>
          </w:rPr>
          <w:t xml:space="preserve"> to</w:t>
        </w:r>
      </w:ins>
      <w:moveTo w:id="658" w:author="berks" w:date="2026-04-05T09:21:00Z">
        <w:r w:rsidRPr="00AD47E5">
          <w:rPr>
            <w:rFonts w:ascii="Times New Roman" w:eastAsia="华文宋体" w:hAnsi="Times New Roman" w:cs="Times New Roman"/>
          </w:rPr>
          <w:t xml:space="preserve"> investigate the dependence </w:t>
        </w:r>
      </w:moveTo>
      <w:ins w:id="659" w:author="berks" w:date="2026-04-05T09:50:00Z">
        <w:r w:rsidR="009D1A19">
          <w:rPr>
            <w:rFonts w:ascii="Times New Roman" w:eastAsia="华文宋体" w:hAnsi="Times New Roman" w:cs="Times New Roman"/>
          </w:rPr>
          <w:t xml:space="preserve">of </w:t>
        </w:r>
        <m:oMath>
          <m:sSub>
            <m:sSubPr>
              <m:ctrlPr>
                <w:rPr>
                  <w:rFonts w:ascii="Cambria Math" w:eastAsia="华文宋体" w:hAnsi="Cambria Math" w:cs="Times New Roman"/>
                </w:rPr>
              </m:ctrlPr>
            </m:sSubPr>
            <m:e>
              <m:r>
                <m:rPr>
                  <m:sty m:val="p"/>
                </m:rPr>
                <w:rPr>
                  <w:rFonts w:ascii="Cambria Math" w:eastAsia="华文宋体" w:hAnsi="Cambria Math" w:cs="Times New Roman"/>
                </w:rPr>
                <m:t>R</m:t>
              </m:r>
            </m:e>
            <m:sub>
              <m:r>
                <m:rPr>
                  <m:sty m:val="p"/>
                </m:rPr>
                <w:rPr>
                  <w:rFonts w:ascii="Cambria Math" w:eastAsia="华文宋体" w:hAnsi="Cambria Math" w:cs="Times New Roman"/>
                </w:rPr>
                <m:t>L</m:t>
              </m:r>
            </m:sub>
          </m:sSub>
          <m:r>
            <w:rPr>
              <w:rFonts w:ascii="Cambria Math" w:eastAsia="华文宋体" w:hAnsi="Cambria Math" w:cs="Times New Roman"/>
            </w:rPr>
            <m:t xml:space="preserve"> </m:t>
          </m:r>
        </m:oMath>
      </w:ins>
      <w:moveTo w:id="660" w:author="berks" w:date="2026-04-05T09:21:00Z">
        <w:r w:rsidRPr="00AD47E5">
          <w:rPr>
            <w:rFonts w:ascii="Times New Roman" w:eastAsia="华文宋体" w:hAnsi="Times New Roman" w:cs="Times New Roman"/>
          </w:rPr>
          <w:t xml:space="preserve">on </w:t>
        </w:r>
      </w:moveTo>
      <w:ins w:id="661" w:author="berks" w:date="2026-04-05T09:44:00Z">
        <w:r w:rsidR="001B2DC1">
          <w:rPr>
            <w:rFonts w:ascii="Times New Roman" w:eastAsia="华文宋体" w:hAnsi="Times New Roman" w:cs="Times New Roman"/>
          </w:rPr>
          <w:t>key experimental parameters</w:t>
        </w:r>
      </w:ins>
      <w:moveTo w:id="662" w:author="berks" w:date="2026-04-05T09:21:00Z">
        <w:del w:id="663" w:author="berks" w:date="2026-04-05T09:44:00Z">
          <w:r w:rsidRPr="00AD47E5" w:rsidDel="001B2DC1">
            <w:rPr>
              <w:rFonts w:ascii="Times New Roman" w:eastAsia="华文宋体" w:hAnsi="Times New Roman" w:cs="Times New Roman"/>
            </w:rPr>
            <w:delText>the optical trap power (i.e., the light shift) and on the density ratio of the two isotopes, respectively</w:delText>
          </w:r>
        </w:del>
        <w:del w:id="664" w:author="berks" w:date="2026-04-05T09:45:00Z">
          <w:r w:rsidRPr="00AD47E5" w:rsidDel="001B2DC1">
            <w:rPr>
              <w:rFonts w:ascii="Times New Roman" w:eastAsia="华文宋体" w:hAnsi="Times New Roman" w:cs="Times New Roman"/>
            </w:rPr>
            <w:delText>,</w:delText>
          </w:r>
        </w:del>
      </w:moveTo>
      <w:ins w:id="665" w:author="berks" w:date="2026-04-05T09:45:00Z">
        <w:r w:rsidR="001B2DC1">
          <w:rPr>
            <w:rFonts w:ascii="Times New Roman" w:eastAsia="华文宋体" w:hAnsi="Times New Roman" w:cs="Times New Roman"/>
          </w:rPr>
          <w:t>.</w:t>
        </w:r>
      </w:ins>
      <w:moveTo w:id="666" w:author="berks" w:date="2026-04-05T09:21:00Z">
        <w:r w:rsidRPr="00AD47E5">
          <w:rPr>
            <w:rFonts w:ascii="Times New Roman" w:eastAsia="华文宋体" w:hAnsi="Times New Roman" w:cs="Times New Roman"/>
          </w:rPr>
          <w:t xml:space="preserve"> </w:t>
        </w:r>
        <w:del w:id="667" w:author="berks" w:date="2026-04-05T09:45:00Z">
          <w:r w:rsidRPr="00AD47E5" w:rsidDel="001B2DC1">
            <w:rPr>
              <w:rFonts w:ascii="Times New Roman" w:eastAsia="华文宋体" w:hAnsi="Times New Roman" w:cs="Times New Roman"/>
            </w:rPr>
            <w:delText>with n</w:delText>
          </w:r>
        </w:del>
      </w:moveTo>
      <w:ins w:id="668" w:author="berks" w:date="2026-04-05T09:45:00Z">
        <w:r w:rsidR="001B2DC1">
          <w:rPr>
            <w:rFonts w:ascii="Times New Roman" w:eastAsia="华文宋体" w:hAnsi="Times New Roman" w:cs="Times New Roman"/>
          </w:rPr>
          <w:t>N</w:t>
        </w:r>
      </w:ins>
      <w:moveTo w:id="669" w:author="berks" w:date="2026-04-05T09:21:00Z">
        <w:r w:rsidRPr="00AD47E5">
          <w:rPr>
            <w:rFonts w:ascii="Times New Roman" w:eastAsia="华文宋体" w:hAnsi="Times New Roman" w:cs="Times New Roman"/>
          </w:rPr>
          <w:t xml:space="preserve">o </w:t>
        </w:r>
      </w:moveTo>
      <w:ins w:id="670" w:author="berks" w:date="2026-04-05T09:45:00Z">
        <w:r w:rsidR="001B2DC1">
          <w:rPr>
            <w:rFonts w:ascii="Times New Roman" w:eastAsia="华文宋体" w:hAnsi="Times New Roman" w:cs="Times New Roman"/>
          </w:rPr>
          <w:t xml:space="preserve">dependence was </w:t>
        </w:r>
      </w:ins>
      <w:moveTo w:id="671" w:author="berks" w:date="2026-04-05T09:21:00Z">
        <w:r w:rsidRPr="00AD47E5">
          <w:rPr>
            <w:rFonts w:ascii="Times New Roman" w:eastAsia="华文宋体" w:hAnsi="Times New Roman" w:cs="Times New Roman"/>
          </w:rPr>
          <w:t>observ</w:t>
        </w:r>
        <w:del w:id="672" w:author="berks" w:date="2026-04-05T09:45:00Z">
          <w:r w:rsidRPr="00AD47E5" w:rsidDel="001B2DC1">
            <w:rPr>
              <w:rFonts w:ascii="Times New Roman" w:eastAsia="华文宋体" w:hAnsi="Times New Roman" w:cs="Times New Roman"/>
            </w:rPr>
            <w:delText>able</w:delText>
          </w:r>
        </w:del>
      </w:moveTo>
      <w:ins w:id="673" w:author="berks" w:date="2026-04-05T09:45:00Z">
        <w:r w:rsidR="001B2DC1">
          <w:rPr>
            <w:rFonts w:ascii="Times New Roman" w:eastAsia="华文宋体" w:hAnsi="Times New Roman" w:cs="Times New Roman"/>
          </w:rPr>
          <w:t>ed</w:t>
        </w:r>
      </w:ins>
      <w:moveTo w:id="674" w:author="berks" w:date="2026-04-05T09:21:00Z">
        <w:del w:id="675" w:author="berks" w:date="2026-04-05T09:45:00Z">
          <w:r w:rsidRPr="00AD47E5" w:rsidDel="001B2DC1">
            <w:rPr>
              <w:rFonts w:ascii="Times New Roman" w:eastAsia="华文宋体" w:hAnsi="Times New Roman" w:cs="Times New Roman"/>
            </w:rPr>
            <w:delText xml:space="preserve"> dependence in either case</w:delText>
          </w:r>
        </w:del>
        <w:r w:rsidRPr="00AD47E5">
          <w:rPr>
            <w:rFonts w:ascii="Times New Roman" w:eastAsia="华文宋体" w:hAnsi="Times New Roman" w:cs="Times New Roman"/>
          </w:rPr>
          <w:t>.</w:t>
        </w:r>
        <w:r>
          <w:rPr>
            <w:rFonts w:ascii="Times New Roman" w:eastAsia="华文宋体" w:hAnsi="Times New Roman" w:cs="Times New Roman"/>
          </w:rPr>
          <w:t xml:space="preserve"> </w:t>
        </w:r>
        <w:r w:rsidRPr="00AD47E5">
          <w:rPr>
            <w:rFonts w:ascii="Times New Roman" w:eastAsia="华文宋体" w:hAnsi="Times New Roman" w:cs="Times New Roman"/>
          </w:rPr>
          <w:t xml:space="preserve">Fig. 3a and 3b​ each </w:t>
        </w:r>
        <w:del w:id="676" w:author="berks" w:date="2026-04-05T09:50:00Z">
          <w:r w:rsidRPr="00AD47E5" w:rsidDel="009D1A19">
            <w:rPr>
              <w:rFonts w:ascii="Times New Roman" w:eastAsia="华文宋体" w:hAnsi="Times New Roman" w:cs="Times New Roman"/>
            </w:rPr>
            <w:delText xml:space="preserve">independently </w:delText>
          </w:r>
        </w:del>
        <w:r w:rsidRPr="00AD47E5">
          <w:rPr>
            <w:rFonts w:ascii="Times New Roman" w:eastAsia="华文宋体" w:hAnsi="Times New Roman" w:cs="Times New Roman"/>
          </w:rPr>
          <w:t>yield</w:t>
        </w:r>
      </w:moveTo>
      <w:ins w:id="677" w:author="berks" w:date="2026-04-05T09:58:00Z">
        <w:r w:rsidR="00E1386C">
          <w:rPr>
            <w:rFonts w:ascii="Times New Roman" w:eastAsia="华文宋体" w:hAnsi="Times New Roman" w:cs="Times New Roman"/>
          </w:rPr>
          <w:t>s</w:t>
        </w:r>
      </w:ins>
      <w:moveTo w:id="678" w:author="berks" w:date="2026-04-05T09:21:00Z">
        <w:r w:rsidRPr="00AD47E5">
          <w:rPr>
            <w:rFonts w:ascii="Times New Roman" w:eastAsia="华文宋体" w:hAnsi="Times New Roman" w:cs="Times New Roman"/>
          </w:rPr>
          <w:t xml:space="preserve"> a weighted mean</w:t>
        </w:r>
      </w:moveTo>
      <w:ins w:id="679" w:author="berks" w:date="2026-04-05T09:46:00Z">
        <w:r w:rsidR="009D1A19">
          <w:rPr>
            <w:rFonts w:ascii="Times New Roman" w:eastAsia="华文宋体" w:hAnsi="Times New Roman" w:cs="Times New Roman"/>
          </w:rPr>
          <w:t xml:space="preserve"> value of </w:t>
        </w:r>
        <m:oMath>
          <m:sSub>
            <m:sSubPr>
              <m:ctrlPr>
                <w:rPr>
                  <w:rFonts w:ascii="Cambria Math" w:eastAsia="华文宋体" w:hAnsi="Cambria Math" w:cs="Times New Roman"/>
                </w:rPr>
              </m:ctrlPr>
            </m:sSubPr>
            <m:e>
              <m:r>
                <m:rPr>
                  <m:sty m:val="p"/>
                </m:rPr>
                <w:rPr>
                  <w:rFonts w:ascii="Cambria Math" w:eastAsia="华文宋体" w:hAnsi="Cambria Math" w:cs="Times New Roman"/>
                </w:rPr>
                <m:t>R</m:t>
              </m:r>
            </m:e>
            <m:sub>
              <m:r>
                <m:rPr>
                  <m:sty m:val="p"/>
                </m:rPr>
                <w:rPr>
                  <w:rFonts w:ascii="Cambria Math" w:eastAsia="华文宋体" w:hAnsi="Cambria Math" w:cs="Times New Roman"/>
                </w:rPr>
                <m:t>L</m:t>
              </m:r>
            </m:sub>
          </m:sSub>
        </m:oMath>
      </w:ins>
      <w:moveTo w:id="680" w:author="berks" w:date="2026-04-05T09:21:00Z">
        <w:del w:id="681" w:author="berks" w:date="2026-04-05T09:45:00Z">
          <w:r w:rsidRPr="00AD47E5" w:rsidDel="001B2DC1">
            <w:rPr>
              <w:rFonts w:ascii="Times New Roman" w:eastAsia="华文宋体" w:hAnsi="Times New Roman" w:cs="Times New Roman"/>
            </w:rPr>
            <w:delText xml:space="preserve"> and an associated error bar</w:delText>
          </w:r>
        </w:del>
      </w:moveTo>
      <w:ins w:id="682" w:author="berks" w:date="2026-04-05T09:57:00Z">
        <w:r w:rsidR="00E1386C">
          <w:rPr>
            <w:rFonts w:ascii="Times New Roman" w:eastAsia="华文宋体" w:hAnsi="Times New Roman" w:cs="Times New Roman"/>
          </w:rPr>
          <w:t>.</w:t>
        </w:r>
      </w:ins>
      <w:ins w:id="683" w:author="berks" w:date="2026-04-05T09:51:00Z">
        <w:r w:rsidR="009D1A19">
          <w:rPr>
            <w:rFonts w:ascii="Times New Roman" w:eastAsia="华文宋体" w:hAnsi="Times New Roman" w:cs="Times New Roman"/>
          </w:rPr>
          <w:t xml:space="preserve"> </w:t>
        </w:r>
      </w:ins>
      <w:ins w:id="684" w:author="berks" w:date="2026-04-05T09:57:00Z">
        <w:r w:rsidR="00E1386C">
          <w:rPr>
            <w:rFonts w:ascii="Times New Roman" w:eastAsia="华文宋体" w:hAnsi="Times New Roman" w:cs="Times New Roman"/>
          </w:rPr>
          <w:t>T</w:t>
        </w:r>
        <w:r w:rsidR="00E1386C" w:rsidRPr="00BA137F">
          <w:rPr>
            <w:rFonts w:ascii="Times New Roman" w:eastAsia="华文宋体" w:hAnsi="Times New Roman" w:cs="Times New Roman"/>
          </w:rPr>
          <w:t xml:space="preserve">he final </w:t>
        </w:r>
        <m:oMath>
          <m:sSub>
            <m:sSubPr>
              <m:ctrlPr>
                <w:rPr>
                  <w:rFonts w:ascii="Cambria Math" w:eastAsia="华文宋体" w:hAnsi="Cambria Math" w:cs="Times New Roman"/>
                </w:rPr>
              </m:ctrlPr>
            </m:sSubPr>
            <m:e>
              <m:r>
                <m:rPr>
                  <m:sty m:val="p"/>
                </m:rPr>
                <w:rPr>
                  <w:rFonts w:ascii="Cambria Math" w:eastAsia="华文宋体" w:hAnsi="Cambria Math" w:cs="Times New Roman"/>
                </w:rPr>
                <m:t>R</m:t>
              </m:r>
            </m:e>
            <m:sub>
              <m:r>
                <m:rPr>
                  <m:sty m:val="p"/>
                </m:rPr>
                <w:rPr>
                  <w:rFonts w:ascii="Cambria Math" w:eastAsia="华文宋体" w:hAnsi="Cambria Math" w:cs="Times New Roman"/>
                </w:rPr>
                <m:t>L</m:t>
              </m:r>
            </m:sub>
          </m:sSub>
        </m:oMath>
        <w:r w:rsidR="00E1386C">
          <w:rPr>
            <w:rFonts w:ascii="Times New Roman" w:eastAsia="华文宋体" w:hAnsi="Times New Roman" w:cs="Times New Roman" w:hint="eastAsia"/>
          </w:rPr>
          <w:t xml:space="preserve"> value</w:t>
        </w:r>
        <w:r w:rsidR="00E1386C">
          <w:rPr>
            <w:rFonts w:ascii="Times New Roman" w:eastAsia="华文宋体" w:hAnsi="Times New Roman" w:cs="Times New Roman"/>
          </w:rPr>
          <w:t xml:space="preserve"> is</w:t>
        </w:r>
      </w:ins>
      <w:ins w:id="685" w:author="berks" w:date="2026-04-05T09:51:00Z">
        <w:r w:rsidR="009D1A19">
          <w:rPr>
            <w:rFonts w:ascii="Times New Roman" w:eastAsia="华文宋体" w:hAnsi="Times New Roman" w:cs="Times New Roman"/>
          </w:rPr>
          <w:t xml:space="preserve"> </w:t>
        </w:r>
      </w:ins>
      <w:moveTo w:id="686" w:author="berks" w:date="2026-04-05T09:21:00Z">
        <w:del w:id="687" w:author="berks" w:date="2026-04-05T09:51:00Z">
          <w:r w:rsidRPr="00AD47E5" w:rsidDel="009D1A19">
            <w:rPr>
              <w:rFonts w:ascii="Times New Roman" w:eastAsia="华文宋体" w:hAnsi="Times New Roman" w:cs="Times New Roman"/>
            </w:rPr>
            <w:delText>.</w:delText>
          </w:r>
          <w:r w:rsidRPr="00BA137F" w:rsidDel="009D1A19">
            <w:delText xml:space="preserve"> </w:delText>
          </w:r>
          <w:r w:rsidRPr="00BA137F" w:rsidDel="009D1A19">
            <w:rPr>
              <w:rFonts w:ascii="Times New Roman" w:eastAsia="华文宋体" w:hAnsi="Times New Roman" w:cs="Times New Roman"/>
            </w:rPr>
            <w:delText xml:space="preserve">Since these two values are consistent within their respective uncertainties, </w:delText>
          </w:r>
          <w:r w:rsidRPr="00721BE4" w:rsidDel="009D1A19">
            <w:rPr>
              <w:rFonts w:ascii="Times New Roman" w:eastAsia="华文宋体" w:hAnsi="Times New Roman" w:cs="Times New Roman"/>
            </w:rPr>
            <w:delText xml:space="preserve">we take </w:delText>
          </w:r>
        </w:del>
        <w:del w:id="688" w:author="berks" w:date="2026-04-05T09:52:00Z">
          <w:r w:rsidRPr="00721BE4" w:rsidDel="009D1A19">
            <w:rPr>
              <w:rFonts w:ascii="Times New Roman" w:eastAsia="华文宋体" w:hAnsi="Times New Roman" w:cs="Times New Roman"/>
            </w:rPr>
            <w:delText>a</w:delText>
          </w:r>
        </w:del>
      </w:moveTo>
      <w:ins w:id="689" w:author="berks" w:date="2026-04-05T09:52:00Z">
        <w:r w:rsidR="009D1A19">
          <w:rPr>
            <w:rFonts w:ascii="Times New Roman" w:eastAsia="华文宋体" w:hAnsi="Times New Roman" w:cs="Times New Roman"/>
          </w:rPr>
          <w:t>the</w:t>
        </w:r>
      </w:ins>
      <w:moveTo w:id="690" w:author="berks" w:date="2026-04-05T09:21:00Z">
        <w:r w:rsidRPr="00721BE4">
          <w:rPr>
            <w:rFonts w:ascii="Times New Roman" w:eastAsia="华文宋体" w:hAnsi="Times New Roman" w:cs="Times New Roman"/>
          </w:rPr>
          <w:t xml:space="preserve"> weighted average of </w:t>
        </w:r>
        <w:del w:id="691" w:author="berks" w:date="2026-04-05T09:51:00Z">
          <w:r w:rsidRPr="00721BE4" w:rsidDel="009D1A19">
            <w:rPr>
              <w:rFonts w:ascii="Times New Roman" w:eastAsia="华文宋体" w:hAnsi="Times New Roman" w:cs="Times New Roman"/>
            </w:rPr>
            <w:delText>both</w:delText>
          </w:r>
        </w:del>
      </w:moveTo>
      <w:ins w:id="692" w:author="berks" w:date="2026-04-05T09:51:00Z">
        <w:r w:rsidR="009D1A19">
          <w:rPr>
            <w:rFonts w:ascii="Times New Roman" w:eastAsia="华文宋体" w:hAnsi="Times New Roman" w:cs="Times New Roman"/>
          </w:rPr>
          <w:t>the</w:t>
        </w:r>
      </w:ins>
      <w:ins w:id="693" w:author="berks" w:date="2026-04-05T09:57:00Z">
        <w:r w:rsidR="00E1386C">
          <w:rPr>
            <w:rFonts w:ascii="Times New Roman" w:eastAsia="华文宋体" w:hAnsi="Times New Roman" w:cs="Times New Roman"/>
          </w:rPr>
          <w:t>se</w:t>
        </w:r>
      </w:ins>
      <w:ins w:id="694" w:author="berks" w:date="2026-04-05T09:51:00Z">
        <w:r w:rsidR="009D1A19">
          <w:rPr>
            <w:rFonts w:ascii="Times New Roman" w:eastAsia="华文宋体" w:hAnsi="Times New Roman" w:cs="Times New Roman"/>
          </w:rPr>
          <w:t xml:space="preserve"> two </w:t>
        </w:r>
      </w:ins>
      <w:ins w:id="695" w:author="berks" w:date="2026-04-05T09:57:00Z">
        <w:r w:rsidR="00E1386C">
          <w:rPr>
            <w:rFonts w:ascii="Times New Roman" w:eastAsia="华文宋体" w:hAnsi="Times New Roman" w:cs="Times New Roman"/>
          </w:rPr>
          <w:t>results</w:t>
        </w:r>
      </w:ins>
      <w:moveTo w:id="696" w:author="berks" w:date="2026-04-05T09:21:00Z">
        <w:del w:id="697" w:author="berks" w:date="2026-04-05T09:57:00Z">
          <w:r w:rsidRPr="00BA137F" w:rsidDel="00E1386C">
            <w:rPr>
              <w:rFonts w:ascii="Times New Roman" w:eastAsia="华文宋体" w:hAnsi="Times New Roman" w:cs="Times New Roman"/>
            </w:rPr>
            <w:delText xml:space="preserve"> to </w:delText>
          </w:r>
        </w:del>
        <w:del w:id="698" w:author="berks" w:date="2026-04-05T09:52:00Z">
          <w:r w:rsidRPr="00BA137F" w:rsidDel="009D1A19">
            <w:rPr>
              <w:rFonts w:ascii="Times New Roman" w:eastAsia="华文宋体" w:hAnsi="Times New Roman" w:cs="Times New Roman"/>
            </w:rPr>
            <w:delText>obtain</w:delText>
          </w:r>
        </w:del>
        <w:del w:id="699" w:author="berks" w:date="2026-04-05T09:57:00Z">
          <w:r w:rsidRPr="00BA137F" w:rsidDel="00E1386C">
            <w:rPr>
              <w:rFonts w:ascii="Times New Roman" w:eastAsia="华文宋体" w:hAnsi="Times New Roman" w:cs="Times New Roman"/>
            </w:rPr>
            <w:delText xml:space="preserve"> the final </w:delText>
          </w:r>
        </w:del>
        <w:del w:id="700" w:author="berks" w:date="2026-04-05T09:46:00Z">
          <w:r w:rsidRPr="00BA137F" w:rsidDel="009D1A19">
            <w:rPr>
              <w:rFonts w:ascii="Times New Roman" w:eastAsia="华文宋体" w:hAnsi="Times New Roman" w:cs="Times New Roman"/>
            </w:rPr>
            <w:delText>ratio of the nuclear magnetic moments</w:delText>
          </w:r>
        </w:del>
        <w:r w:rsidRPr="00BA137F">
          <w:rPr>
            <w:rFonts w:ascii="Times New Roman" w:eastAsia="华文宋体" w:hAnsi="Times New Roman" w:cs="Times New Roman"/>
          </w:rPr>
          <w:t>.</w:t>
        </w:r>
        <w:r>
          <w:rPr>
            <w:rFonts w:ascii="Times New Roman" w:eastAsia="华文宋体" w:hAnsi="Times New Roman" w:cs="Times New Roman"/>
          </w:rPr>
          <w:t xml:space="preserve"> </w:t>
        </w:r>
        <w:r w:rsidRPr="00766CF1">
          <w:rPr>
            <w:rFonts w:ascii="Times New Roman" w:eastAsia="华文宋体" w:hAnsi="Times New Roman" w:cs="Times New Roman"/>
          </w:rPr>
          <w:t xml:space="preserve">Additional details have been added </w:t>
        </w:r>
        <w:r>
          <w:rPr>
            <w:rFonts w:ascii="Times New Roman" w:eastAsia="华文宋体" w:hAnsi="Times New Roman" w:cs="Times New Roman"/>
          </w:rPr>
          <w:t>in</w:t>
        </w:r>
        <w:r w:rsidRPr="00766CF1">
          <w:rPr>
            <w:rFonts w:ascii="Times New Roman" w:eastAsia="华文宋体" w:hAnsi="Times New Roman" w:cs="Times New Roman"/>
          </w:rPr>
          <w:t xml:space="preserve"> the </w:t>
        </w:r>
        <w:del w:id="701" w:author="berks" w:date="2026-04-05T09:47:00Z">
          <w:r w:rsidRPr="00766CF1" w:rsidDel="009D1A19">
            <w:rPr>
              <w:rFonts w:ascii="Times New Roman" w:eastAsia="华文宋体" w:hAnsi="Times New Roman" w:cs="Times New Roman"/>
            </w:rPr>
            <w:delText xml:space="preserve">Section </w:delText>
          </w:r>
        </w:del>
        <w:r w:rsidRPr="00766CF1">
          <w:rPr>
            <w:rFonts w:ascii="Times New Roman" w:eastAsia="华文宋体" w:hAnsi="Times New Roman" w:cs="Times New Roman"/>
          </w:rPr>
          <w:t>“Ratio of nuclear magnetic moments”</w:t>
        </w:r>
      </w:moveTo>
      <w:ins w:id="702" w:author="berks" w:date="2026-04-05T09:47:00Z">
        <w:r w:rsidR="009D1A19">
          <w:rPr>
            <w:rFonts w:ascii="Times New Roman" w:eastAsia="华文宋体" w:hAnsi="Times New Roman" w:cs="Times New Roman"/>
          </w:rPr>
          <w:t xml:space="preserve"> section of the </w:t>
        </w:r>
      </w:ins>
      <w:ins w:id="703" w:author="berks" w:date="2026-04-05T10:39:00Z">
        <w:r w:rsidR="000110E5">
          <w:rPr>
            <w:rFonts w:ascii="Times New Roman" w:eastAsia="华文宋体" w:hAnsi="Times New Roman" w:cs="Times New Roman"/>
          </w:rPr>
          <w:t>m</w:t>
        </w:r>
      </w:ins>
      <w:ins w:id="704" w:author="berks" w:date="2026-04-05T09:47:00Z">
        <w:r w:rsidR="009D1A19">
          <w:rPr>
            <w:rFonts w:ascii="Times New Roman" w:eastAsia="华文宋体" w:hAnsi="Times New Roman" w:cs="Times New Roman"/>
          </w:rPr>
          <w:t xml:space="preserve">ain </w:t>
        </w:r>
      </w:ins>
      <w:ins w:id="705" w:author="berks" w:date="2026-04-05T10:39:00Z">
        <w:r w:rsidR="000110E5">
          <w:rPr>
            <w:rFonts w:ascii="Times New Roman" w:eastAsia="华文宋体" w:hAnsi="Times New Roman" w:cs="Times New Roman"/>
          </w:rPr>
          <w:t>t</w:t>
        </w:r>
      </w:ins>
      <w:ins w:id="706" w:author="berks" w:date="2026-04-05T09:47:00Z">
        <w:r w:rsidR="009D1A19">
          <w:rPr>
            <w:rFonts w:ascii="Times New Roman" w:eastAsia="华文宋体" w:hAnsi="Times New Roman" w:cs="Times New Roman"/>
          </w:rPr>
          <w:t>ext</w:t>
        </w:r>
      </w:ins>
      <w:moveTo w:id="707" w:author="berks" w:date="2026-04-05T09:21:00Z">
        <w:r>
          <w:rPr>
            <w:rFonts w:ascii="Times New Roman" w:eastAsia="华文宋体" w:hAnsi="Times New Roman" w:cs="Times New Roman"/>
          </w:rPr>
          <w:t>.</w:t>
        </w:r>
      </w:moveTo>
    </w:p>
    <w:moveToRangeEnd w:id="612"/>
    <w:p w14:paraId="2B35E503" w14:textId="77777777" w:rsidR="004A642B" w:rsidRPr="00E474F1" w:rsidRDefault="004A642B">
      <w:pPr>
        <w:spacing w:afterLines="50" w:after="156"/>
        <w:rPr>
          <w:rFonts w:ascii="Times New Roman" w:eastAsia="华文宋体" w:hAnsi="Times New Roman" w:cs="Times New Roman"/>
        </w:rPr>
      </w:pPr>
    </w:p>
    <w:p w14:paraId="4D9F6461" w14:textId="1B9FD313" w:rsidR="004A642B" w:rsidRDefault="00E1386C">
      <w:pPr>
        <w:spacing w:afterLines="50" w:after="156"/>
        <w:rPr>
          <w:rFonts w:ascii="Times New Roman" w:eastAsia="华文宋体" w:hAnsi="Times New Roman" w:cs="Times New Roman"/>
        </w:rPr>
      </w:pPr>
      <w:ins w:id="708" w:author="berks" w:date="2026-04-05T10:01:00Z">
        <w:r w:rsidRPr="00097F00">
          <w:rPr>
            <w:rFonts w:ascii="Times New Roman" w:eastAsia="华文宋体" w:hAnsi="Times New Roman" w:cs="Times New Roman"/>
            <w:b/>
          </w:rPr>
          <w:t xml:space="preserve">Q2a: </w:t>
        </w:r>
      </w:ins>
      <w:r w:rsidR="00400F25">
        <w:rPr>
          <w:rFonts w:ascii="Times New Roman" w:eastAsia="华文宋体" w:hAnsi="Times New Roman" w:cs="Times New Roman"/>
        </w:rPr>
        <w:t>The perspective of the paper concerns the search the of EDM using their experimental apparatus. As we understand, the main point here is that using a comagnetometer (rather than a single specie) should help reduced magnetic field noises which are currently the limiting factor.</w:t>
      </w:r>
    </w:p>
    <w:p w14:paraId="76DAB13B" w14:textId="79C52816" w:rsidR="004A642B" w:rsidRDefault="00400F25">
      <w:pPr>
        <w:spacing w:afterLines="50" w:after="156"/>
        <w:rPr>
          <w:rFonts w:ascii="Times New Roman" w:eastAsia="华文宋体" w:hAnsi="Times New Roman" w:cs="Times New Roman"/>
        </w:rPr>
      </w:pPr>
      <w:del w:id="709" w:author="berks" w:date="2026-04-05T10:01:00Z">
        <w:r w:rsidRPr="00097F00" w:rsidDel="00E1386C">
          <w:rPr>
            <w:rFonts w:ascii="Times New Roman" w:eastAsia="华文宋体" w:hAnsi="Times New Roman" w:cs="Times New Roman"/>
            <w:b/>
          </w:rPr>
          <w:delText xml:space="preserve">Q2a: </w:delText>
        </w:r>
      </w:del>
      <w:r>
        <w:rPr>
          <w:rFonts w:ascii="Times New Roman" w:eastAsia="华文宋体" w:hAnsi="Times New Roman" w:cs="Times New Roman"/>
        </w:rPr>
        <w:t>In the introduction, authors claim that the glass vapor cell comagnetometer are unsuitable to search for “short-range interactions below ~ 100 µm”. Could they elaborate? A citation would help here.</w:t>
      </w:r>
    </w:p>
    <w:p w14:paraId="49D0BD89" w14:textId="459C7ED2" w:rsidR="00E1386C" w:rsidRDefault="00097F00">
      <w:pPr>
        <w:spacing w:afterLines="50" w:after="156"/>
        <w:rPr>
          <w:ins w:id="710" w:author="berks" w:date="2026-04-05T10:02:00Z"/>
          <w:rFonts w:ascii="Times New Roman" w:eastAsia="华文宋体" w:hAnsi="Times New Roman" w:cs="Times New Roman"/>
        </w:rPr>
      </w:pPr>
      <w:r w:rsidRPr="007D7D04">
        <w:rPr>
          <w:rFonts w:ascii="Times New Roman" w:hAnsi="Times New Roman" w:cs="Times New Roman"/>
          <w:b/>
        </w:rPr>
        <w:t>Answer:</w:t>
      </w:r>
      <w:r w:rsidRPr="007D7D04">
        <w:rPr>
          <w:rFonts w:ascii="Times New Roman" w:eastAsia="华文宋体" w:hAnsi="Times New Roman" w:cs="Times New Roman"/>
          <w:b/>
        </w:rPr>
        <w:t xml:space="preserve"> </w:t>
      </w:r>
      <w:r w:rsidR="00400F25">
        <w:rPr>
          <w:rFonts w:ascii="Times New Roman" w:eastAsia="华文宋体" w:hAnsi="Times New Roman" w:cs="Times New Roman"/>
        </w:rPr>
        <w:t xml:space="preserve">In Feng, Y.-K. et al., </w:t>
      </w:r>
      <w:r w:rsidR="00400F25">
        <w:rPr>
          <w:rFonts w:ascii="Times New Roman" w:eastAsia="华文宋体" w:hAnsi="Times New Roman" w:cs="Times New Roman" w:hint="eastAsia"/>
        </w:rPr>
        <w:t xml:space="preserve">2022 </w:t>
      </w:r>
      <w:r w:rsidR="00400F25">
        <w:rPr>
          <w:rFonts w:ascii="Times New Roman" w:eastAsia="华文宋体" w:hAnsi="Times New Roman" w:cs="Times New Roman"/>
        </w:rPr>
        <w:t>[13], the authors note</w:t>
      </w:r>
      <w:ins w:id="711" w:author="berks" w:date="2026-04-05T10:02:00Z">
        <w:r w:rsidR="00E1386C">
          <w:rPr>
            <w:rFonts w:ascii="Times New Roman" w:eastAsia="华文宋体" w:hAnsi="Times New Roman" w:cs="Times New Roman"/>
          </w:rPr>
          <w:t>d</w:t>
        </w:r>
      </w:ins>
      <w:r w:rsidR="00400F25">
        <w:rPr>
          <w:rFonts w:ascii="Times New Roman" w:eastAsia="华文宋体" w:hAnsi="Times New Roman" w:cs="Times New Roman"/>
        </w:rPr>
        <w:t xml:space="preserve"> that, “its (the cell) end wall perpendicular to the long axis has a thickness of</w:t>
      </w:r>
      <w:r w:rsidR="00400F25">
        <w:rPr>
          <w:rFonts w:ascii="Times New Roman" w:eastAsia="华文宋体" w:hAnsi="Times New Roman" w:cs="Times New Roman" w:hint="eastAsia"/>
        </w:rPr>
        <w:t xml:space="preserve"> </w:t>
      </w:r>
      <w:r w:rsidR="00400F25">
        <w:rPr>
          <w:rFonts w:ascii="Times New Roman" w:eastAsia="华文宋体" w:hAnsi="Times New Roman" w:cs="Times New Roman"/>
        </w:rPr>
        <w:t>0.5 mm”, and “</w:t>
      </w:r>
      <w:del w:id="712" w:author="berks" w:date="2026-04-05T10:08:00Z">
        <w:r w:rsidR="00400F25" w:rsidDel="008E0FD8">
          <w:rPr>
            <w:rFonts w:ascii="Times New Roman" w:eastAsia="华文宋体" w:hAnsi="Times New Roman" w:cs="Times New Roman"/>
          </w:rPr>
          <w:delText xml:space="preserve">Current </w:delText>
        </w:r>
      </w:del>
      <w:r w:rsidR="00400F25">
        <w:rPr>
          <w:rFonts w:ascii="Times New Roman" w:eastAsia="华文宋体" w:hAnsi="Times New Roman" w:cs="Times New Roman"/>
        </w:rPr>
        <w:t xml:space="preserve">results are mainly limited by the Rb magnetometer sensitivity, and by the minimum distance between the BGO mass and Xe </w:t>
      </w:r>
      <w:commentRangeStart w:id="713"/>
      <w:r w:rsidR="00400F25">
        <w:rPr>
          <w:rFonts w:ascii="Times New Roman" w:eastAsia="华文宋体" w:hAnsi="Times New Roman" w:cs="Times New Roman"/>
        </w:rPr>
        <w:t>atoms</w:t>
      </w:r>
      <w:commentRangeEnd w:id="713"/>
      <w:r w:rsidR="00F75AEB">
        <w:rPr>
          <w:rStyle w:val="af0"/>
          <w:rFonts w:ascii="Times New Roman" w:eastAsia="华文宋体" w:hAnsi="Times New Roman" w:cs="Times New Roman"/>
          <w:szCs w:val="22"/>
        </w:rPr>
        <w:commentReference w:id="713"/>
      </w:r>
      <w:r w:rsidR="00400F25">
        <w:rPr>
          <w:rFonts w:ascii="Times New Roman" w:eastAsia="华文宋体" w:hAnsi="Times New Roman" w:cs="Times New Roman"/>
        </w:rPr>
        <w:t xml:space="preserve">. ” </w:t>
      </w:r>
    </w:p>
    <w:p w14:paraId="3ECE1606" w14:textId="4C1E4DD8" w:rsidR="007A5314" w:rsidRDefault="00E358A9">
      <w:pPr>
        <w:spacing w:afterLines="50" w:after="156"/>
        <w:ind w:firstLineChars="202" w:firstLine="424"/>
        <w:rPr>
          <w:rFonts w:ascii="Times New Roman" w:eastAsia="华文宋体" w:hAnsi="Times New Roman" w:cs="Times New Roman"/>
        </w:rPr>
        <w:pPrChange w:id="714" w:author="berks" w:date="2026-04-05T10:02:00Z">
          <w:pPr>
            <w:spacing w:afterLines="50" w:after="156"/>
          </w:pPr>
        </w:pPrChange>
      </w:pPr>
      <w:r w:rsidRPr="00E358A9">
        <w:rPr>
          <w:rFonts w:ascii="Times New Roman" w:eastAsia="华文宋体" w:hAnsi="Times New Roman" w:cs="Times New Roman"/>
        </w:rPr>
        <w:t xml:space="preserve">In </w:t>
      </w:r>
      <w:del w:id="715" w:author="berks" w:date="2026-04-05T10:05:00Z">
        <w:r w:rsidRPr="00E358A9" w:rsidDel="00E1386C">
          <w:rPr>
            <w:rFonts w:ascii="Times New Roman" w:eastAsia="华文宋体" w:hAnsi="Times New Roman" w:cs="Times New Roman"/>
          </w:rPr>
          <w:delText>th</w:delText>
        </w:r>
        <w:r w:rsidR="003429A4" w:rsidDel="00E1386C">
          <w:rPr>
            <w:rFonts w:ascii="Times New Roman" w:eastAsia="华文宋体" w:hAnsi="Times New Roman" w:cs="Times New Roman"/>
          </w:rPr>
          <w:delText>e</w:delText>
        </w:r>
        <w:r w:rsidDel="00E1386C">
          <w:rPr>
            <w:rFonts w:ascii="Times New Roman" w:eastAsia="华文宋体" w:hAnsi="Times New Roman" w:cs="Times New Roman"/>
          </w:rPr>
          <w:delText>s</w:delText>
        </w:r>
        <w:r w:rsidR="003429A4" w:rsidDel="00E1386C">
          <w:rPr>
            <w:rFonts w:ascii="Times New Roman" w:eastAsia="华文宋体" w:hAnsi="Times New Roman" w:cs="Times New Roman"/>
          </w:rPr>
          <w:delText>e</w:delText>
        </w:r>
        <w:r w:rsidRPr="00E358A9" w:rsidDel="00E1386C">
          <w:rPr>
            <w:rFonts w:ascii="Times New Roman" w:eastAsia="华文宋体" w:hAnsi="Times New Roman" w:cs="Times New Roman"/>
          </w:rPr>
          <w:delText xml:space="preserve"> </w:delText>
        </w:r>
      </w:del>
      <w:r w:rsidRPr="00E358A9">
        <w:rPr>
          <w:rFonts w:ascii="Times New Roman" w:eastAsia="华文宋体" w:hAnsi="Times New Roman" w:cs="Times New Roman"/>
        </w:rPr>
        <w:t>vapor-cell experiment</w:t>
      </w:r>
      <w:r w:rsidR="003429A4">
        <w:rPr>
          <w:rFonts w:ascii="Times New Roman" w:eastAsia="华文宋体" w:hAnsi="Times New Roman" w:cs="Times New Roman"/>
        </w:rPr>
        <w:t>s</w:t>
      </w:r>
      <w:r w:rsidRPr="00E358A9">
        <w:rPr>
          <w:rFonts w:ascii="Times New Roman" w:eastAsia="华文宋体" w:hAnsi="Times New Roman" w:cs="Times New Roman"/>
        </w:rPr>
        <w:t>,</w:t>
      </w:r>
      <w:r>
        <w:rPr>
          <w:rFonts w:ascii="Times New Roman" w:eastAsia="华文宋体" w:hAnsi="Times New Roman" w:cs="Times New Roman"/>
        </w:rPr>
        <w:t xml:space="preserve"> </w:t>
      </w:r>
      <w:r w:rsidR="003429A4" w:rsidRPr="003429A4">
        <w:rPr>
          <w:rFonts w:ascii="Times New Roman" w:eastAsia="华文宋体" w:hAnsi="Times New Roman" w:cs="Times New Roman"/>
        </w:rPr>
        <w:t xml:space="preserve">the </w:t>
      </w:r>
      <w:ins w:id="716" w:author="berks" w:date="2026-04-05T10:05:00Z">
        <w:r w:rsidR="00E1386C">
          <w:rPr>
            <w:rFonts w:ascii="Times New Roman" w:eastAsia="华文宋体" w:hAnsi="Times New Roman" w:cs="Times New Roman"/>
          </w:rPr>
          <w:t xml:space="preserve">wall </w:t>
        </w:r>
      </w:ins>
      <w:r w:rsidR="003429A4" w:rsidRPr="003429A4">
        <w:rPr>
          <w:rFonts w:ascii="Times New Roman" w:eastAsia="华文宋体" w:hAnsi="Times New Roman" w:cs="Times New Roman"/>
        </w:rPr>
        <w:t>thickness</w:t>
      </w:r>
      <w:del w:id="717" w:author="berks" w:date="2026-04-05T10:05:00Z">
        <w:r w:rsidR="003429A4" w:rsidRPr="003429A4" w:rsidDel="00E1386C">
          <w:rPr>
            <w:rFonts w:ascii="Times New Roman" w:eastAsia="华文宋体" w:hAnsi="Times New Roman" w:cs="Times New Roman"/>
          </w:rPr>
          <w:delText xml:space="preserve"> of the cell wall</w:delText>
        </w:r>
        <w:r w:rsidR="00D305D2" w:rsidRPr="00D305D2" w:rsidDel="00E1386C">
          <w:rPr>
            <w:rFonts w:ascii="Times New Roman" w:eastAsia="华文宋体" w:hAnsi="Times New Roman" w:cs="Times New Roman"/>
          </w:rPr>
          <w:delText>s</w:delText>
        </w:r>
      </w:del>
      <w:r w:rsidR="00D305D2" w:rsidRPr="00D305D2">
        <w:rPr>
          <w:rFonts w:ascii="Times New Roman" w:eastAsia="华文宋体" w:hAnsi="Times New Roman" w:cs="Times New Roman"/>
        </w:rPr>
        <w:t xml:space="preserve"> </w:t>
      </w:r>
      <w:r w:rsidR="0067446D">
        <w:rPr>
          <w:rFonts w:ascii="Times New Roman" w:eastAsia="华文宋体" w:hAnsi="Times New Roman" w:cs="Times New Roman"/>
        </w:rPr>
        <w:t>prevents</w:t>
      </w:r>
      <w:r w:rsidR="00D305D2" w:rsidRPr="00D305D2">
        <w:rPr>
          <w:rFonts w:ascii="Times New Roman" w:eastAsia="华文宋体" w:hAnsi="Times New Roman" w:cs="Times New Roman"/>
        </w:rPr>
        <w:t xml:space="preserve"> the atom–mass separation</w:t>
      </w:r>
      <w:r w:rsidR="003429A4" w:rsidRPr="003429A4">
        <w:rPr>
          <w:rFonts w:ascii="Times New Roman" w:eastAsia="华文宋体" w:hAnsi="Times New Roman" w:cs="Times New Roman"/>
        </w:rPr>
        <w:t xml:space="preserve"> </w:t>
      </w:r>
      <w:r w:rsidR="00FF495D">
        <w:rPr>
          <w:rFonts w:ascii="Times New Roman" w:eastAsia="华文宋体" w:hAnsi="Times New Roman" w:cs="Times New Roman"/>
        </w:rPr>
        <w:t>from</w:t>
      </w:r>
      <w:r w:rsidR="003429A4" w:rsidRPr="003429A4">
        <w:rPr>
          <w:rFonts w:ascii="Times New Roman" w:eastAsia="华文宋体" w:hAnsi="Times New Roman" w:cs="Times New Roman"/>
        </w:rPr>
        <w:t xml:space="preserve"> </w:t>
      </w:r>
      <w:ins w:id="718" w:author="berks" w:date="2026-04-05T10:03:00Z">
        <w:r w:rsidR="00E1386C">
          <w:rPr>
            <w:rFonts w:ascii="Times New Roman" w:eastAsia="华文宋体" w:hAnsi="Times New Roman" w:cs="Times New Roman"/>
          </w:rPr>
          <w:t xml:space="preserve">reaching the </w:t>
        </w:r>
      </w:ins>
      <w:r w:rsidR="00FF495D">
        <w:rPr>
          <w:rFonts w:ascii="Times New Roman" w:eastAsia="华文宋体" w:hAnsi="Times New Roman" w:cs="Times New Roman"/>
        </w:rPr>
        <w:t>sub-</w:t>
      </w:r>
      <w:r w:rsidR="003429A4" w:rsidRPr="003429A4">
        <w:rPr>
          <w:rFonts w:ascii="Times New Roman" w:eastAsia="华文宋体" w:hAnsi="Times New Roman" w:cs="Times New Roman"/>
        </w:rPr>
        <w:t>100 </w:t>
      </w:r>
      <m:oMath>
        <m:r>
          <w:del w:id="719" w:author="berks" w:date="2026-04-05T10:08:00Z">
            <m:rPr>
              <m:sty m:val="p"/>
            </m:rPr>
            <w:rPr>
              <w:rFonts w:ascii="Cambria Math" w:eastAsia="华文宋体" w:hAnsi="Cambria Math" w:cs="Times New Roman"/>
            </w:rPr>
            <m:t>μ</m:t>
          </w:del>
        </m:r>
        <m:r>
          <w:ins w:id="720" w:author="berks" w:date="2026-04-05T10:08:00Z">
            <m:rPr>
              <m:sty m:val="p"/>
            </m:rPr>
            <w:rPr>
              <w:rFonts w:ascii="Cambria Math" w:eastAsia="华文宋体" w:hAnsi="Cambria Math" w:cs="Times New Roman"/>
            </w:rPr>
            <m:t>u</m:t>
          </w:ins>
        </m:r>
        <m:r>
          <m:rPr>
            <m:sty m:val="p"/>
          </m:rPr>
          <w:rPr>
            <w:rFonts w:ascii="Cambria Math" w:eastAsia="华文宋体" w:hAnsi="Cambria Math" w:cs="Times New Roman"/>
          </w:rPr>
          <m:t>m</m:t>
        </m:r>
      </m:oMath>
      <w:r w:rsidR="00A34726">
        <w:rPr>
          <w:rFonts w:ascii="Times New Roman" w:eastAsia="华文宋体" w:hAnsi="Times New Roman" w:cs="Times New Roman" w:hint="eastAsia"/>
        </w:rPr>
        <w:t xml:space="preserve"> </w:t>
      </w:r>
      <w:r w:rsidR="00A34726">
        <w:rPr>
          <w:rFonts w:ascii="Times New Roman" w:eastAsia="华文宋体" w:hAnsi="Times New Roman" w:cs="Times New Roman"/>
        </w:rPr>
        <w:t>range</w:t>
      </w:r>
      <w:r w:rsidR="003429A4" w:rsidRPr="003429A4">
        <w:rPr>
          <w:rFonts w:ascii="Times New Roman" w:eastAsia="华文宋体" w:hAnsi="Times New Roman" w:cs="Times New Roman"/>
        </w:rPr>
        <w:t>.</w:t>
      </w:r>
      <w:r w:rsidR="00D305D2" w:rsidRPr="00D305D2">
        <w:t xml:space="preserve"> </w:t>
      </w:r>
      <w:r w:rsidR="00D305D2" w:rsidRPr="00D305D2">
        <w:rPr>
          <w:rFonts w:ascii="Times New Roman" w:eastAsia="华文宋体" w:hAnsi="Times New Roman" w:cs="Times New Roman"/>
        </w:rPr>
        <w:t>Moreover, atoms are distributed throughout the cell</w:t>
      </w:r>
      <w:r w:rsidR="00127334">
        <w:rPr>
          <w:rFonts w:ascii="Times New Roman" w:eastAsia="华文宋体" w:hAnsi="Times New Roman" w:cs="Times New Roman"/>
        </w:rPr>
        <w:t xml:space="preserve"> </w:t>
      </w:r>
      <w:r w:rsidR="00127334" w:rsidRPr="00127334">
        <w:rPr>
          <w:rFonts w:ascii="Times New Roman" w:eastAsia="华文宋体" w:hAnsi="Times New Roman" w:cs="Times New Roman"/>
        </w:rPr>
        <w:t xml:space="preserve">and </w:t>
      </w:r>
      <w:del w:id="721" w:author="berks" w:date="2026-04-05T10:04:00Z">
        <w:r w:rsidR="00127334" w:rsidRPr="00127334" w:rsidDel="00E1386C">
          <w:rPr>
            <w:rFonts w:ascii="Times New Roman" w:eastAsia="华文宋体" w:hAnsi="Times New Roman" w:cs="Times New Roman"/>
          </w:rPr>
          <w:delText>rarely reside</w:delText>
        </w:r>
      </w:del>
      <w:ins w:id="722" w:author="berks" w:date="2026-04-05T10:04:00Z">
        <w:r w:rsidR="00E1386C">
          <w:rPr>
            <w:rFonts w:ascii="Times New Roman" w:eastAsia="华文宋体" w:hAnsi="Times New Roman" w:cs="Times New Roman"/>
          </w:rPr>
          <w:t xml:space="preserve">only wander </w:t>
        </w:r>
      </w:ins>
      <w:ins w:id="723" w:author="berks" w:date="2026-04-05T10:05:00Z">
        <w:r w:rsidR="00E1386C">
          <w:rPr>
            <w:rFonts w:ascii="Times New Roman" w:eastAsia="华文宋体" w:hAnsi="Times New Roman" w:cs="Times New Roman"/>
          </w:rPr>
          <w:t>in</w:t>
        </w:r>
      </w:ins>
      <w:ins w:id="724" w:author="berks" w:date="2026-04-05T10:04:00Z">
        <w:r w:rsidR="00E1386C">
          <w:rPr>
            <w:rFonts w:ascii="Times New Roman" w:eastAsia="华文宋体" w:hAnsi="Times New Roman" w:cs="Times New Roman"/>
          </w:rPr>
          <w:t>to the region</w:t>
        </w:r>
      </w:ins>
      <w:r w:rsidR="00127334" w:rsidRPr="00127334">
        <w:rPr>
          <w:rFonts w:ascii="Times New Roman" w:eastAsia="华文宋体" w:hAnsi="Times New Roman" w:cs="Times New Roman"/>
        </w:rPr>
        <w:t xml:space="preserve"> closest to the </w:t>
      </w:r>
      <w:ins w:id="725" w:author="berks" w:date="2026-04-05T10:05:00Z">
        <w:r w:rsidR="00E1386C">
          <w:rPr>
            <w:rFonts w:ascii="Times New Roman" w:eastAsia="华文宋体" w:hAnsi="Times New Roman" w:cs="Times New Roman"/>
          </w:rPr>
          <w:t xml:space="preserve">wall and </w:t>
        </w:r>
      </w:ins>
      <w:r w:rsidR="00127334" w:rsidRPr="00127334">
        <w:rPr>
          <w:rFonts w:ascii="Times New Roman" w:eastAsia="华文宋体" w:hAnsi="Times New Roman" w:cs="Times New Roman"/>
        </w:rPr>
        <w:t>mass</w:t>
      </w:r>
      <w:ins w:id="726" w:author="berks" w:date="2026-04-05T10:04:00Z">
        <w:r w:rsidR="00E1386C">
          <w:rPr>
            <w:rFonts w:ascii="Times New Roman" w:eastAsia="华文宋体" w:hAnsi="Times New Roman" w:cs="Times New Roman"/>
          </w:rPr>
          <w:t xml:space="preserve"> for a small fraction of the time</w:t>
        </w:r>
      </w:ins>
      <w:r w:rsidR="00D305D2" w:rsidRPr="00D305D2">
        <w:rPr>
          <w:rFonts w:ascii="Times New Roman" w:eastAsia="华文宋体" w:hAnsi="Times New Roman" w:cs="Times New Roman"/>
        </w:rPr>
        <w:t xml:space="preserve">, </w:t>
      </w:r>
      <w:r w:rsidR="009A2D53">
        <w:rPr>
          <w:rFonts w:ascii="Times New Roman" w:eastAsia="华文宋体" w:hAnsi="Times New Roman" w:cs="Times New Roman"/>
        </w:rPr>
        <w:t xml:space="preserve">which </w:t>
      </w:r>
      <w:ins w:id="727" w:author="berks" w:date="2026-04-05T10:04:00Z">
        <w:r w:rsidR="00E1386C">
          <w:rPr>
            <w:rFonts w:ascii="Times New Roman" w:eastAsia="华文宋体" w:hAnsi="Times New Roman" w:cs="Times New Roman"/>
          </w:rPr>
          <w:t xml:space="preserve">further </w:t>
        </w:r>
      </w:ins>
      <w:r w:rsidR="009A2D53">
        <w:rPr>
          <w:rFonts w:ascii="Times New Roman" w:eastAsia="华文宋体" w:hAnsi="Times New Roman" w:cs="Times New Roman"/>
        </w:rPr>
        <w:t>dilutes</w:t>
      </w:r>
      <w:r w:rsidR="00D305D2" w:rsidRPr="00D305D2">
        <w:rPr>
          <w:rFonts w:ascii="Times New Roman" w:eastAsia="华文宋体" w:hAnsi="Times New Roman" w:cs="Times New Roman"/>
        </w:rPr>
        <w:t xml:space="preserve"> </w:t>
      </w:r>
      <w:ins w:id="728" w:author="berks" w:date="2026-04-05T10:09:00Z">
        <w:r w:rsidR="008E0FD8">
          <w:rPr>
            <w:rFonts w:ascii="Times New Roman" w:eastAsia="华文宋体" w:hAnsi="Times New Roman" w:cs="Times New Roman"/>
          </w:rPr>
          <w:t>the</w:t>
        </w:r>
      </w:ins>
      <w:ins w:id="729" w:author="berks" w:date="2026-04-05T10:04:00Z">
        <w:r w:rsidR="00E1386C">
          <w:rPr>
            <w:rFonts w:ascii="Times New Roman" w:eastAsia="华文宋体" w:hAnsi="Times New Roman" w:cs="Times New Roman"/>
          </w:rPr>
          <w:t xml:space="preserve"> sensitivity to </w:t>
        </w:r>
      </w:ins>
      <w:del w:id="730" w:author="berks" w:date="2026-04-05T10:09:00Z">
        <w:r w:rsidR="00445A6D" w:rsidRPr="00445A6D" w:rsidDel="008E0FD8">
          <w:rPr>
            <w:rFonts w:ascii="Times New Roman" w:eastAsia="华文宋体" w:hAnsi="Times New Roman" w:cs="Times New Roman"/>
          </w:rPr>
          <w:delText xml:space="preserve">the </w:delText>
        </w:r>
      </w:del>
      <w:r w:rsidR="00445A6D" w:rsidRPr="00445A6D">
        <w:rPr>
          <w:rFonts w:ascii="Times New Roman" w:eastAsia="华文宋体" w:hAnsi="Times New Roman" w:cs="Times New Roman"/>
        </w:rPr>
        <w:t xml:space="preserve">short‑range </w:t>
      </w:r>
      <w:del w:id="731" w:author="berks" w:date="2026-04-05T10:09:00Z">
        <w:r w:rsidR="00445A6D" w:rsidRPr="00445A6D" w:rsidDel="008E0FD8">
          <w:rPr>
            <w:rFonts w:ascii="Times New Roman" w:eastAsia="华文宋体" w:hAnsi="Times New Roman" w:cs="Times New Roman"/>
          </w:rPr>
          <w:delText>effect</w:delText>
        </w:r>
      </w:del>
      <w:ins w:id="732" w:author="berks" w:date="2026-04-05T10:09:00Z">
        <w:r w:rsidR="008E0FD8">
          <w:rPr>
            <w:rFonts w:ascii="Times New Roman" w:eastAsia="华文宋体" w:hAnsi="Times New Roman" w:cs="Times New Roman"/>
          </w:rPr>
          <w:t>interactions</w:t>
        </w:r>
      </w:ins>
      <w:r w:rsidR="00445A6D" w:rsidRPr="00445A6D">
        <w:rPr>
          <w:rFonts w:ascii="Times New Roman" w:eastAsia="华文宋体" w:hAnsi="Times New Roman" w:cs="Times New Roman"/>
        </w:rPr>
        <w:t>.</w:t>
      </w:r>
    </w:p>
    <w:p w14:paraId="5BB5FF2C" w14:textId="35EA1E5D" w:rsidR="004A642B" w:rsidRDefault="00411EF8">
      <w:pPr>
        <w:spacing w:afterLines="50" w:after="156"/>
        <w:rPr>
          <w:rFonts w:ascii="Times New Roman" w:eastAsia="华文宋体" w:hAnsi="Times New Roman" w:cs="Times New Roman"/>
        </w:rPr>
      </w:pPr>
      <w:ins w:id="733" w:author="唐延宇" w:date="2026-04-05T21:47:00Z">
        <w:r>
          <w:rPr>
            <w:rFonts w:ascii="Times New Roman" w:eastAsia="华文宋体" w:hAnsi="Times New Roman" w:cs="Times New Roman" w:hint="eastAsia"/>
          </w:rPr>
          <w:t>解释完文章改并说明</w:t>
        </w:r>
      </w:ins>
    </w:p>
    <w:p w14:paraId="700B333E" w14:textId="77777777" w:rsidR="004A642B" w:rsidRDefault="00400F25">
      <w:pPr>
        <w:spacing w:afterLines="50" w:after="156"/>
        <w:rPr>
          <w:rFonts w:ascii="Times New Roman" w:eastAsia="华文宋体" w:hAnsi="Times New Roman" w:cs="Times New Roman"/>
        </w:rPr>
      </w:pPr>
      <w:r w:rsidRPr="00097F00">
        <w:rPr>
          <w:rFonts w:ascii="Times New Roman" w:eastAsia="华文宋体" w:hAnsi="Times New Roman" w:cs="Times New Roman"/>
          <w:b/>
        </w:rPr>
        <w:t xml:space="preserve">Q2b: </w:t>
      </w:r>
      <w:r>
        <w:rPr>
          <w:rFonts w:ascii="Times New Roman" w:eastAsia="华文宋体" w:hAnsi="Times New Roman" w:cs="Times New Roman"/>
        </w:rPr>
        <w:t>Authors estimate an improvement of the sensitivity to spin-mass coupling by up to three orders of magnitude. Could they also elaborate on this? A plot showing current limits together with their projected sensitivity would, in my opinion, strengthen the paper.</w:t>
      </w:r>
    </w:p>
    <w:p w14:paraId="78B9D6D1" w14:textId="235EDA02" w:rsidR="001E3F73" w:rsidRDefault="00097F00" w:rsidP="00D513EE">
      <w:pPr>
        <w:spacing w:afterLines="50" w:after="156"/>
        <w:rPr>
          <w:rFonts w:ascii="Times New Roman" w:eastAsia="华文宋体" w:hAnsi="Times New Roman" w:cs="Times New Roman"/>
        </w:rPr>
      </w:pPr>
      <w:r w:rsidRPr="007D7D04">
        <w:rPr>
          <w:rFonts w:ascii="Times New Roman" w:hAnsi="Times New Roman" w:cs="Times New Roman"/>
          <w:b/>
        </w:rPr>
        <w:t>Answer:</w:t>
      </w:r>
      <w:r w:rsidRPr="002C0D00">
        <w:rPr>
          <w:rFonts w:ascii="Times New Roman" w:eastAsia="华文宋体" w:hAnsi="Times New Roman" w:cs="Times New Roman"/>
          <w:rPrChange w:id="734" w:author="berks" w:date="2026-04-05T10:11:00Z">
            <w:rPr>
              <w:rFonts w:ascii="Times New Roman" w:eastAsia="华文宋体" w:hAnsi="Times New Roman" w:cs="Times New Roman"/>
              <w:b/>
            </w:rPr>
          </w:rPrChange>
        </w:rPr>
        <w:t xml:space="preserve"> </w:t>
      </w:r>
      <w:ins w:id="735" w:author="berks" w:date="2026-04-05T10:10:00Z">
        <w:r w:rsidR="002C0D00" w:rsidRPr="002C0D00">
          <w:rPr>
            <w:rFonts w:ascii="Times New Roman" w:eastAsia="华文宋体" w:hAnsi="Times New Roman" w:cs="Times New Roman"/>
            <w:rPrChange w:id="736" w:author="berks" w:date="2026-04-05T10:11:00Z">
              <w:rPr>
                <w:rFonts w:ascii="Times New Roman" w:eastAsia="华文宋体" w:hAnsi="Times New Roman" w:cs="Times New Roman"/>
                <w:b/>
              </w:rPr>
            </w:rPrChange>
          </w:rPr>
          <w:t xml:space="preserve">The </w:t>
        </w:r>
      </w:ins>
      <w:ins w:id="737" w:author="berks" w:date="2026-04-05T10:31:00Z">
        <w:r w:rsidR="00DB6D23">
          <w:rPr>
            <w:rFonts w:ascii="Times New Roman" w:eastAsia="华文宋体" w:hAnsi="Times New Roman" w:cs="Times New Roman" w:hint="eastAsia"/>
          </w:rPr>
          <w:t>figure</w:t>
        </w:r>
        <w:r w:rsidR="00DB6D23">
          <w:rPr>
            <w:rFonts w:ascii="Times New Roman" w:eastAsia="华文宋体" w:hAnsi="Times New Roman" w:cs="Times New Roman"/>
          </w:rPr>
          <w:t xml:space="preserve"> </w:t>
        </w:r>
      </w:ins>
      <w:ins w:id="738" w:author="berks" w:date="2026-04-05T10:10:00Z">
        <w:r w:rsidR="002C0D00" w:rsidRPr="002C0D00">
          <w:rPr>
            <w:rFonts w:ascii="Times New Roman" w:eastAsia="华文宋体" w:hAnsi="Times New Roman" w:cs="Times New Roman"/>
            <w:rPrChange w:id="739" w:author="berks" w:date="2026-04-05T10:11:00Z">
              <w:rPr>
                <w:rFonts w:ascii="Times New Roman" w:eastAsia="华文宋体" w:hAnsi="Times New Roman" w:cs="Times New Roman"/>
                <w:b/>
              </w:rPr>
            </w:rPrChange>
          </w:rPr>
          <w:t>below illustrate</w:t>
        </w:r>
      </w:ins>
      <w:ins w:id="740" w:author="berks" w:date="2026-04-05T10:32:00Z">
        <w:r w:rsidR="00DB6D23">
          <w:rPr>
            <w:rFonts w:ascii="Times New Roman" w:eastAsia="华文宋体" w:hAnsi="Times New Roman" w:cs="Times New Roman"/>
          </w:rPr>
          <w:t>s</w:t>
        </w:r>
      </w:ins>
      <w:ins w:id="741" w:author="berks" w:date="2026-04-05T10:10:00Z">
        <w:r w:rsidR="002C0D00" w:rsidRPr="002C0D00">
          <w:rPr>
            <w:rFonts w:ascii="Times New Roman" w:eastAsia="华文宋体" w:hAnsi="Times New Roman" w:cs="Times New Roman"/>
            <w:rPrChange w:id="742" w:author="berks" w:date="2026-04-05T10:11:00Z">
              <w:rPr>
                <w:rFonts w:ascii="Times New Roman" w:eastAsia="华文宋体" w:hAnsi="Times New Roman" w:cs="Times New Roman"/>
                <w:b/>
              </w:rPr>
            </w:rPrChange>
          </w:rPr>
          <w:t xml:space="preserve"> the projected sensitivity to </w:t>
        </w:r>
      </w:ins>
      <w:ins w:id="743" w:author="berks" w:date="2026-04-05T10:11:00Z">
        <w:r w:rsidR="002C0D00">
          <w:rPr>
            <w:rFonts w:ascii="Times New Roman" w:eastAsia="华文宋体" w:hAnsi="Times New Roman" w:cs="Times New Roman"/>
          </w:rPr>
          <w:t>spin-mass couplings</w:t>
        </w:r>
        <w:r w:rsidR="002C0D00" w:rsidRPr="002C0D00">
          <w:rPr>
            <w:rFonts w:ascii="Times New Roman" w:eastAsia="华文宋体" w:hAnsi="Times New Roman" w:cs="Times New Roman"/>
            <w:rPrChange w:id="744" w:author="berks" w:date="2026-04-05T10:11:00Z">
              <w:rPr>
                <w:rFonts w:ascii="Times New Roman" w:eastAsia="华文宋体" w:hAnsi="Times New Roman" w:cs="Times New Roman"/>
                <w:b/>
              </w:rPr>
            </w:rPrChange>
          </w:rPr>
          <w:t xml:space="preserve">. </w:t>
        </w:r>
      </w:ins>
      <w:r w:rsidR="00B3201E" w:rsidRPr="00B3201E">
        <w:rPr>
          <w:rFonts w:ascii="Times New Roman" w:eastAsia="华文宋体" w:hAnsi="Times New Roman" w:cs="Times New Roman"/>
        </w:rPr>
        <w:t xml:space="preserve">The green curve (5) </w:t>
      </w:r>
      <w:del w:id="745" w:author="berks" w:date="2026-04-05T10:11:00Z">
        <w:r w:rsidR="00B3201E" w:rsidRPr="00B3201E" w:rsidDel="002C0D00">
          <w:rPr>
            <w:rFonts w:ascii="Times New Roman" w:eastAsia="华文宋体" w:hAnsi="Times New Roman" w:cs="Times New Roman"/>
          </w:rPr>
          <w:delText>shows the projected sensitivity</w:delText>
        </w:r>
      </w:del>
      <w:ins w:id="746" w:author="berks" w:date="2026-04-05T10:32:00Z">
        <w:r w:rsidR="00DB6D23">
          <w:rPr>
            <w:rFonts w:ascii="Times New Roman" w:eastAsia="华文宋体" w:hAnsi="Times New Roman" w:cs="Times New Roman"/>
          </w:rPr>
          <w:t>corresponds to</w:t>
        </w:r>
      </w:ins>
      <w:del w:id="747" w:author="berks" w:date="2026-04-05T10:32:00Z">
        <w:r w:rsidR="00B3201E" w:rsidRPr="00B3201E" w:rsidDel="00DB6D23">
          <w:rPr>
            <w:rFonts w:ascii="Times New Roman" w:eastAsia="华文宋体" w:hAnsi="Times New Roman" w:cs="Times New Roman"/>
          </w:rPr>
          <w:delText xml:space="preserve"> for</w:delText>
        </w:r>
      </w:del>
      <w:r w:rsidR="00B3201E" w:rsidRPr="00B3201E">
        <w:rPr>
          <w:rFonts w:ascii="Times New Roman" w:eastAsia="华文宋体" w:hAnsi="Times New Roman" w:cs="Times New Roman"/>
        </w:rPr>
        <w:t xml:space="preserve"> a comagnetometer consisting of a single ¹⁷¹Yb and a single ¹⁷³Yb atom </w:t>
      </w:r>
      <w:ins w:id="748" w:author="berks" w:date="2026-04-05T10:12:00Z">
        <w:r w:rsidR="002C0D00">
          <w:rPr>
            <w:rFonts w:ascii="Times New Roman" w:eastAsia="华文宋体" w:hAnsi="Times New Roman" w:cs="Times New Roman"/>
          </w:rPr>
          <w:t>h</w:t>
        </w:r>
      </w:ins>
      <w:ins w:id="749" w:author="berks" w:date="2026-04-05T10:13:00Z">
        <w:r w:rsidR="002C0D00">
          <w:rPr>
            <w:rFonts w:ascii="Times New Roman" w:eastAsia="华文宋体" w:hAnsi="Times New Roman" w:cs="Times New Roman"/>
          </w:rPr>
          <w:t xml:space="preserve">eld </w:t>
        </w:r>
      </w:ins>
      <w:ins w:id="750" w:author="berks" w:date="2026-04-05T10:32:00Z">
        <w:r w:rsidR="00DB6D23">
          <w:rPr>
            <w:rFonts w:ascii="Times New Roman" w:eastAsia="华文宋体" w:hAnsi="Times New Roman" w:cs="Times New Roman"/>
          </w:rPr>
          <w:t>in</w:t>
        </w:r>
      </w:ins>
      <w:ins w:id="751" w:author="berks" w:date="2026-04-05T10:13:00Z">
        <w:r w:rsidR="002C0D00">
          <w:rPr>
            <w:rFonts w:ascii="Times New Roman" w:eastAsia="华文宋体" w:hAnsi="Times New Roman" w:cs="Times New Roman"/>
          </w:rPr>
          <w:t xml:space="preserve"> </w:t>
        </w:r>
      </w:ins>
      <w:del w:id="752" w:author="berks" w:date="2026-04-05T10:13:00Z">
        <w:r w:rsidR="00B3201E" w:rsidRPr="00B3201E" w:rsidDel="002C0D00">
          <w:rPr>
            <w:rFonts w:ascii="Times New Roman" w:eastAsia="华文宋体" w:hAnsi="Times New Roman" w:cs="Times New Roman"/>
          </w:rPr>
          <w:delText xml:space="preserve">in </w:delText>
        </w:r>
      </w:del>
      <w:del w:id="753" w:author="berks" w:date="2026-04-05T10:12:00Z">
        <w:r w:rsidR="00B3201E" w:rsidRPr="00B3201E" w:rsidDel="002C0D00">
          <w:rPr>
            <w:rFonts w:ascii="Times New Roman" w:eastAsia="华文宋体" w:hAnsi="Times New Roman" w:cs="Times New Roman"/>
          </w:rPr>
          <w:delText xml:space="preserve">the </w:delText>
        </w:r>
      </w:del>
      <w:ins w:id="754" w:author="berks" w:date="2026-04-05T10:12:00Z">
        <w:r w:rsidR="002C0D00">
          <w:rPr>
            <w:rFonts w:ascii="Times New Roman" w:eastAsia="华文宋体" w:hAnsi="Times New Roman" w:cs="Times New Roman"/>
          </w:rPr>
          <w:t>a</w:t>
        </w:r>
      </w:ins>
      <w:ins w:id="755" w:author="berks" w:date="2026-04-05T10:13:00Z">
        <w:r w:rsidR="002C0D00">
          <w:rPr>
            <w:rFonts w:ascii="Times New Roman" w:eastAsia="华文宋体" w:hAnsi="Times New Roman" w:cs="Times New Roman"/>
          </w:rPr>
          <w:t>n optical</w:t>
        </w:r>
      </w:ins>
      <w:ins w:id="756" w:author="berks" w:date="2026-04-05T10:12:00Z">
        <w:r w:rsidR="002C0D00" w:rsidRPr="00B3201E">
          <w:rPr>
            <w:rFonts w:ascii="Times New Roman" w:eastAsia="华文宋体" w:hAnsi="Times New Roman" w:cs="Times New Roman"/>
          </w:rPr>
          <w:t xml:space="preserve"> </w:t>
        </w:r>
      </w:ins>
      <w:r w:rsidR="00B3201E" w:rsidRPr="00B3201E">
        <w:rPr>
          <w:rFonts w:ascii="Times New Roman" w:eastAsia="华文宋体" w:hAnsi="Times New Roman" w:cs="Times New Roman"/>
        </w:rPr>
        <w:t xml:space="preserve">tweezer, with a </w:t>
      </w:r>
      <w:r w:rsidR="00D513EE" w:rsidRPr="00D513EE">
        <w:rPr>
          <w:rFonts w:ascii="Times New Roman" w:eastAsia="华文宋体" w:hAnsi="Times New Roman" w:cs="Times New Roman"/>
        </w:rPr>
        <w:t>minimum separation of</w:t>
      </w:r>
      <w:r w:rsidR="00B3201E" w:rsidRPr="00B3201E">
        <w:rPr>
          <w:rFonts w:ascii="Times New Roman" w:eastAsia="华文宋体" w:hAnsi="Times New Roman" w:cs="Times New Roman"/>
        </w:rPr>
        <w:t xml:space="preserve"> </w:t>
      </w:r>
      <m:oMath>
        <m:r>
          <m:rPr>
            <m:sty m:val="p"/>
          </m:rPr>
          <w:rPr>
            <w:rFonts w:ascii="Cambria Math" w:eastAsia="华文宋体" w:hAnsi="Cambria Math" w:cs="Times New Roman"/>
          </w:rPr>
          <m:t>5 μm</m:t>
        </m:r>
      </m:oMath>
      <w:r w:rsidR="00D513EE">
        <w:rPr>
          <w:rFonts w:ascii="Times New Roman" w:eastAsia="华文宋体" w:hAnsi="Times New Roman" w:cs="Times New Roman" w:hint="eastAsia"/>
        </w:rPr>
        <w:t xml:space="preserve"> between</w:t>
      </w:r>
      <w:r w:rsidR="00D513EE">
        <w:rPr>
          <w:rFonts w:ascii="Times New Roman" w:eastAsia="华文宋体" w:hAnsi="Times New Roman" w:cs="Times New Roman"/>
        </w:rPr>
        <w:t xml:space="preserve"> </w:t>
      </w:r>
      <w:ins w:id="757" w:author="berks" w:date="2026-04-05T10:13:00Z">
        <w:r w:rsidR="002C0D00">
          <w:rPr>
            <w:rFonts w:ascii="Times New Roman" w:eastAsia="华文宋体" w:hAnsi="Times New Roman" w:cs="Times New Roman"/>
          </w:rPr>
          <w:t xml:space="preserve">the </w:t>
        </w:r>
      </w:ins>
      <w:r w:rsidR="00D513EE">
        <w:rPr>
          <w:rFonts w:ascii="Times New Roman" w:eastAsia="华文宋体" w:hAnsi="Times New Roman" w:cs="Times New Roman" w:hint="eastAsia"/>
        </w:rPr>
        <w:t>atom</w:t>
      </w:r>
      <w:r w:rsidR="00D513EE">
        <w:rPr>
          <w:rFonts w:ascii="Times New Roman" w:eastAsia="华文宋体" w:hAnsi="Times New Roman" w:cs="Times New Roman"/>
        </w:rPr>
        <w:t xml:space="preserve">s and </w:t>
      </w:r>
      <w:ins w:id="758" w:author="berks" w:date="2026-04-05T10:13:00Z">
        <w:r w:rsidR="002C0D00">
          <w:rPr>
            <w:rFonts w:ascii="Times New Roman" w:eastAsia="华文宋体" w:hAnsi="Times New Roman" w:cs="Times New Roman"/>
          </w:rPr>
          <w:t xml:space="preserve">a </w:t>
        </w:r>
      </w:ins>
      <w:r w:rsidR="00D513EE">
        <w:rPr>
          <w:rFonts w:ascii="Times New Roman" w:eastAsia="华文宋体" w:hAnsi="Times New Roman" w:cs="Times New Roman"/>
        </w:rPr>
        <w:t>platinum test mass</w:t>
      </w:r>
      <w:r w:rsidR="00B3201E" w:rsidRPr="00B3201E">
        <w:rPr>
          <w:rFonts w:ascii="Times New Roman" w:eastAsia="华文宋体" w:hAnsi="Times New Roman" w:cs="Times New Roman"/>
        </w:rPr>
        <w:t>. Assuming a measurement cycle of 30 s (</w:t>
      </w:r>
      <w:del w:id="759" w:author="berks" w:date="2026-04-05T10:13:00Z">
        <w:r w:rsidR="00B3201E" w:rsidRPr="00B3201E" w:rsidDel="002C0D00">
          <w:rPr>
            <w:rFonts w:ascii="Times New Roman" w:eastAsia="华文宋体" w:hAnsi="Times New Roman" w:cs="Times New Roman"/>
          </w:rPr>
          <w:delText xml:space="preserve">10 s </w:delText>
        </w:r>
      </w:del>
      <w:r w:rsidR="00B3201E" w:rsidRPr="00B3201E">
        <w:rPr>
          <w:rFonts w:ascii="Times New Roman" w:eastAsia="华文宋体" w:hAnsi="Times New Roman" w:cs="Times New Roman"/>
        </w:rPr>
        <w:t>interrogation time</w:t>
      </w:r>
      <w:ins w:id="760" w:author="berks" w:date="2026-04-05T10:13:00Z">
        <w:r w:rsidR="002C0D00">
          <w:rPr>
            <w:rFonts w:ascii="Times New Roman" w:eastAsia="华文宋体" w:hAnsi="Times New Roman" w:cs="Times New Roman"/>
          </w:rPr>
          <w:t>: 10</w:t>
        </w:r>
      </w:ins>
      <w:ins w:id="761" w:author="berks" w:date="2026-04-05T10:14:00Z">
        <w:r w:rsidR="002C0D00">
          <w:rPr>
            <w:rFonts w:ascii="Times New Roman" w:eastAsia="华文宋体" w:hAnsi="Times New Roman" w:cs="Times New Roman"/>
          </w:rPr>
          <w:t xml:space="preserve"> s</w:t>
        </w:r>
      </w:ins>
      <w:r w:rsidR="00B3201E" w:rsidRPr="00B3201E">
        <w:rPr>
          <w:rFonts w:ascii="Times New Roman" w:eastAsia="华文宋体" w:hAnsi="Times New Roman" w:cs="Times New Roman"/>
        </w:rPr>
        <w:t xml:space="preserve">) and a total </w:t>
      </w:r>
      <w:del w:id="762" w:author="berks" w:date="2026-04-05T10:14:00Z">
        <w:r w:rsidR="00B3201E" w:rsidRPr="00B3201E" w:rsidDel="002C0D00">
          <w:rPr>
            <w:rFonts w:ascii="Times New Roman" w:eastAsia="华文宋体" w:hAnsi="Times New Roman" w:cs="Times New Roman"/>
          </w:rPr>
          <w:delText xml:space="preserve">integration </w:delText>
        </w:r>
      </w:del>
      <w:ins w:id="763" w:author="berks" w:date="2026-04-05T10:14:00Z">
        <w:r w:rsidR="002C0D00">
          <w:rPr>
            <w:rFonts w:ascii="Times New Roman" w:eastAsia="华文宋体" w:hAnsi="Times New Roman" w:cs="Times New Roman"/>
          </w:rPr>
          <w:t>data accumulation</w:t>
        </w:r>
        <w:r w:rsidR="002C0D00" w:rsidRPr="00B3201E">
          <w:rPr>
            <w:rFonts w:ascii="Times New Roman" w:eastAsia="华文宋体" w:hAnsi="Times New Roman" w:cs="Times New Roman"/>
          </w:rPr>
          <w:t xml:space="preserve"> </w:t>
        </w:r>
      </w:ins>
      <w:r w:rsidR="00B3201E" w:rsidRPr="00B3201E">
        <w:rPr>
          <w:rFonts w:ascii="Times New Roman" w:eastAsia="华文宋体" w:hAnsi="Times New Roman" w:cs="Times New Roman"/>
        </w:rPr>
        <w:t>time of 30 days (~</w:t>
      </w:r>
      <w:ins w:id="764" w:author="berks" w:date="2026-04-05T10:14:00Z">
        <w:r w:rsidR="002C0D00">
          <w:rPr>
            <w:rFonts w:ascii="Times New Roman" w:eastAsia="华文宋体" w:hAnsi="Times New Roman" w:cs="Times New Roman"/>
          </w:rPr>
          <w:t xml:space="preserve"> </w:t>
        </w:r>
      </w:ins>
      <w:r w:rsidR="00B3201E" w:rsidRPr="00B3201E">
        <w:rPr>
          <w:rFonts w:ascii="Times New Roman" w:eastAsia="华文宋体" w:hAnsi="Times New Roman" w:cs="Times New Roman"/>
        </w:rPr>
        <w:t>30,000 cycles), the project</w:t>
      </w:r>
      <w:ins w:id="765" w:author="berks" w:date="2026-04-05T10:14:00Z">
        <w:r w:rsidR="002C0D00">
          <w:rPr>
            <w:rFonts w:ascii="Times New Roman" w:eastAsia="华文宋体" w:hAnsi="Times New Roman" w:cs="Times New Roman"/>
          </w:rPr>
          <w:t xml:space="preserve">ed </w:t>
        </w:r>
      </w:ins>
      <w:del w:id="766" w:author="berks" w:date="2026-04-05T10:14:00Z">
        <w:r w:rsidR="00B3201E" w:rsidRPr="00B3201E" w:rsidDel="002C0D00">
          <w:rPr>
            <w:rFonts w:ascii="Times New Roman" w:eastAsia="华文宋体" w:hAnsi="Times New Roman" w:cs="Times New Roman"/>
          </w:rPr>
          <w:delText xml:space="preserve">ion indicates that the </w:delText>
        </w:r>
      </w:del>
      <w:r w:rsidR="00B3201E" w:rsidRPr="00B3201E">
        <w:rPr>
          <w:rFonts w:ascii="Times New Roman" w:eastAsia="华文宋体" w:hAnsi="Times New Roman" w:cs="Times New Roman"/>
        </w:rPr>
        <w:t xml:space="preserve">sensitivity to </w:t>
      </w:r>
      <m:oMath>
        <m:sSub>
          <m:sSubPr>
            <m:ctrlPr>
              <w:rPr>
                <w:rFonts w:ascii="Cambria Math" w:eastAsia="华文宋体" w:hAnsi="Cambria Math" w:cs="Times New Roman"/>
              </w:rPr>
            </m:ctrlPr>
          </m:sSubPr>
          <m:e>
            <m:r>
              <m:rPr>
                <m:sty m:val="p"/>
              </m:rPr>
              <w:rPr>
                <w:rFonts w:ascii="Cambria Math" w:eastAsia="华文宋体" w:hAnsi="Cambria Math" w:cs="Times New Roman"/>
              </w:rPr>
              <m:t>g</m:t>
            </m:r>
          </m:e>
          <m:sub>
            <m:r>
              <m:rPr>
                <m:sty m:val="p"/>
              </m:rPr>
              <w:rPr>
                <w:rFonts w:ascii="Cambria Math" w:eastAsia="华文宋体" w:hAnsi="Cambria Math" w:cs="Times New Roman"/>
              </w:rPr>
              <m:t>s</m:t>
            </m:r>
          </m:sub>
        </m:sSub>
        <m:sSub>
          <m:sSubPr>
            <m:ctrlPr>
              <w:rPr>
                <w:rFonts w:ascii="Cambria Math" w:eastAsia="华文宋体" w:hAnsi="Cambria Math" w:cs="Times New Roman"/>
              </w:rPr>
            </m:ctrlPr>
          </m:sSubPr>
          <m:e>
            <m:r>
              <m:rPr>
                <m:sty m:val="p"/>
              </m:rPr>
              <w:rPr>
                <w:rFonts w:ascii="Cambria Math" w:eastAsia="华文宋体" w:hAnsi="Cambria Math" w:cs="Times New Roman"/>
              </w:rPr>
              <m:t>g</m:t>
            </m:r>
          </m:e>
          <m:sub>
            <m:r>
              <m:rPr>
                <m:sty m:val="p"/>
              </m:rPr>
              <w:rPr>
                <w:rFonts w:ascii="Cambria Math" w:eastAsia="华文宋体" w:hAnsi="Cambria Math" w:cs="Times New Roman"/>
              </w:rPr>
              <m:t>p</m:t>
            </m:r>
          </m:sub>
        </m:sSub>
      </m:oMath>
      <w:r w:rsidR="00B3201E" w:rsidRPr="00B3201E">
        <w:rPr>
          <w:rFonts w:ascii="Times New Roman" w:eastAsia="华文宋体" w:hAnsi="Times New Roman" w:cs="Times New Roman"/>
        </w:rPr>
        <w:t xml:space="preserve"> at </w:t>
      </w:r>
      <m:oMath>
        <m:r>
          <m:rPr>
            <m:sty m:val="p"/>
          </m:rPr>
          <w:rPr>
            <w:rFonts w:ascii="Cambria Math" w:eastAsia="华文宋体" w:hAnsi="Cambria Math" w:cs="Times New Roman"/>
          </w:rPr>
          <m:t xml:space="preserve">λ=4 </m:t>
        </m:r>
        <m:r>
          <w:del w:id="767" w:author="berks" w:date="2026-04-05T10:14:00Z">
            <m:rPr>
              <m:sty m:val="p"/>
            </m:rPr>
            <w:rPr>
              <w:rFonts w:ascii="Cambria Math" w:eastAsia="华文宋体" w:hAnsi="Cambria Math" w:cs="Times New Roman"/>
            </w:rPr>
            <m:t>μ</m:t>
          </w:del>
        </m:r>
        <m:r>
          <w:ins w:id="768" w:author="berks" w:date="2026-04-05T10:14:00Z">
            <m:rPr>
              <m:sty m:val="p"/>
            </m:rPr>
            <w:rPr>
              <w:rFonts w:ascii="Cambria Math" w:eastAsia="华文宋体" w:hAnsi="Cambria Math" w:cs="Times New Roman"/>
            </w:rPr>
            <m:t>u</m:t>
          </w:ins>
        </m:r>
        <m:r>
          <m:rPr>
            <m:sty m:val="p"/>
          </m:rPr>
          <w:rPr>
            <w:rFonts w:ascii="Cambria Math" w:eastAsia="华文宋体" w:hAnsi="Cambria Math" w:cs="Times New Roman"/>
          </w:rPr>
          <m:t>m</m:t>
        </m:r>
      </m:oMath>
      <w:r w:rsidR="00B3201E" w:rsidRPr="00B3201E">
        <w:rPr>
          <w:rFonts w:ascii="Times New Roman" w:eastAsia="华文宋体" w:hAnsi="Times New Roman" w:cs="Times New Roman"/>
        </w:rPr>
        <w:t xml:space="preserve"> would improve by three orders of magnitude over the previous best limit (Guigue, M. et al., 2015 [36]).</w:t>
      </w:r>
      <w:r w:rsidR="00683DFF">
        <w:rPr>
          <w:rFonts w:ascii="Times New Roman" w:eastAsia="华文宋体" w:hAnsi="Times New Roman" w:cs="Times New Roman"/>
        </w:rPr>
        <w:t xml:space="preserve"> </w:t>
      </w:r>
      <w:del w:id="769" w:author="berks" w:date="2026-04-05T10:15:00Z">
        <w:r w:rsidR="00683DFF" w:rsidRPr="00683DFF" w:rsidDel="002C0D00">
          <w:rPr>
            <w:rFonts w:ascii="Times New Roman" w:eastAsia="华文宋体" w:hAnsi="Times New Roman" w:cs="Times New Roman"/>
          </w:rPr>
          <w:delText>As suggested by the reviewer</w:delText>
        </w:r>
      </w:del>
      <w:ins w:id="770" w:author="berks" w:date="2026-04-05T10:15:00Z">
        <w:r w:rsidR="002C0D00">
          <w:rPr>
            <w:rFonts w:ascii="Times New Roman" w:eastAsia="华文宋体" w:hAnsi="Times New Roman" w:cs="Times New Roman"/>
          </w:rPr>
          <w:t>Following the Reviewer comment</w:t>
        </w:r>
      </w:ins>
      <w:r w:rsidR="00683DFF" w:rsidRPr="00683DFF">
        <w:rPr>
          <w:rFonts w:ascii="Times New Roman" w:eastAsia="华文宋体" w:hAnsi="Times New Roman" w:cs="Times New Roman"/>
        </w:rPr>
        <w:t xml:space="preserve">, </w:t>
      </w:r>
      <w:ins w:id="771" w:author="berks" w:date="2026-04-05T10:15:00Z">
        <w:r w:rsidR="002C0D00">
          <w:rPr>
            <w:rFonts w:ascii="Times New Roman" w:eastAsia="华文宋体" w:hAnsi="Times New Roman" w:cs="Times New Roman"/>
          </w:rPr>
          <w:t xml:space="preserve">we have added </w:t>
        </w:r>
      </w:ins>
      <w:r w:rsidR="00683DFF" w:rsidRPr="00683DFF">
        <w:rPr>
          <w:rFonts w:ascii="Times New Roman" w:eastAsia="华文宋体" w:hAnsi="Times New Roman" w:cs="Times New Roman"/>
        </w:rPr>
        <w:t xml:space="preserve">this description </w:t>
      </w:r>
      <w:del w:id="772" w:author="berks" w:date="2026-04-05T10:15:00Z">
        <w:r w:rsidR="00683DFF" w:rsidRPr="00683DFF" w:rsidDel="002C0D00">
          <w:rPr>
            <w:rFonts w:ascii="Times New Roman" w:eastAsia="华文宋体" w:hAnsi="Times New Roman" w:cs="Times New Roman"/>
          </w:rPr>
          <w:delText xml:space="preserve">has been added </w:delText>
        </w:r>
      </w:del>
      <w:r w:rsidR="00683DFF" w:rsidRPr="00683DFF">
        <w:rPr>
          <w:rFonts w:ascii="Times New Roman" w:eastAsia="华文宋体" w:hAnsi="Times New Roman" w:cs="Times New Roman"/>
        </w:rPr>
        <w:t xml:space="preserve">to the </w:t>
      </w:r>
      <w:del w:id="773" w:author="berks" w:date="2026-04-05T10:15:00Z">
        <w:r w:rsidR="00683DFF" w:rsidRPr="00683DFF" w:rsidDel="002C0D00">
          <w:rPr>
            <w:rFonts w:ascii="Times New Roman" w:eastAsia="华文宋体" w:hAnsi="Times New Roman" w:cs="Times New Roman"/>
          </w:rPr>
          <w:delText xml:space="preserve">main </w:delText>
        </w:r>
      </w:del>
      <w:ins w:id="774" w:author="berks" w:date="2026-04-05T10:15:00Z">
        <w:r w:rsidR="002C0D00">
          <w:rPr>
            <w:rFonts w:ascii="Times New Roman" w:eastAsia="华文宋体" w:hAnsi="Times New Roman" w:cs="Times New Roman"/>
          </w:rPr>
          <w:t>m</w:t>
        </w:r>
        <w:r w:rsidR="002C0D00" w:rsidRPr="00683DFF">
          <w:rPr>
            <w:rFonts w:ascii="Times New Roman" w:eastAsia="华文宋体" w:hAnsi="Times New Roman" w:cs="Times New Roman"/>
          </w:rPr>
          <w:t xml:space="preserve">ain </w:t>
        </w:r>
      </w:ins>
      <w:r w:rsidR="00683DFF" w:rsidRPr="00683DFF">
        <w:rPr>
          <w:rFonts w:ascii="Times New Roman" w:eastAsia="华文宋体" w:hAnsi="Times New Roman" w:cs="Times New Roman"/>
        </w:rPr>
        <w:t>text</w:t>
      </w:r>
      <w:ins w:id="775" w:author="berks" w:date="2026-04-05T10:15:00Z">
        <w:r w:rsidR="002C0D00">
          <w:rPr>
            <w:rFonts w:ascii="Times New Roman" w:eastAsia="华文宋体" w:hAnsi="Times New Roman" w:cs="Times New Roman"/>
          </w:rPr>
          <w:t xml:space="preserve"> (Line ??)</w:t>
        </w:r>
      </w:ins>
      <w:r w:rsidR="00683DFF" w:rsidRPr="00683DFF">
        <w:rPr>
          <w:rFonts w:ascii="Times New Roman" w:eastAsia="华文宋体" w:hAnsi="Times New Roman" w:cs="Times New Roman"/>
        </w:rPr>
        <w:t>.</w:t>
      </w:r>
    </w:p>
    <w:p w14:paraId="360D8A6D" w14:textId="755E5297" w:rsidR="001E3F73" w:rsidRDefault="00690703">
      <w:pPr>
        <w:spacing w:afterLines="50" w:after="156"/>
        <w:rPr>
          <w:rFonts w:ascii="Times New Roman" w:eastAsia="华文宋体" w:hAnsi="Times New Roman" w:cs="Times New Roman"/>
        </w:rPr>
      </w:pPr>
      <w:ins w:id="776" w:author="berks" w:date="2026-04-05T10:22:00Z">
        <w:r>
          <w:rPr>
            <w:rFonts w:ascii="Times New Roman" w:eastAsia="华文宋体" w:hAnsi="Times New Roman" w:cs="Times New Roman"/>
          </w:rPr>
          <w:t xml:space="preserve">We </w:t>
        </w:r>
      </w:ins>
      <w:ins w:id="777" w:author="berks" w:date="2026-04-05T10:33:00Z">
        <w:r w:rsidR="00DB6D23">
          <w:rPr>
            <w:rFonts w:ascii="Times New Roman" w:eastAsia="华文宋体" w:hAnsi="Times New Roman" w:cs="Times New Roman"/>
          </w:rPr>
          <w:t>have chosen</w:t>
        </w:r>
      </w:ins>
      <w:ins w:id="778" w:author="berks" w:date="2026-04-05T10:22:00Z">
        <w:r>
          <w:rPr>
            <w:rFonts w:ascii="Times New Roman" w:eastAsia="华文宋体" w:hAnsi="Times New Roman" w:cs="Times New Roman"/>
          </w:rPr>
          <w:t xml:space="preserve"> not to include the </w:t>
        </w:r>
      </w:ins>
      <w:ins w:id="779" w:author="berks" w:date="2026-04-05T10:33:00Z">
        <w:r w:rsidR="00DB6D23">
          <w:rPr>
            <w:rFonts w:ascii="Times New Roman" w:eastAsia="华文宋体" w:hAnsi="Times New Roman" w:cs="Times New Roman"/>
          </w:rPr>
          <w:t>figure</w:t>
        </w:r>
      </w:ins>
      <w:ins w:id="780" w:author="berks" w:date="2026-04-05T10:22:00Z">
        <w:r>
          <w:rPr>
            <w:rFonts w:ascii="Times New Roman" w:eastAsia="华文宋体" w:hAnsi="Times New Roman" w:cs="Times New Roman"/>
          </w:rPr>
          <w:t xml:space="preserve"> in </w:t>
        </w:r>
      </w:ins>
      <w:ins w:id="781" w:author="berks" w:date="2026-04-05T10:33:00Z">
        <w:r w:rsidR="00DB6D23">
          <w:rPr>
            <w:rFonts w:ascii="Times New Roman" w:eastAsia="华文宋体" w:hAnsi="Times New Roman" w:cs="Times New Roman"/>
          </w:rPr>
          <w:t>the present</w:t>
        </w:r>
      </w:ins>
      <w:ins w:id="782" w:author="berks" w:date="2026-04-05T10:22:00Z">
        <w:r>
          <w:rPr>
            <w:rFonts w:ascii="Times New Roman" w:eastAsia="华文宋体" w:hAnsi="Times New Roman" w:cs="Times New Roman"/>
          </w:rPr>
          <w:t xml:space="preserve"> paper. </w:t>
        </w:r>
      </w:ins>
      <w:ins w:id="783" w:author="berks" w:date="2026-04-05T10:34:00Z">
        <w:r w:rsidR="00DB6D23">
          <w:rPr>
            <w:rFonts w:ascii="Times New Roman" w:eastAsia="华文宋体" w:hAnsi="Times New Roman" w:cs="Times New Roman"/>
          </w:rPr>
          <w:t>A search experiment based on these principles are currently underway</w:t>
        </w:r>
      </w:ins>
      <w:del w:id="784" w:author="berks" w:date="2026-04-05T10:16:00Z">
        <w:r w:rsidR="00C76AD6" w:rsidDel="00690703">
          <w:rPr>
            <w:rFonts w:ascii="Times New Roman" w:eastAsia="华文宋体" w:hAnsi="Times New Roman" w:cs="Times New Roman"/>
          </w:rPr>
          <w:delText>C</w:delText>
        </w:r>
        <w:r w:rsidR="00C76AD6" w:rsidRPr="00C76AD6" w:rsidDel="00690703">
          <w:rPr>
            <w:rFonts w:ascii="Times New Roman" w:eastAsia="华文宋体" w:hAnsi="Times New Roman" w:cs="Times New Roman"/>
          </w:rPr>
          <w:delText>urrently</w:delText>
        </w:r>
        <w:r w:rsidR="00C76AD6" w:rsidDel="00690703">
          <w:rPr>
            <w:rFonts w:ascii="Times New Roman" w:eastAsia="华文宋体" w:hAnsi="Times New Roman" w:cs="Times New Roman"/>
          </w:rPr>
          <w:delText>, t</w:delText>
        </w:r>
        <w:r w:rsidR="00C76AD6" w:rsidRPr="00C76AD6" w:rsidDel="00690703">
          <w:rPr>
            <w:rFonts w:ascii="Times New Roman" w:eastAsia="华文宋体" w:hAnsi="Times New Roman" w:cs="Times New Roman"/>
          </w:rPr>
          <w:delText>he experimental apparatus is under construction</w:delText>
        </w:r>
      </w:del>
      <w:r w:rsidR="00C76AD6" w:rsidRPr="00C76AD6">
        <w:rPr>
          <w:rFonts w:ascii="Times New Roman" w:eastAsia="华文宋体" w:hAnsi="Times New Roman" w:cs="Times New Roman"/>
        </w:rPr>
        <w:t xml:space="preserve">. The </w:t>
      </w:r>
      <w:del w:id="785" w:author="berks" w:date="2026-04-05T10:16:00Z">
        <w:r w:rsidR="00C76AD6" w:rsidRPr="00C76AD6" w:rsidDel="00690703">
          <w:rPr>
            <w:rFonts w:ascii="Times New Roman" w:eastAsia="华文宋体" w:hAnsi="Times New Roman" w:cs="Times New Roman"/>
          </w:rPr>
          <w:delText xml:space="preserve">specific </w:delText>
        </w:r>
      </w:del>
      <w:r w:rsidR="00C76AD6" w:rsidRPr="00C76AD6">
        <w:rPr>
          <w:rFonts w:ascii="Times New Roman" w:eastAsia="华文宋体" w:hAnsi="Times New Roman" w:cs="Times New Roman"/>
        </w:rPr>
        <w:t xml:space="preserve">physical parameters </w:t>
      </w:r>
      <w:del w:id="786" w:author="berks" w:date="2026-04-05T10:16:00Z">
        <w:r w:rsidR="00C76AD6" w:rsidRPr="00C76AD6" w:rsidDel="00690703">
          <w:rPr>
            <w:rFonts w:ascii="Times New Roman" w:eastAsia="华文宋体" w:hAnsi="Times New Roman" w:cs="Times New Roman"/>
          </w:rPr>
          <w:delText xml:space="preserve">involved </w:delText>
        </w:r>
      </w:del>
      <w:ins w:id="787" w:author="berks" w:date="2026-04-05T10:16:00Z">
        <w:r>
          <w:rPr>
            <w:rFonts w:ascii="Times New Roman" w:eastAsia="华文宋体" w:hAnsi="Times New Roman" w:cs="Times New Roman"/>
          </w:rPr>
          <w:t>described above</w:t>
        </w:r>
        <w:r w:rsidRPr="00C76AD6">
          <w:rPr>
            <w:rFonts w:ascii="Times New Roman" w:eastAsia="华文宋体" w:hAnsi="Times New Roman" w:cs="Times New Roman"/>
          </w:rPr>
          <w:t xml:space="preserve"> </w:t>
        </w:r>
      </w:ins>
      <w:del w:id="788" w:author="berks" w:date="2026-04-05T10:16:00Z">
        <w:r w:rsidR="00C76AD6" w:rsidRPr="00C76AD6" w:rsidDel="00690703">
          <w:rPr>
            <w:rFonts w:ascii="Times New Roman" w:eastAsia="华文宋体" w:hAnsi="Times New Roman" w:cs="Times New Roman"/>
          </w:rPr>
          <w:delText>remain to be determined</w:delText>
        </w:r>
      </w:del>
      <w:del w:id="789" w:author="berks" w:date="2026-04-05T10:17:00Z">
        <w:r w:rsidR="00C76AD6" w:rsidRPr="00C76AD6" w:rsidDel="00690703">
          <w:rPr>
            <w:rFonts w:ascii="Times New Roman" w:eastAsia="华文宋体" w:hAnsi="Times New Roman" w:cs="Times New Roman"/>
          </w:rPr>
          <w:delText xml:space="preserve">, </w:delText>
        </w:r>
      </w:del>
      <w:r w:rsidR="00C76AD6" w:rsidRPr="00C76AD6">
        <w:rPr>
          <w:rFonts w:ascii="Times New Roman" w:eastAsia="华文宋体" w:hAnsi="Times New Roman" w:cs="Times New Roman"/>
        </w:rPr>
        <w:t xml:space="preserve">and </w:t>
      </w:r>
      <w:ins w:id="790" w:author="berks" w:date="2026-04-05T10:35:00Z">
        <w:r w:rsidR="00DB6D23">
          <w:rPr>
            <w:rFonts w:ascii="Times New Roman" w:eastAsia="华文宋体" w:hAnsi="Times New Roman" w:cs="Times New Roman"/>
          </w:rPr>
          <w:t xml:space="preserve">the associated </w:t>
        </w:r>
      </w:ins>
      <w:del w:id="791" w:author="berks" w:date="2026-04-05T10:17:00Z">
        <w:r w:rsidR="00C76AD6" w:rsidRPr="00C76AD6" w:rsidDel="00690703">
          <w:rPr>
            <w:rFonts w:ascii="Times New Roman" w:eastAsia="华文宋体" w:hAnsi="Times New Roman" w:cs="Times New Roman"/>
          </w:rPr>
          <w:delText xml:space="preserve">the relevant </w:delText>
        </w:r>
      </w:del>
      <w:r w:rsidR="00C76AD6" w:rsidRPr="00C76AD6">
        <w:rPr>
          <w:rFonts w:ascii="Times New Roman" w:eastAsia="华文宋体" w:hAnsi="Times New Roman" w:cs="Times New Roman"/>
        </w:rPr>
        <w:t xml:space="preserve">systematic errors </w:t>
      </w:r>
      <w:del w:id="792" w:author="berks" w:date="2026-04-05T10:17:00Z">
        <w:r w:rsidR="00C76AD6" w:rsidRPr="00C76AD6" w:rsidDel="00690703">
          <w:rPr>
            <w:rFonts w:ascii="Times New Roman" w:eastAsia="华文宋体" w:hAnsi="Times New Roman" w:cs="Times New Roman"/>
          </w:rPr>
          <w:delText>require experimental characterization</w:delText>
        </w:r>
      </w:del>
      <w:ins w:id="793" w:author="berks" w:date="2026-04-05T10:35:00Z">
        <w:r w:rsidR="00DB6D23">
          <w:rPr>
            <w:rFonts w:ascii="Times New Roman" w:eastAsia="华文宋体" w:hAnsi="Times New Roman" w:cs="Times New Roman"/>
          </w:rPr>
          <w:t>remain</w:t>
        </w:r>
      </w:ins>
      <w:ins w:id="794" w:author="berks" w:date="2026-04-05T10:17:00Z">
        <w:r>
          <w:rPr>
            <w:rFonts w:ascii="Times New Roman" w:eastAsia="华文宋体" w:hAnsi="Times New Roman" w:cs="Times New Roman"/>
          </w:rPr>
          <w:t xml:space="preserve"> under investigation</w:t>
        </w:r>
      </w:ins>
      <w:ins w:id="795" w:author="berks" w:date="2026-04-05T10:38:00Z">
        <w:r w:rsidR="00012A23">
          <w:rPr>
            <w:rFonts w:ascii="Times New Roman" w:eastAsia="华文宋体" w:hAnsi="Times New Roman" w:cs="Times New Roman"/>
          </w:rPr>
          <w:t>.</w:t>
        </w:r>
      </w:ins>
      <w:ins w:id="796" w:author="berks" w:date="2026-04-05T10:35:00Z">
        <w:r w:rsidR="00DB6D23">
          <w:rPr>
            <w:rFonts w:ascii="Times New Roman" w:eastAsia="华文宋体" w:hAnsi="Times New Roman" w:cs="Times New Roman"/>
          </w:rPr>
          <w:t xml:space="preserve"> </w:t>
        </w:r>
      </w:ins>
      <w:ins w:id="797" w:author="berks" w:date="2026-04-05T10:38:00Z">
        <w:r w:rsidR="00012A23">
          <w:rPr>
            <w:rFonts w:ascii="Times New Roman" w:eastAsia="华文宋体" w:hAnsi="Times New Roman" w:cs="Times New Roman"/>
          </w:rPr>
          <w:t>S</w:t>
        </w:r>
      </w:ins>
      <w:ins w:id="798" w:author="berks" w:date="2026-04-05T10:35:00Z">
        <w:r w:rsidR="00DB6D23">
          <w:rPr>
            <w:rFonts w:ascii="Times New Roman" w:eastAsia="华文宋体" w:hAnsi="Times New Roman" w:cs="Times New Roman"/>
          </w:rPr>
          <w:t>ignificant additional</w:t>
        </w:r>
      </w:ins>
      <w:del w:id="799" w:author="berks" w:date="2026-04-05T10:35:00Z">
        <w:r w:rsidR="00C76AD6" w:rsidRPr="00C76AD6" w:rsidDel="00DB6D23">
          <w:rPr>
            <w:rFonts w:ascii="Times New Roman" w:eastAsia="华文宋体" w:hAnsi="Times New Roman" w:cs="Times New Roman"/>
          </w:rPr>
          <w:delText xml:space="preserve">. </w:delText>
        </w:r>
      </w:del>
      <w:ins w:id="800" w:author="berks" w:date="2026-04-05T10:19:00Z">
        <w:r>
          <w:rPr>
            <w:rFonts w:ascii="Times New Roman" w:eastAsia="华文宋体" w:hAnsi="Times New Roman" w:cs="Times New Roman"/>
          </w:rPr>
          <w:t xml:space="preserve"> work </w:t>
        </w:r>
      </w:ins>
      <w:ins w:id="801" w:author="berks" w:date="2026-04-05T10:23:00Z">
        <w:r>
          <w:rPr>
            <w:rFonts w:ascii="Times New Roman" w:eastAsia="华文宋体" w:hAnsi="Times New Roman" w:cs="Times New Roman"/>
          </w:rPr>
          <w:t xml:space="preserve">beyond the scope of this </w:t>
        </w:r>
      </w:ins>
      <w:ins w:id="802" w:author="berks" w:date="2026-04-05T10:35:00Z">
        <w:r w:rsidR="00DB6D23">
          <w:rPr>
            <w:rFonts w:ascii="Times New Roman" w:eastAsia="华文宋体" w:hAnsi="Times New Roman" w:cs="Times New Roman"/>
          </w:rPr>
          <w:t xml:space="preserve">manuscript is required </w:t>
        </w:r>
      </w:ins>
      <w:ins w:id="803" w:author="berks" w:date="2026-04-05T10:19:00Z">
        <w:r>
          <w:rPr>
            <w:rFonts w:ascii="Times New Roman" w:eastAsia="华文宋体" w:hAnsi="Times New Roman" w:cs="Times New Roman"/>
          </w:rPr>
          <w:t xml:space="preserve">before </w:t>
        </w:r>
      </w:ins>
      <w:del w:id="804" w:author="berks" w:date="2026-04-05T10:18:00Z">
        <w:r w:rsidR="00C76AD6" w:rsidRPr="00C76AD6" w:rsidDel="00690703">
          <w:rPr>
            <w:rFonts w:ascii="Times New Roman" w:eastAsia="华文宋体" w:hAnsi="Times New Roman" w:cs="Times New Roman"/>
          </w:rPr>
          <w:delText>Consequently, we</w:delText>
        </w:r>
      </w:del>
      <w:del w:id="805" w:author="berks" w:date="2026-04-05T10:19:00Z">
        <w:r w:rsidR="00C76AD6" w:rsidRPr="00C76AD6" w:rsidDel="00690703">
          <w:rPr>
            <w:rFonts w:ascii="Times New Roman" w:eastAsia="华文宋体" w:hAnsi="Times New Roman" w:cs="Times New Roman"/>
          </w:rPr>
          <w:delText xml:space="preserve"> </w:delText>
        </w:r>
      </w:del>
      <w:ins w:id="806" w:author="berks" w:date="2026-04-05T10:19:00Z">
        <w:r>
          <w:rPr>
            <w:rFonts w:ascii="Times New Roman" w:eastAsia="华文宋体" w:hAnsi="Times New Roman" w:cs="Times New Roman"/>
          </w:rPr>
          <w:t xml:space="preserve">the </w:t>
        </w:r>
      </w:ins>
      <w:ins w:id="807" w:author="berks" w:date="2026-04-05T10:36:00Z">
        <w:r w:rsidR="006F4689">
          <w:rPr>
            <w:rFonts w:ascii="Times New Roman" w:eastAsia="华文宋体" w:hAnsi="Times New Roman" w:cs="Times New Roman"/>
          </w:rPr>
          <w:t xml:space="preserve">sensitivity </w:t>
        </w:r>
      </w:ins>
      <w:ins w:id="808" w:author="berks" w:date="2026-04-05T10:19:00Z">
        <w:r>
          <w:rPr>
            <w:rFonts w:ascii="Times New Roman" w:eastAsia="华文宋体" w:hAnsi="Times New Roman" w:cs="Times New Roman"/>
          </w:rPr>
          <w:t xml:space="preserve">plot below </w:t>
        </w:r>
      </w:ins>
      <w:del w:id="809" w:author="berks" w:date="2026-04-05T10:20:00Z">
        <w:r w:rsidR="00C76AD6" w:rsidRPr="00C76AD6" w:rsidDel="00690703">
          <w:rPr>
            <w:rFonts w:ascii="Times New Roman" w:eastAsia="华文宋体" w:hAnsi="Times New Roman" w:cs="Times New Roman"/>
          </w:rPr>
          <w:delText>have opted not to include a projected sensitivity curve for the follow-</w:delText>
        </w:r>
        <w:r w:rsidR="00C76AD6" w:rsidRPr="00C76AD6" w:rsidDel="00690703">
          <w:rPr>
            <w:rFonts w:ascii="Times New Roman" w:eastAsia="华文宋体" w:hAnsi="Times New Roman" w:cs="Times New Roman"/>
          </w:rPr>
          <w:lastRenderedPageBreak/>
          <w:delText>up work at this stage</w:delText>
        </w:r>
      </w:del>
      <w:ins w:id="810" w:author="berks" w:date="2026-04-05T10:20:00Z">
        <w:r>
          <w:rPr>
            <w:rFonts w:ascii="Times New Roman" w:eastAsia="华文宋体" w:hAnsi="Times New Roman" w:cs="Times New Roman"/>
          </w:rPr>
          <w:t xml:space="preserve">can be </w:t>
        </w:r>
      </w:ins>
      <w:ins w:id="811" w:author="berks" w:date="2026-04-05T10:36:00Z">
        <w:r w:rsidR="006F4689">
          <w:rPr>
            <w:rFonts w:ascii="Times New Roman" w:eastAsia="华文宋体" w:hAnsi="Times New Roman" w:cs="Times New Roman"/>
          </w:rPr>
          <w:t xml:space="preserve">considered </w:t>
        </w:r>
      </w:ins>
      <w:ins w:id="812" w:author="berks" w:date="2026-04-05T10:20:00Z">
        <w:r>
          <w:rPr>
            <w:rFonts w:ascii="Times New Roman" w:eastAsia="华文宋体" w:hAnsi="Times New Roman" w:cs="Times New Roman"/>
          </w:rPr>
          <w:t xml:space="preserve">ready </w:t>
        </w:r>
      </w:ins>
      <w:ins w:id="813" w:author="berks" w:date="2026-04-05T10:21:00Z">
        <w:r>
          <w:rPr>
            <w:rFonts w:ascii="Times New Roman" w:eastAsia="华文宋体" w:hAnsi="Times New Roman" w:cs="Times New Roman"/>
          </w:rPr>
          <w:t>for</w:t>
        </w:r>
      </w:ins>
      <w:ins w:id="814" w:author="berks" w:date="2026-04-05T10:20:00Z">
        <w:r>
          <w:rPr>
            <w:rFonts w:ascii="Times New Roman" w:eastAsia="华文宋体" w:hAnsi="Times New Roman" w:cs="Times New Roman"/>
          </w:rPr>
          <w:t xml:space="preserve"> publi</w:t>
        </w:r>
      </w:ins>
      <w:ins w:id="815" w:author="berks" w:date="2026-04-05T10:21:00Z">
        <w:r>
          <w:rPr>
            <w:rFonts w:ascii="Times New Roman" w:eastAsia="华文宋体" w:hAnsi="Times New Roman" w:cs="Times New Roman"/>
          </w:rPr>
          <w:t>cation</w:t>
        </w:r>
      </w:ins>
      <w:r w:rsidR="00C76AD6" w:rsidRPr="00C76AD6">
        <w:rPr>
          <w:rFonts w:ascii="Times New Roman" w:eastAsia="华文宋体" w:hAnsi="Times New Roman" w:cs="Times New Roman"/>
        </w:rPr>
        <w:t>.</w:t>
      </w:r>
    </w:p>
    <w:p w14:paraId="2BF64CBC" w14:textId="77777777" w:rsidR="004A642B" w:rsidRDefault="00400F25">
      <w:pPr>
        <w:spacing w:afterLines="50" w:after="156"/>
        <w:rPr>
          <w:rFonts w:ascii="Times New Roman" w:hAnsi="Times New Roman" w:cs="Times New Roman"/>
        </w:rPr>
      </w:pPr>
      <w:r>
        <w:rPr>
          <w:rFonts w:ascii="Times New Roman" w:hAnsi="Times New Roman" w:cs="Times New Roman"/>
          <w:noProof/>
        </w:rPr>
        <w:drawing>
          <wp:inline distT="0" distB="0" distL="0" distR="0" wp14:anchorId="11B9DE80" wp14:editId="2299813C">
            <wp:extent cx="2518410" cy="188849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522657" cy="1891467"/>
                    </a:xfrm>
                    <a:prstGeom prst="rect">
                      <a:avLst/>
                    </a:prstGeom>
                    <a:noFill/>
                    <a:ln>
                      <a:noFill/>
                    </a:ln>
                  </pic:spPr>
                </pic:pic>
              </a:graphicData>
            </a:graphic>
          </wp:inline>
        </w:drawing>
      </w:r>
    </w:p>
    <w:p w14:paraId="34153015" w14:textId="77777777" w:rsidR="00690703" w:rsidRDefault="00400F25">
      <w:pPr>
        <w:pStyle w:val="a3"/>
        <w:snapToGrid w:val="0"/>
        <w:rPr>
          <w:ins w:id="816" w:author="berks" w:date="2026-04-05T10:25:00Z"/>
          <w:rFonts w:ascii="Times New Roman" w:hAnsi="Times New Roman" w:cs="Times New Roman"/>
        </w:rPr>
        <w:pPrChange w:id="817" w:author="berks" w:date="2026-04-05T10:25:00Z">
          <w:pPr>
            <w:pStyle w:val="a3"/>
            <w:spacing w:afterLines="50" w:after="156"/>
          </w:pPr>
        </w:pPrChange>
      </w:pPr>
      <w:commentRangeStart w:id="818"/>
      <w:r>
        <w:rPr>
          <w:rFonts w:ascii="Times New Roman" w:hAnsi="Times New Roman" w:cs="Times New Roman"/>
          <w:b/>
        </w:rPr>
        <w:t>Figure</w:t>
      </w:r>
      <w:commentRangeEnd w:id="818"/>
      <w:r w:rsidR="00ED1523">
        <w:rPr>
          <w:rStyle w:val="af0"/>
          <w:rFonts w:ascii="Times New Roman" w:hAnsi="Times New Roman" w:cs="Times New Roman"/>
          <w:b/>
          <w:sz w:val="20"/>
          <w:szCs w:val="20"/>
        </w:rPr>
        <w:commentReference w:id="818"/>
      </w:r>
      <w:r>
        <w:rPr>
          <w:rFonts w:ascii="Times New Roman" w:hAnsi="Times New Roman" w:cs="Times New Roman"/>
          <w:b/>
        </w:rPr>
        <w:t xml:space="preserve"> </w:t>
      </w:r>
      <w:r>
        <w:rPr>
          <w:rFonts w:ascii="Times New Roman" w:hAnsi="Times New Roman" w:cs="Times New Roman"/>
          <w:b/>
        </w:rPr>
        <w:fldChar w:fldCharType="begin"/>
      </w:r>
      <w:r>
        <w:rPr>
          <w:rFonts w:ascii="Times New Roman" w:hAnsi="Times New Roman" w:cs="Times New Roman"/>
          <w:b/>
        </w:rPr>
        <w:instrText xml:space="preserve"> SEQ Figure \* ARABIC </w:instrText>
      </w:r>
      <w:r>
        <w:rPr>
          <w:rFonts w:ascii="Times New Roman" w:hAnsi="Times New Roman" w:cs="Times New Roman"/>
          <w:b/>
        </w:rPr>
        <w:fldChar w:fldCharType="separate"/>
      </w:r>
      <w:r>
        <w:rPr>
          <w:rFonts w:ascii="Times New Roman" w:hAnsi="Times New Roman" w:cs="Times New Roman"/>
          <w:b/>
        </w:rPr>
        <w:t>1</w:t>
      </w:r>
      <w:r>
        <w:rPr>
          <w:rFonts w:ascii="Times New Roman" w:hAnsi="Times New Roman" w:cs="Times New Roman"/>
          <w:b/>
        </w:rPr>
        <w:fldChar w:fldCharType="end"/>
      </w:r>
      <w:r>
        <w:rPr>
          <w:rFonts w:ascii="Times New Roman" w:hAnsi="Times New Roman" w:cs="Times New Roman"/>
          <w:b/>
        </w:rPr>
        <w:t>.</w:t>
      </w:r>
      <w:r>
        <w:rPr>
          <w:rFonts w:ascii="Times New Roman" w:hAnsi="Times New Roman" w:cs="Times New Roman"/>
        </w:rPr>
        <w:t xml:space="preserve"> Constraints on the </w:t>
      </w:r>
      <w:ins w:id="819" w:author="berks" w:date="2026-04-05T10:24:00Z">
        <w:r w:rsidR="00690703">
          <w:rPr>
            <w:rFonts w:ascii="Times New Roman" w:hAnsi="Times New Roman" w:cs="Times New Roman"/>
          </w:rPr>
          <w:t xml:space="preserve">spin-mass </w:t>
        </w:r>
      </w:ins>
      <w:r>
        <w:rPr>
          <w:rFonts w:ascii="Times New Roman" w:hAnsi="Times New Roman" w:cs="Times New Roman"/>
        </w:rPr>
        <w:t xml:space="preserve">coupling constants </w:t>
      </w:r>
      <m:oMath>
        <m:sSub>
          <m:sSubPr>
            <m:ctrlPr>
              <w:rPr>
                <w:rFonts w:ascii="Cambria Math" w:hAnsi="Cambria Math" w:cs="Times New Roman"/>
              </w:rPr>
            </m:ctrlPr>
          </m:sSubPr>
          <m:e>
            <m:r>
              <m:rPr>
                <m:sty m:val="p"/>
              </m:rPr>
              <w:rPr>
                <w:rFonts w:ascii="Cambria Math" w:hAnsi="Cambria Math" w:cs="Times New Roman"/>
              </w:rPr>
              <m:t>g</m:t>
            </m:r>
          </m:e>
          <m:sub>
            <m:r>
              <m:rPr>
                <m:sty m:val="p"/>
              </m:rPr>
              <w:rPr>
                <w:rFonts w:ascii="Cambria Math" w:hAnsi="Cambria Math" w:cs="Times New Roman"/>
              </w:rPr>
              <m:t>s</m:t>
            </m:r>
          </m:sub>
        </m:sSub>
        <m:sSub>
          <m:sSubPr>
            <m:ctrlPr>
              <w:rPr>
                <w:rFonts w:ascii="Cambria Math" w:hAnsi="Cambria Math" w:cs="Times New Roman"/>
              </w:rPr>
            </m:ctrlPr>
          </m:sSubPr>
          <m:e>
            <m:r>
              <m:rPr>
                <m:sty m:val="p"/>
              </m:rPr>
              <w:rPr>
                <w:rFonts w:ascii="Cambria Math" w:hAnsi="Cambria Math" w:cs="Times New Roman"/>
              </w:rPr>
              <m:t>g</m:t>
            </m:r>
          </m:e>
          <m:sub>
            <m:r>
              <m:rPr>
                <m:sty m:val="p"/>
              </m:rPr>
              <w:rPr>
                <w:rFonts w:ascii="Cambria Math" w:hAnsi="Cambria Math" w:cs="Times New Roman"/>
              </w:rPr>
              <m:t>p</m:t>
            </m:r>
          </m:sub>
        </m:sSub>
      </m:oMath>
      <w:r>
        <w:rPr>
          <w:rFonts w:ascii="Times New Roman" w:hAnsi="Times New Roman" w:cs="Times New Roman" w:hint="eastAsia"/>
        </w:rPr>
        <w:t xml:space="preserve"> </w:t>
      </w:r>
      <w:del w:id="820" w:author="berks" w:date="2026-04-05T10:24:00Z">
        <w:r w:rsidDel="00690703">
          <w:rPr>
            <w:rFonts w:ascii="Times New Roman" w:hAnsi="Times New Roman" w:cs="Times New Roman"/>
          </w:rPr>
          <w:delText xml:space="preserve">of the spin-dependent force </w:delText>
        </w:r>
      </w:del>
      <w:r>
        <w:rPr>
          <w:rFonts w:ascii="Times New Roman" w:hAnsi="Times New Roman" w:cs="Times New Roman"/>
        </w:rPr>
        <w:t xml:space="preserve">as a function of the force range λ. </w:t>
      </w:r>
    </w:p>
    <w:p w14:paraId="28BB81B1" w14:textId="3F83255A" w:rsidR="00690703" w:rsidRDefault="00400F25">
      <w:pPr>
        <w:pStyle w:val="a3"/>
        <w:snapToGrid w:val="0"/>
        <w:rPr>
          <w:ins w:id="821" w:author="berks" w:date="2026-04-05T10:25:00Z"/>
          <w:rFonts w:ascii="Times New Roman" w:hAnsi="Times New Roman" w:cs="Times New Roman"/>
        </w:rPr>
        <w:pPrChange w:id="822" w:author="berks" w:date="2026-04-05T10:25:00Z">
          <w:pPr>
            <w:pStyle w:val="a3"/>
            <w:spacing w:afterLines="50" w:after="156"/>
          </w:pPr>
        </w:pPrChange>
      </w:pPr>
      <w:r>
        <w:rPr>
          <w:rFonts w:ascii="Times New Roman" w:hAnsi="Times New Roman" w:cs="Times New Roman"/>
        </w:rPr>
        <w:t xml:space="preserve">Line 1, </w:t>
      </w:r>
      <w:r w:rsidRPr="00690703">
        <w:rPr>
          <w:rFonts w:ascii="Times New Roman" w:hAnsi="Times New Roman" w:cs="Times New Roman"/>
          <w:vertAlign w:val="superscript"/>
          <w:rPrChange w:id="823" w:author="berks" w:date="2026-04-05T10:24:00Z">
            <w:rPr>
              <w:rFonts w:ascii="Times New Roman" w:hAnsi="Times New Roman" w:cs="Times New Roman"/>
            </w:rPr>
          </w:rPrChange>
        </w:rPr>
        <w:t>3</w:t>
      </w:r>
      <w:r>
        <w:rPr>
          <w:rFonts w:ascii="Times New Roman" w:hAnsi="Times New Roman" w:cs="Times New Roman"/>
        </w:rPr>
        <w:t>He depolarization:</w:t>
      </w:r>
      <w:r>
        <w:rPr>
          <w:rFonts w:ascii="Times New Roman" w:hAnsi="Times New Roman" w:cs="Times New Roman" w:hint="eastAsia"/>
        </w:rPr>
        <w:t xml:space="preserve"> </w:t>
      </w:r>
      <w:r>
        <w:rPr>
          <w:rFonts w:ascii="Times New Roman" w:hAnsi="Times New Roman" w:cs="Times New Roman"/>
        </w:rPr>
        <w:t>Guigue, M. et al., 2015</w:t>
      </w:r>
      <w:ins w:id="824" w:author="berks" w:date="2026-04-05T10:36:00Z">
        <w:r w:rsidR="006F4689">
          <w:rPr>
            <w:rFonts w:ascii="Times New Roman" w:hAnsi="Times New Roman" w:cs="Times New Roman"/>
          </w:rPr>
          <w:t xml:space="preserve"> [ref?</w:t>
        </w:r>
      </w:ins>
      <w:ins w:id="825" w:author="berks" w:date="2026-04-05T10:37:00Z">
        <w:r w:rsidR="006F4689">
          <w:rPr>
            <w:rFonts w:ascii="Times New Roman" w:hAnsi="Times New Roman" w:cs="Times New Roman"/>
          </w:rPr>
          <w:t>?</w:t>
        </w:r>
      </w:ins>
      <w:ins w:id="826" w:author="berks" w:date="2026-04-05T10:36:00Z">
        <w:r w:rsidR="006F4689">
          <w:rPr>
            <w:rFonts w:ascii="Times New Roman" w:hAnsi="Times New Roman" w:cs="Times New Roman"/>
          </w:rPr>
          <w:t>]</w:t>
        </w:r>
      </w:ins>
      <w:r>
        <w:rPr>
          <w:rFonts w:ascii="Times New Roman" w:hAnsi="Times New Roman" w:cs="Times New Roman"/>
        </w:rPr>
        <w:t xml:space="preserve">. </w:t>
      </w:r>
    </w:p>
    <w:p w14:paraId="744FB6B6" w14:textId="253CBB79" w:rsidR="00690703" w:rsidRDefault="00400F25">
      <w:pPr>
        <w:pStyle w:val="a3"/>
        <w:snapToGrid w:val="0"/>
        <w:rPr>
          <w:ins w:id="827" w:author="berks" w:date="2026-04-05T10:25:00Z"/>
          <w:rFonts w:ascii="Times New Roman" w:hAnsi="Times New Roman" w:cs="Times New Roman"/>
        </w:rPr>
        <w:pPrChange w:id="828" w:author="berks" w:date="2026-04-05T10:25:00Z">
          <w:pPr>
            <w:pStyle w:val="a3"/>
            <w:spacing w:afterLines="50" w:after="156"/>
          </w:pPr>
        </w:pPrChange>
      </w:pPr>
      <w:r>
        <w:rPr>
          <w:rFonts w:ascii="Times New Roman" w:hAnsi="Times New Roman" w:cs="Times New Roman"/>
        </w:rPr>
        <w:t>Line 2</w:t>
      </w:r>
      <w:r>
        <w:rPr>
          <w:rFonts w:ascii="Times New Roman" w:hAnsi="Times New Roman" w:cs="Times New Roman" w:hint="eastAsia"/>
        </w:rPr>
        <w:t>,</w:t>
      </w:r>
      <w:r w:rsidR="00A152CC">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 xml:space="preserve"> </m:t>
            </m:r>
            <m:ctrlPr>
              <w:rPr>
                <w:rFonts w:ascii="Cambria Math" w:hAnsi="Cambria Math" w:cs="Times New Roman"/>
                <w:i/>
              </w:rPr>
            </m:ctrlPr>
          </m:e>
          <m:sup>
            <m:r>
              <w:rPr>
                <w:rFonts w:ascii="Cambria Math" w:hAnsi="Cambria Math" w:cs="Times New Roman"/>
              </w:rPr>
              <m:t>129</m:t>
            </m:r>
          </m:sup>
        </m:sSup>
        <m:r>
          <m:rPr>
            <m:sty m:val="p"/>
          </m:rPr>
          <w:rPr>
            <w:rFonts w:ascii="Cambria Math" w:hAnsi="Cambria Math" w:cs="Times New Roman"/>
          </w:rPr>
          <m:t>Xe</m:t>
        </m:r>
      </m:oMath>
      <w:r w:rsidR="00A152CC" w:rsidRPr="00A152CC">
        <w:rPr>
          <w:rFonts w:ascii="Times New Roman" w:hAnsi="Times New Roman" w:cs="Times New Roman"/>
        </w:rPr>
        <w:t>−</w:t>
      </w:r>
      <m:oMath>
        <m:sSup>
          <m:sSupPr>
            <m:ctrlPr>
              <w:rPr>
                <w:rFonts w:ascii="Cambria Math" w:hAnsi="Cambria Math" w:cs="Times New Roman"/>
              </w:rPr>
            </m:ctrlPr>
          </m:sSupPr>
          <m:e>
            <m:r>
              <w:rPr>
                <w:rFonts w:ascii="Cambria Math" w:hAnsi="Cambria Math" w:cs="Times New Roman"/>
              </w:rPr>
              <m:t xml:space="preserve"> </m:t>
            </m:r>
            <m:ctrlPr>
              <w:rPr>
                <w:rFonts w:ascii="Cambria Math" w:hAnsi="Cambria Math" w:cs="Times New Roman"/>
                <w:i/>
              </w:rPr>
            </m:ctrlPr>
          </m:e>
          <m:sup>
            <m:r>
              <w:rPr>
                <w:rFonts w:ascii="Cambria Math" w:hAnsi="Cambria Math" w:cs="Times New Roman"/>
              </w:rPr>
              <m:t>131</m:t>
            </m:r>
          </m:sup>
        </m:sSup>
        <m:r>
          <m:rPr>
            <m:sty m:val="p"/>
          </m:rPr>
          <w:rPr>
            <w:rFonts w:ascii="Cambria Math" w:hAnsi="Cambria Math" w:cs="Times New Roman"/>
          </w:rPr>
          <m:t>Xe</m:t>
        </m:r>
      </m:oMath>
      <w:r w:rsidR="00A152CC" w:rsidRPr="00A152CC">
        <w:rPr>
          <w:rFonts w:ascii="Times New Roman" w:hAnsi="Times New Roman" w:cs="Times New Roman"/>
        </w:rPr>
        <w:t>−Rb comagnetometer</w:t>
      </w:r>
      <w:r>
        <w:rPr>
          <w:rFonts w:ascii="Times New Roman" w:hAnsi="Times New Roman" w:cs="Times New Roman"/>
        </w:rPr>
        <w:t>: Feng, Y.-K.</w:t>
      </w:r>
      <w:ins w:id="829" w:author="berks" w:date="2026-04-05T10:25:00Z">
        <w:r w:rsidR="00690703">
          <w:rPr>
            <w:rFonts w:ascii="Times New Roman" w:hAnsi="Times New Roman" w:cs="Times New Roman"/>
          </w:rPr>
          <w:t xml:space="preserve"> </w:t>
        </w:r>
      </w:ins>
      <w:r>
        <w:rPr>
          <w:rFonts w:ascii="Times New Roman" w:hAnsi="Times New Roman" w:cs="Times New Roman"/>
        </w:rPr>
        <w:t>et al., 2022</w:t>
      </w:r>
      <w:ins w:id="830" w:author="berks" w:date="2026-04-05T10:37:00Z">
        <w:r w:rsidR="006F4689">
          <w:rPr>
            <w:rFonts w:ascii="Times New Roman" w:hAnsi="Times New Roman" w:cs="Times New Roman"/>
          </w:rPr>
          <w:t xml:space="preserve"> [ref??]</w:t>
        </w:r>
      </w:ins>
      <w:r>
        <w:rPr>
          <w:rFonts w:ascii="Times New Roman" w:hAnsi="Times New Roman" w:cs="Times New Roman"/>
        </w:rPr>
        <w:t xml:space="preserve">. </w:t>
      </w:r>
    </w:p>
    <w:p w14:paraId="67046720" w14:textId="25F0D944" w:rsidR="00690703" w:rsidRDefault="00400F25">
      <w:pPr>
        <w:pStyle w:val="a3"/>
        <w:snapToGrid w:val="0"/>
        <w:rPr>
          <w:ins w:id="831" w:author="berks" w:date="2026-04-05T10:25:00Z"/>
          <w:rFonts w:ascii="Times New Roman" w:hAnsi="Times New Roman" w:cs="Times New Roman"/>
        </w:rPr>
        <w:pPrChange w:id="832" w:author="berks" w:date="2026-04-05T10:25:00Z">
          <w:pPr>
            <w:pStyle w:val="a3"/>
            <w:spacing w:afterLines="50" w:after="156"/>
          </w:pPr>
        </w:pPrChange>
      </w:pPr>
      <w:r>
        <w:rPr>
          <w:rFonts w:ascii="Times New Roman" w:hAnsi="Times New Roman" w:cs="Times New Roman"/>
        </w:rPr>
        <w:t>Line 3</w:t>
      </w:r>
      <w:r w:rsidR="00A152CC">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 xml:space="preserve"> </m:t>
            </m:r>
            <m:ctrlPr>
              <w:rPr>
                <w:rFonts w:ascii="Cambria Math" w:hAnsi="Cambria Math" w:cs="Times New Roman"/>
                <w:i/>
              </w:rPr>
            </m:ctrlPr>
          </m:e>
          <m:sup>
            <m:r>
              <w:rPr>
                <w:rFonts w:ascii="Cambria Math" w:hAnsi="Cambria Math" w:cs="Times New Roman"/>
              </w:rPr>
              <m:t>129</m:t>
            </m:r>
          </m:sup>
        </m:sSup>
        <m:r>
          <m:rPr>
            <m:sty m:val="p"/>
          </m:rPr>
          <w:rPr>
            <w:rFonts w:ascii="Cambria Math" w:hAnsi="Cambria Math" w:cs="Times New Roman"/>
          </w:rPr>
          <m:t>Xe</m:t>
        </m:r>
      </m:oMath>
      <w:r w:rsidR="00CF097E" w:rsidRPr="00A152CC">
        <w:rPr>
          <w:rFonts w:ascii="Times New Roman" w:hAnsi="Times New Roman" w:cs="Times New Roman"/>
        </w:rPr>
        <w:t>−</w:t>
      </w:r>
      <m:oMath>
        <m:sSup>
          <m:sSupPr>
            <m:ctrlPr>
              <w:rPr>
                <w:rFonts w:ascii="Cambria Math" w:hAnsi="Cambria Math" w:cs="Times New Roman"/>
              </w:rPr>
            </m:ctrlPr>
          </m:sSupPr>
          <m:e>
            <m:r>
              <w:rPr>
                <w:rFonts w:ascii="Cambria Math" w:hAnsi="Cambria Math" w:cs="Times New Roman"/>
              </w:rPr>
              <m:t xml:space="preserve"> </m:t>
            </m:r>
            <m:ctrlPr>
              <w:rPr>
                <w:rFonts w:ascii="Cambria Math" w:hAnsi="Cambria Math" w:cs="Times New Roman"/>
                <w:i/>
              </w:rPr>
            </m:ctrlPr>
          </m:e>
          <m:sup>
            <m:r>
              <w:rPr>
                <w:rFonts w:ascii="Cambria Math" w:hAnsi="Cambria Math" w:cs="Times New Roman"/>
              </w:rPr>
              <m:t>131</m:t>
            </m:r>
          </m:sup>
        </m:sSup>
        <m:r>
          <m:rPr>
            <m:sty m:val="p"/>
          </m:rPr>
          <w:rPr>
            <w:rFonts w:ascii="Cambria Math" w:hAnsi="Cambria Math" w:cs="Times New Roman"/>
          </w:rPr>
          <m:t>Xe</m:t>
        </m:r>
      </m:oMath>
      <w:r w:rsidR="00CF097E" w:rsidRPr="00A152CC">
        <w:rPr>
          <w:rFonts w:ascii="Times New Roman" w:hAnsi="Times New Roman" w:cs="Times New Roman"/>
        </w:rPr>
        <w:t>−Rb comagnetometer</w:t>
      </w:r>
      <w:r>
        <w:rPr>
          <w:rFonts w:ascii="Times New Roman" w:hAnsi="Times New Roman" w:cs="Times New Roman"/>
        </w:rPr>
        <w:t>: Bulatowicz, M. et al., 2013</w:t>
      </w:r>
      <w:ins w:id="833" w:author="berks" w:date="2026-04-05T10:37:00Z">
        <w:r w:rsidR="006F4689">
          <w:rPr>
            <w:rFonts w:ascii="Times New Roman" w:hAnsi="Times New Roman" w:cs="Times New Roman"/>
          </w:rPr>
          <w:t xml:space="preserve"> [ref??]</w:t>
        </w:r>
      </w:ins>
      <w:r>
        <w:rPr>
          <w:rFonts w:ascii="Times New Roman" w:hAnsi="Times New Roman" w:cs="Times New Roman"/>
        </w:rPr>
        <w:t xml:space="preserve">. </w:t>
      </w:r>
    </w:p>
    <w:p w14:paraId="0E3CEC19" w14:textId="23CBC40C" w:rsidR="00690703" w:rsidRDefault="00400F25">
      <w:pPr>
        <w:pStyle w:val="a3"/>
        <w:snapToGrid w:val="0"/>
        <w:rPr>
          <w:ins w:id="834" w:author="berks" w:date="2026-04-05T10:25:00Z"/>
          <w:rFonts w:ascii="Times New Roman" w:hAnsi="Times New Roman" w:cs="Times New Roman"/>
        </w:rPr>
        <w:pPrChange w:id="835" w:author="berks" w:date="2026-04-05T10:25:00Z">
          <w:pPr>
            <w:pStyle w:val="a3"/>
            <w:spacing w:afterLines="50" w:after="156"/>
          </w:pPr>
        </w:pPrChange>
      </w:pPr>
      <w:r>
        <w:rPr>
          <w:rFonts w:ascii="Times New Roman" w:hAnsi="Times New Roman" w:cs="Times New Roman"/>
        </w:rPr>
        <w:t>Line 4</w:t>
      </w:r>
      <w:r w:rsidR="00CF097E">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 xml:space="preserve"> </m:t>
            </m:r>
            <m:ctrlPr>
              <w:rPr>
                <w:rFonts w:ascii="Cambria Math" w:hAnsi="Cambria Math" w:cs="Times New Roman"/>
                <w:i/>
              </w:rPr>
            </m:ctrlPr>
          </m:e>
          <m:sup>
            <m:r>
              <w:rPr>
                <w:rFonts w:ascii="Cambria Math" w:hAnsi="Cambria Math" w:cs="Times New Roman"/>
              </w:rPr>
              <m:t>3</m:t>
            </m:r>
          </m:sup>
        </m:sSup>
        <m:r>
          <m:rPr>
            <m:sty m:val="p"/>
          </m:rPr>
          <w:rPr>
            <w:rFonts w:ascii="Cambria Math" w:hAnsi="Cambria Math" w:cs="Times New Roman"/>
          </w:rPr>
          <m:t>He</m:t>
        </m:r>
      </m:oMath>
      <w:r w:rsidR="00CF097E" w:rsidRPr="00CF097E">
        <w:rPr>
          <w:rFonts w:ascii="Times New Roman" w:hAnsi="Times New Roman" w:cs="Times New Roman"/>
        </w:rPr>
        <w:t>−</w:t>
      </w:r>
      <m:oMath>
        <m:sSup>
          <m:sSupPr>
            <m:ctrlPr>
              <w:rPr>
                <w:rFonts w:ascii="Cambria Math" w:hAnsi="Cambria Math" w:cs="Times New Roman"/>
              </w:rPr>
            </m:ctrlPr>
          </m:sSupPr>
          <m:e>
            <m:r>
              <w:rPr>
                <w:rFonts w:ascii="Cambria Math" w:hAnsi="Cambria Math" w:cs="Times New Roman"/>
              </w:rPr>
              <m:t xml:space="preserve"> </m:t>
            </m:r>
            <m:ctrlPr>
              <w:rPr>
                <w:rFonts w:ascii="Cambria Math" w:hAnsi="Cambria Math" w:cs="Times New Roman"/>
                <w:i/>
              </w:rPr>
            </m:ctrlPr>
          </m:e>
          <m:sup>
            <m:r>
              <w:rPr>
                <w:rFonts w:ascii="Cambria Math" w:hAnsi="Cambria Math" w:cs="Times New Roman"/>
              </w:rPr>
              <m:t>129</m:t>
            </m:r>
          </m:sup>
        </m:sSup>
        <m:r>
          <m:rPr>
            <m:sty m:val="p"/>
          </m:rPr>
          <w:rPr>
            <w:rFonts w:ascii="Cambria Math" w:hAnsi="Cambria Math" w:cs="Times New Roman"/>
          </w:rPr>
          <m:t>Xe</m:t>
        </m:r>
      </m:oMath>
      <w:r w:rsidR="00CF097E" w:rsidRPr="00CF097E">
        <w:rPr>
          <w:rFonts w:ascii="Times New Roman" w:hAnsi="Times New Roman" w:cs="Times New Roman"/>
        </w:rPr>
        <w:t> comagnetometer</w:t>
      </w:r>
      <w:r>
        <w:rPr>
          <w:rFonts w:ascii="Times New Roman" w:hAnsi="Times New Roman" w:cs="Times New Roman"/>
        </w:rPr>
        <w:t>: Tullney, K. et al., 2013</w:t>
      </w:r>
      <w:ins w:id="836" w:author="berks" w:date="2026-04-05T10:37:00Z">
        <w:r w:rsidR="006F4689">
          <w:rPr>
            <w:rFonts w:ascii="Times New Roman" w:hAnsi="Times New Roman" w:cs="Times New Roman"/>
          </w:rPr>
          <w:t xml:space="preserve"> [ref??]</w:t>
        </w:r>
      </w:ins>
      <w:r>
        <w:rPr>
          <w:rFonts w:ascii="Times New Roman" w:hAnsi="Times New Roman" w:cs="Times New Roman"/>
        </w:rPr>
        <w:t xml:space="preserve">. </w:t>
      </w:r>
    </w:p>
    <w:p w14:paraId="22EAA369" w14:textId="50C14B73" w:rsidR="004A642B" w:rsidRDefault="00400F25">
      <w:pPr>
        <w:pStyle w:val="a3"/>
        <w:snapToGrid w:val="0"/>
        <w:rPr>
          <w:rFonts w:ascii="Times New Roman" w:eastAsia="华文宋体" w:hAnsi="Times New Roman" w:cs="Times New Roman"/>
        </w:rPr>
        <w:pPrChange w:id="837" w:author="berks" w:date="2026-04-05T10:25:00Z">
          <w:pPr>
            <w:pStyle w:val="a3"/>
            <w:spacing w:afterLines="50" w:after="156"/>
          </w:pPr>
        </w:pPrChange>
      </w:pPr>
      <w:r>
        <w:rPr>
          <w:rFonts w:ascii="Times New Roman" w:hAnsi="Times New Roman" w:cs="Times New Roman"/>
        </w:rPr>
        <w:t xml:space="preserve">Line 5: </w:t>
      </w:r>
      <w:del w:id="838" w:author="berks" w:date="2026-04-05T10:26:00Z">
        <w:r w:rsidDel="00ED1523">
          <w:rPr>
            <w:rFonts w:ascii="Times New Roman" w:hAnsi="Times New Roman" w:cs="Times New Roman"/>
          </w:rPr>
          <w:delText xml:space="preserve">The </w:delText>
        </w:r>
      </w:del>
      <w:r>
        <w:rPr>
          <w:rFonts w:ascii="Times New Roman" w:hAnsi="Times New Roman" w:cs="Times New Roman"/>
        </w:rPr>
        <w:t>pr</w:t>
      </w:r>
      <w:del w:id="839" w:author="berks" w:date="2026-04-05T10:26:00Z">
        <w:r w:rsidDel="00ED1523">
          <w:rPr>
            <w:rFonts w:ascii="Times New Roman" w:hAnsi="Times New Roman" w:cs="Times New Roman"/>
          </w:rPr>
          <w:delText>edicted</w:delText>
        </w:r>
      </w:del>
      <w:ins w:id="840" w:author="berks" w:date="2026-04-05T10:26:00Z">
        <w:r w:rsidR="00ED1523">
          <w:rPr>
            <w:rFonts w:ascii="Times New Roman" w:hAnsi="Times New Roman" w:cs="Times New Roman"/>
          </w:rPr>
          <w:t>ojected sensitivity of a future search</w:t>
        </w:r>
      </w:ins>
      <w:r>
        <w:rPr>
          <w:rFonts w:ascii="Times New Roman" w:hAnsi="Times New Roman" w:cs="Times New Roman"/>
        </w:rPr>
        <w:t xml:space="preserve"> </w:t>
      </w:r>
      <w:ins w:id="841" w:author="berks" w:date="2026-04-05T10:26:00Z">
        <w:r w:rsidR="00ED1523">
          <w:rPr>
            <w:rFonts w:ascii="Times New Roman" w:hAnsi="Times New Roman" w:cs="Times New Roman"/>
          </w:rPr>
          <w:t xml:space="preserve">based on </w:t>
        </w:r>
      </w:ins>
      <w:ins w:id="842" w:author="berks" w:date="2026-04-05T10:27:00Z">
        <w:r w:rsidR="00ED1523">
          <w:rPr>
            <w:rFonts w:ascii="Times New Roman" w:hAnsi="Times New Roman" w:cs="Times New Roman"/>
          </w:rPr>
          <w:t xml:space="preserve">a </w:t>
        </w:r>
        <w:r w:rsidR="00ED1523" w:rsidRPr="00ED1523">
          <w:rPr>
            <w:rFonts w:ascii="Times New Roman" w:hAnsi="Times New Roman" w:cs="Times New Roman"/>
            <w:vertAlign w:val="superscript"/>
            <w:rPrChange w:id="843" w:author="berks" w:date="2026-04-05T10:28:00Z">
              <w:rPr>
                <w:rFonts w:ascii="Times New Roman" w:hAnsi="Times New Roman" w:cs="Times New Roman"/>
              </w:rPr>
            </w:rPrChange>
          </w:rPr>
          <w:t>171</w:t>
        </w:r>
        <w:r w:rsidR="00ED1523">
          <w:rPr>
            <w:rFonts w:ascii="Times New Roman" w:hAnsi="Times New Roman" w:cs="Times New Roman"/>
          </w:rPr>
          <w:t xml:space="preserve">Yb – </w:t>
        </w:r>
        <w:r w:rsidR="00ED1523" w:rsidRPr="00ED1523">
          <w:rPr>
            <w:rFonts w:ascii="Times New Roman" w:hAnsi="Times New Roman" w:cs="Times New Roman"/>
            <w:vertAlign w:val="superscript"/>
            <w:rPrChange w:id="844" w:author="berks" w:date="2026-04-05T10:28:00Z">
              <w:rPr>
                <w:rFonts w:ascii="Times New Roman" w:hAnsi="Times New Roman" w:cs="Times New Roman"/>
              </w:rPr>
            </w:rPrChange>
          </w:rPr>
          <w:t>173</w:t>
        </w:r>
        <w:r w:rsidR="00ED1523">
          <w:rPr>
            <w:rFonts w:ascii="Times New Roman" w:hAnsi="Times New Roman" w:cs="Times New Roman"/>
          </w:rPr>
          <w:t>Yb cold-atom comagnetometer as reported in</w:t>
        </w:r>
      </w:ins>
      <w:del w:id="845" w:author="berks" w:date="2026-04-05T10:27:00Z">
        <w:r w:rsidDel="00ED1523">
          <w:rPr>
            <w:rFonts w:ascii="Times New Roman" w:hAnsi="Times New Roman" w:cs="Times New Roman"/>
          </w:rPr>
          <w:delText>results of</w:delText>
        </w:r>
      </w:del>
      <w:r>
        <w:rPr>
          <w:rFonts w:ascii="Times New Roman" w:hAnsi="Times New Roman" w:cs="Times New Roman"/>
        </w:rPr>
        <w:t xml:space="preserve"> this work.</w:t>
      </w:r>
    </w:p>
    <w:p w14:paraId="1E8BC831" w14:textId="6FBE210A" w:rsidR="004A642B" w:rsidRDefault="00411EF8">
      <w:pPr>
        <w:spacing w:afterLines="50" w:after="156"/>
        <w:rPr>
          <w:rFonts w:ascii="Times New Roman" w:eastAsia="华文宋体" w:hAnsi="Times New Roman" w:cs="Times New Roman"/>
        </w:rPr>
      </w:pPr>
      <w:ins w:id="846" w:author="唐延宇" w:date="2026-04-05T21:47:00Z">
        <w:r>
          <w:rPr>
            <w:rFonts w:ascii="Times New Roman" w:eastAsia="华文宋体" w:hAnsi="Times New Roman" w:cs="Times New Roman" w:hint="eastAsia"/>
          </w:rPr>
          <w:t>序号标到</w:t>
        </w:r>
      </w:ins>
      <w:ins w:id="847" w:author="唐延宇" w:date="2026-04-05T21:48:00Z">
        <w:r>
          <w:rPr>
            <w:rFonts w:ascii="Times New Roman" w:eastAsia="华文宋体" w:hAnsi="Times New Roman" w:cs="Times New Roman" w:hint="eastAsia"/>
          </w:rPr>
          <w:t>线边上</w:t>
        </w:r>
      </w:ins>
    </w:p>
    <w:p w14:paraId="738BB97E" w14:textId="77777777" w:rsidR="004A642B" w:rsidRDefault="00400F25">
      <w:pPr>
        <w:spacing w:afterLines="50" w:after="156"/>
        <w:rPr>
          <w:rFonts w:ascii="Times New Roman" w:eastAsia="华文宋体" w:hAnsi="Times New Roman" w:cs="Times New Roman"/>
        </w:rPr>
      </w:pPr>
      <w:r w:rsidRPr="00097F00">
        <w:rPr>
          <w:rFonts w:ascii="Times New Roman" w:eastAsia="华文宋体" w:hAnsi="Times New Roman" w:cs="Times New Roman"/>
          <w:b/>
        </w:rPr>
        <w:t>Q3:</w:t>
      </w:r>
      <w:r w:rsidR="00097F00">
        <w:rPr>
          <w:rFonts w:ascii="Times New Roman" w:eastAsia="华文宋体" w:hAnsi="Times New Roman" w:cs="Times New Roman"/>
          <w:b/>
        </w:rPr>
        <w:t xml:space="preserve"> </w:t>
      </w:r>
      <w:r>
        <w:rPr>
          <w:rFonts w:ascii="Times New Roman" w:eastAsia="华文宋体" w:hAnsi="Times New Roman" w:cs="Times New Roman"/>
        </w:rPr>
        <w:t>“The ratio of their Larmor frequencies —termed the comagnetometer ratio—” We are not sure that this is a standard term.</w:t>
      </w:r>
    </w:p>
    <w:p w14:paraId="525811BB" w14:textId="0F815458" w:rsidR="00A143B5" w:rsidRDefault="00097F00">
      <w:pPr>
        <w:spacing w:afterLines="50" w:after="156"/>
        <w:rPr>
          <w:rFonts w:ascii="Times New Roman" w:eastAsia="华文宋体" w:hAnsi="Times New Roman" w:cs="Times New Roman"/>
        </w:rPr>
      </w:pPr>
      <w:r w:rsidRPr="007D7D04">
        <w:rPr>
          <w:rFonts w:ascii="Times New Roman" w:hAnsi="Times New Roman" w:cs="Times New Roman"/>
          <w:b/>
        </w:rPr>
        <w:t>Answer:</w:t>
      </w:r>
      <w:r w:rsidRPr="007D7D04">
        <w:rPr>
          <w:rFonts w:ascii="Times New Roman" w:eastAsia="华文宋体" w:hAnsi="Times New Roman" w:cs="Times New Roman"/>
          <w:b/>
        </w:rPr>
        <w:t xml:space="preserve"> </w:t>
      </w:r>
      <w:r w:rsidR="00B16007" w:rsidRPr="00B16007">
        <w:rPr>
          <w:rFonts w:ascii="Times New Roman" w:eastAsia="华文宋体" w:hAnsi="Times New Roman" w:cs="Times New Roman"/>
        </w:rPr>
        <w:t xml:space="preserve">The term "comagnetometer ratio" was introduced </w:t>
      </w:r>
      <w:ins w:id="848" w:author="berks" w:date="2026-04-05T10:40:00Z">
        <w:r w:rsidR="000110E5">
          <w:rPr>
            <w:rFonts w:ascii="Times New Roman" w:eastAsia="华文宋体" w:hAnsi="Times New Roman" w:cs="Times New Roman"/>
          </w:rPr>
          <w:t xml:space="preserve">in this manuscript </w:t>
        </w:r>
      </w:ins>
      <w:r w:rsidR="00B16007" w:rsidRPr="00B16007">
        <w:rPr>
          <w:rFonts w:ascii="Times New Roman" w:eastAsia="华文宋体" w:hAnsi="Times New Roman" w:cs="Times New Roman"/>
        </w:rPr>
        <w:t xml:space="preserve">for convenience and is not a standard term. </w:t>
      </w:r>
      <w:ins w:id="849" w:author="berks" w:date="2026-04-05T10:40:00Z">
        <w:r w:rsidR="000110E5">
          <w:rPr>
            <w:rFonts w:ascii="Times New Roman" w:eastAsia="华文宋体" w:hAnsi="Times New Roman" w:cs="Times New Roman"/>
          </w:rPr>
          <w:t xml:space="preserve">Following the Reviewer comment, </w:t>
        </w:r>
      </w:ins>
      <w:del w:id="850" w:author="berks" w:date="2026-04-05T10:40:00Z">
        <w:r w:rsidR="00B16007" w:rsidRPr="00B16007" w:rsidDel="000110E5">
          <w:rPr>
            <w:rFonts w:ascii="Times New Roman" w:eastAsia="华文宋体" w:hAnsi="Times New Roman" w:cs="Times New Roman"/>
          </w:rPr>
          <w:delText xml:space="preserve">It </w:delText>
        </w:r>
      </w:del>
      <w:ins w:id="851" w:author="berks" w:date="2026-04-05T10:40:00Z">
        <w:r w:rsidR="000110E5">
          <w:rPr>
            <w:rFonts w:ascii="Times New Roman" w:eastAsia="华文宋体" w:hAnsi="Times New Roman" w:cs="Times New Roman"/>
          </w:rPr>
          <w:t>i</w:t>
        </w:r>
        <w:r w:rsidR="000110E5" w:rsidRPr="00B16007">
          <w:rPr>
            <w:rFonts w:ascii="Times New Roman" w:eastAsia="华文宋体" w:hAnsi="Times New Roman" w:cs="Times New Roman"/>
          </w:rPr>
          <w:t xml:space="preserve">t </w:t>
        </w:r>
      </w:ins>
      <w:r w:rsidR="00B16007" w:rsidRPr="00B16007">
        <w:rPr>
          <w:rFonts w:ascii="Times New Roman" w:eastAsia="华文宋体" w:hAnsi="Times New Roman" w:cs="Times New Roman"/>
        </w:rPr>
        <w:t>has been changed to "Larmor-frequency ratio" throughout the manuscript.</w:t>
      </w:r>
    </w:p>
    <w:p w14:paraId="653D14AF" w14:textId="77777777" w:rsidR="0068597A" w:rsidRDefault="0068597A">
      <w:pPr>
        <w:spacing w:afterLines="50" w:after="156"/>
        <w:rPr>
          <w:rFonts w:ascii="Times New Roman" w:eastAsia="华文宋体" w:hAnsi="Times New Roman" w:cs="Times New Roman"/>
        </w:rPr>
      </w:pPr>
    </w:p>
    <w:p w14:paraId="734F7A2D" w14:textId="77777777" w:rsidR="004A642B" w:rsidRDefault="00400F25">
      <w:pPr>
        <w:spacing w:afterLines="50" w:after="156"/>
        <w:rPr>
          <w:rFonts w:ascii="Times New Roman" w:eastAsia="华文宋体" w:hAnsi="Times New Roman" w:cs="Times New Roman"/>
        </w:rPr>
      </w:pPr>
      <w:r w:rsidRPr="00097F00">
        <w:rPr>
          <w:rFonts w:ascii="Times New Roman" w:eastAsia="华文宋体" w:hAnsi="Times New Roman" w:cs="Times New Roman"/>
          <w:b/>
        </w:rPr>
        <w:t>Q4:</w:t>
      </w:r>
      <w:r>
        <w:rPr>
          <w:rFonts w:ascii="Times New Roman" w:eastAsia="华文宋体" w:hAnsi="Times New Roman" w:cs="Times New Roman"/>
        </w:rPr>
        <w:t xml:space="preserve"> In the introduction, the authors mention that they have identified a “novel systematic effect stemming from the interplay between Zeeman and tensor light shifts”. Does this refer to the discussion in section “Tensor shift”?</w:t>
      </w:r>
    </w:p>
    <w:p w14:paraId="4B0F132C" w14:textId="77777777" w:rsidR="00A143B5" w:rsidRDefault="00097F00">
      <w:pPr>
        <w:spacing w:afterLines="50" w:after="156"/>
        <w:rPr>
          <w:rFonts w:ascii="Times New Roman" w:eastAsia="华文宋体" w:hAnsi="Times New Roman" w:cs="Times New Roman"/>
        </w:rPr>
      </w:pPr>
      <w:r w:rsidRPr="007D7D04">
        <w:rPr>
          <w:rFonts w:ascii="Times New Roman" w:hAnsi="Times New Roman" w:cs="Times New Roman"/>
          <w:b/>
        </w:rPr>
        <w:t>Answer:</w:t>
      </w:r>
      <w:r w:rsidRPr="007D7D04">
        <w:rPr>
          <w:rFonts w:ascii="Times New Roman" w:eastAsia="华文宋体" w:hAnsi="Times New Roman" w:cs="Times New Roman"/>
          <w:b/>
        </w:rPr>
        <w:t xml:space="preserve"> </w:t>
      </w:r>
      <w:r w:rsidR="00BB0D87" w:rsidRPr="00BB0D87">
        <w:rPr>
          <w:rFonts w:ascii="Times New Roman" w:eastAsia="华文宋体" w:hAnsi="Times New Roman" w:cs="Times New Roman"/>
        </w:rPr>
        <w:t>Yes.</w:t>
      </w:r>
      <w:commentRangeStart w:id="852"/>
      <w:r w:rsidR="00BB0D87" w:rsidRPr="00BB0D87">
        <w:rPr>
          <w:rFonts w:ascii="Times New Roman" w:eastAsia="华文宋体" w:hAnsi="Times New Roman" w:cs="Times New Roman"/>
        </w:rPr>
        <w:t xml:space="preserve"> The Larmor-frequency ratio is affected differently depending on the relative strength between the magnetic field and the tensor field.</w:t>
      </w:r>
      <w:commentRangeEnd w:id="852"/>
      <w:r w:rsidR="000110E5">
        <w:rPr>
          <w:rStyle w:val="af0"/>
          <w:rFonts w:ascii="Times New Roman" w:eastAsia="华文宋体" w:hAnsi="Times New Roman" w:cs="Times New Roman"/>
          <w:szCs w:val="22"/>
        </w:rPr>
        <w:commentReference w:id="852"/>
      </w:r>
    </w:p>
    <w:p w14:paraId="1C5F5E85" w14:textId="086047DE" w:rsidR="004A642B" w:rsidRDefault="00D93314">
      <w:pPr>
        <w:spacing w:afterLines="50" w:after="156"/>
        <w:rPr>
          <w:rFonts w:ascii="Times New Roman" w:eastAsia="华文宋体" w:hAnsi="Times New Roman" w:cs="Times New Roman"/>
        </w:rPr>
      </w:pPr>
      <w:ins w:id="853" w:author="唐延宇" w:date="2026-04-05T21:51:00Z">
        <w:r>
          <w:rPr>
            <w:rFonts w:ascii="Times New Roman" w:eastAsia="华文宋体" w:hAnsi="Times New Roman" w:cs="Times New Roman" w:hint="eastAsia"/>
          </w:rPr>
          <w:t>我们增加了</w:t>
        </w:r>
        <w:r>
          <w:rPr>
            <w:rFonts w:ascii="Times New Roman" w:eastAsia="华文宋体" w:hAnsi="Times New Roman" w:cs="Times New Roman" w:hint="eastAsia"/>
          </w:rPr>
          <w:t>AOC</w:t>
        </w:r>
        <w:r>
          <w:rPr>
            <w:rFonts w:ascii="Times New Roman" w:eastAsia="华文宋体" w:hAnsi="Times New Roman" w:cs="Times New Roman" w:hint="eastAsia"/>
          </w:rPr>
          <w:t>。。。磁场跟</w:t>
        </w:r>
        <w:r>
          <w:rPr>
            <w:rFonts w:ascii="Times New Roman" w:eastAsia="华文宋体" w:hAnsi="Times New Roman" w:cs="Times New Roman" w:hint="eastAsia"/>
          </w:rPr>
          <w:t>tensor</w:t>
        </w:r>
        <w:r>
          <w:rPr>
            <w:rFonts w:ascii="Times New Roman" w:eastAsia="华文宋体" w:hAnsi="Times New Roman" w:cs="Times New Roman" w:hint="eastAsia"/>
          </w:rPr>
          <w:t>共同作用</w:t>
        </w:r>
      </w:ins>
    </w:p>
    <w:sectPr w:rsidR="004A642B">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504" w:author="berks" w:date="2026-04-05T07:15:00Z" w:initials="b">
    <w:p w14:paraId="1D93A179" w14:textId="6A2BD652" w:rsidR="00690703" w:rsidRDefault="00690703">
      <w:pPr>
        <w:pStyle w:val="a4"/>
      </w:pPr>
      <w:r>
        <w:rPr>
          <w:rStyle w:val="af0"/>
        </w:rPr>
        <w:annotationRef/>
      </w:r>
      <w:r>
        <w:rPr>
          <w:rFonts w:hint="eastAsia"/>
        </w:rPr>
        <w:t>建议换一个文献，挑一篇不是Budker打头的文章。</w:t>
      </w:r>
    </w:p>
  </w:comment>
  <w:comment w:id="713" w:author="berks" w:date="2026-04-05T10:06:00Z" w:initials="b">
    <w:p w14:paraId="31BC4270" w14:textId="784BEDAF" w:rsidR="00690703" w:rsidRDefault="00690703">
      <w:pPr>
        <w:pStyle w:val="a4"/>
      </w:pPr>
      <w:r>
        <w:rPr>
          <w:rStyle w:val="af0"/>
        </w:rPr>
        <w:annotationRef/>
      </w:r>
      <w:r>
        <w:rPr>
          <w:rFonts w:hint="eastAsia"/>
        </w:rPr>
        <w:t>需要在该处引用这篇文献。</w:t>
      </w:r>
    </w:p>
  </w:comment>
  <w:comment w:id="818" w:author="berks" w:date="2026-04-05T10:28:00Z" w:initials="b">
    <w:p w14:paraId="227857B1" w14:textId="111B1B6C" w:rsidR="00ED1523" w:rsidRDefault="00ED1523">
      <w:pPr>
        <w:pStyle w:val="a4"/>
      </w:pPr>
      <w:r>
        <w:rPr>
          <w:rStyle w:val="af0"/>
        </w:rPr>
        <w:annotationRef/>
      </w:r>
      <w:r>
        <w:rPr>
          <w:rFonts w:hint="eastAsia"/>
        </w:rPr>
        <w:t>右下方的图例挡住了曲线。建议去掉图例，改为在每条线上标注数字。</w:t>
      </w:r>
    </w:p>
  </w:comment>
  <w:comment w:id="852" w:author="berks" w:date="2026-04-05T10:41:00Z" w:initials="b">
    <w:p w14:paraId="6F8D6831" w14:textId="6F262B8C" w:rsidR="000110E5" w:rsidRDefault="000110E5">
      <w:pPr>
        <w:pStyle w:val="a4"/>
      </w:pPr>
      <w:r>
        <w:rPr>
          <w:rStyle w:val="af0"/>
        </w:rPr>
        <w:annotationRef/>
      </w:r>
      <w:r>
        <w:rPr>
          <w:rFonts w:hint="eastAsia"/>
        </w:rPr>
        <w:t>既然referee觉得不清楚，我们就要略微做一些改动，讲清楚一些。</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D93A179" w15:done="0"/>
  <w15:commentEx w15:paraId="31BC4270" w15:done="0"/>
  <w15:commentEx w15:paraId="227857B1" w15:done="0"/>
  <w15:commentEx w15:paraId="6F8D683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D93A179" w16cid:durableId="2D7C8A90"/>
  <w16cid:commentId w16cid:paraId="31BC4270" w16cid:durableId="2D7CB2A2"/>
  <w16cid:commentId w16cid:paraId="227857B1" w16cid:durableId="2D7CB7E2"/>
  <w16cid:commentId w16cid:paraId="6F8D6831" w16cid:durableId="2D7CBAD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华文宋体">
    <w:altName w:val="STSong"/>
    <w:panose1 w:val="02010600040101010101"/>
    <w:charset w:val="86"/>
    <w:family w:val="auto"/>
    <w:pitch w:val="variable"/>
    <w:sig w:usb0="00000287" w:usb1="080F0000" w:usb2="00000010" w:usb3="00000000" w:csb0="0004009F" w:csb1="00000000"/>
  </w:font>
  <w:font w:name="DejaVu Math TeX Gyre">
    <w:altName w:val="Calibri"/>
    <w:charset w:val="00"/>
    <w:family w:val="auto"/>
    <w:pitch w:val="default"/>
    <w:sig w:usb0="A10000EF" w:usb1="4A00F9EE" w:usb2="02000008" w:usb3="00000000" w:csb0="60000193" w:csb1="0DD4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唐延宇">
    <w15:presenceInfo w15:providerId="AD" w15:userId="S::yanyutang@mail.ustc.edu.cn::09dda409-4adf-4165-a4fb-33e45af2a56f"/>
  </w15:person>
  <w15:person w15:author="berks">
    <w15:presenceInfo w15:providerId="Windows Live" w15:userId="b3ce6ff16d79dd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bordersDoNotSurroundHeader/>
  <w:bordersDoNotSurroundFooter/>
  <w:trackRevisions/>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F7D"/>
    <w:rsid w:val="8D77B1EE"/>
    <w:rsid w:val="8EF16884"/>
    <w:rsid w:val="934D0A2C"/>
    <w:rsid w:val="93FB8FA1"/>
    <w:rsid w:val="95F61F28"/>
    <w:rsid w:val="96EB67C8"/>
    <w:rsid w:val="9938105E"/>
    <w:rsid w:val="9AF68BD6"/>
    <w:rsid w:val="9AFF1EA2"/>
    <w:rsid w:val="9BD7F4A1"/>
    <w:rsid w:val="9D57A768"/>
    <w:rsid w:val="9EFFCE3A"/>
    <w:rsid w:val="9F759811"/>
    <w:rsid w:val="A4F75EAC"/>
    <w:rsid w:val="A7359ADF"/>
    <w:rsid w:val="A73EA677"/>
    <w:rsid w:val="ABDA0C49"/>
    <w:rsid w:val="ACEFFE94"/>
    <w:rsid w:val="ACFF48B9"/>
    <w:rsid w:val="AD4FFFAC"/>
    <w:rsid w:val="AE7F2ADF"/>
    <w:rsid w:val="AEA5F748"/>
    <w:rsid w:val="AEF8C439"/>
    <w:rsid w:val="AF7FDED5"/>
    <w:rsid w:val="AF8B600B"/>
    <w:rsid w:val="AFA53D61"/>
    <w:rsid w:val="AFB8AE10"/>
    <w:rsid w:val="AFEFB669"/>
    <w:rsid w:val="AFF7E96B"/>
    <w:rsid w:val="AFFE4254"/>
    <w:rsid w:val="AFFFBF66"/>
    <w:rsid w:val="B16F8C5F"/>
    <w:rsid w:val="B17D2DE7"/>
    <w:rsid w:val="B2BB3F30"/>
    <w:rsid w:val="B5DCD545"/>
    <w:rsid w:val="B63E7E25"/>
    <w:rsid w:val="B6DDFE1F"/>
    <w:rsid w:val="B7AEE4DE"/>
    <w:rsid w:val="B7DB4C0F"/>
    <w:rsid w:val="B9EFDF0C"/>
    <w:rsid w:val="BBAFF4F7"/>
    <w:rsid w:val="BBD42FF5"/>
    <w:rsid w:val="BBDA1D87"/>
    <w:rsid w:val="BC6BBF37"/>
    <w:rsid w:val="BC7BEF49"/>
    <w:rsid w:val="BCDFB8DC"/>
    <w:rsid w:val="BCF96182"/>
    <w:rsid w:val="BDED4317"/>
    <w:rsid w:val="BDFF1E14"/>
    <w:rsid w:val="BE5FE27D"/>
    <w:rsid w:val="BED779FC"/>
    <w:rsid w:val="BED7FB6D"/>
    <w:rsid w:val="BEFFDEE5"/>
    <w:rsid w:val="BF3E3E56"/>
    <w:rsid w:val="BF594607"/>
    <w:rsid w:val="BF9FE18C"/>
    <w:rsid w:val="BFB78EAF"/>
    <w:rsid w:val="BFBE927A"/>
    <w:rsid w:val="BFBF0175"/>
    <w:rsid w:val="BFC906EB"/>
    <w:rsid w:val="BFF102C4"/>
    <w:rsid w:val="BFF70B0A"/>
    <w:rsid w:val="BFFB2B60"/>
    <w:rsid w:val="BFFD9C1B"/>
    <w:rsid w:val="BFFDAFEC"/>
    <w:rsid w:val="BFFE678A"/>
    <w:rsid w:val="BFFFB303"/>
    <w:rsid w:val="C2FF6F6E"/>
    <w:rsid w:val="C4D5037C"/>
    <w:rsid w:val="C7BBE523"/>
    <w:rsid w:val="C8C6FD83"/>
    <w:rsid w:val="C97E5D70"/>
    <w:rsid w:val="CBD1C8DF"/>
    <w:rsid w:val="CDAF9C2B"/>
    <w:rsid w:val="CDF79DBF"/>
    <w:rsid w:val="CDFFD7FF"/>
    <w:rsid w:val="CEB698F4"/>
    <w:rsid w:val="CEB7D81D"/>
    <w:rsid w:val="CEFE079F"/>
    <w:rsid w:val="CFE38160"/>
    <w:rsid w:val="CFEF2E8B"/>
    <w:rsid w:val="CFFF4C7C"/>
    <w:rsid w:val="D27ABBB5"/>
    <w:rsid w:val="D2F7400F"/>
    <w:rsid w:val="D47FDE02"/>
    <w:rsid w:val="D5EFDA20"/>
    <w:rsid w:val="D5FFFD3C"/>
    <w:rsid w:val="D65F6DCC"/>
    <w:rsid w:val="D67F7639"/>
    <w:rsid w:val="D6B6073B"/>
    <w:rsid w:val="D6FF41BF"/>
    <w:rsid w:val="D77F0FA3"/>
    <w:rsid w:val="D7E62FD0"/>
    <w:rsid w:val="D7EF0410"/>
    <w:rsid w:val="D7F76DCD"/>
    <w:rsid w:val="DAED143D"/>
    <w:rsid w:val="DAFD4A96"/>
    <w:rsid w:val="DBEE4334"/>
    <w:rsid w:val="DBF7D4F3"/>
    <w:rsid w:val="DCAF867A"/>
    <w:rsid w:val="DCFF5DE6"/>
    <w:rsid w:val="DCFFFA53"/>
    <w:rsid w:val="DDB39BDD"/>
    <w:rsid w:val="DDDC5CDD"/>
    <w:rsid w:val="DDFBF265"/>
    <w:rsid w:val="DDFFC5AB"/>
    <w:rsid w:val="DDFFCBCC"/>
    <w:rsid w:val="DE6E2499"/>
    <w:rsid w:val="DE9389E4"/>
    <w:rsid w:val="DEB96010"/>
    <w:rsid w:val="DEBF211C"/>
    <w:rsid w:val="DEDB4A58"/>
    <w:rsid w:val="DEEFF35D"/>
    <w:rsid w:val="DEFD59E4"/>
    <w:rsid w:val="DF353A06"/>
    <w:rsid w:val="DF3E1183"/>
    <w:rsid w:val="DF3E74F1"/>
    <w:rsid w:val="DF5D2F49"/>
    <w:rsid w:val="DF7F97C4"/>
    <w:rsid w:val="DF7FE022"/>
    <w:rsid w:val="DF8D159C"/>
    <w:rsid w:val="DF9C3722"/>
    <w:rsid w:val="DFBFDD99"/>
    <w:rsid w:val="DFBFF0EA"/>
    <w:rsid w:val="DFCFD7A6"/>
    <w:rsid w:val="DFD74C8C"/>
    <w:rsid w:val="DFD7D89A"/>
    <w:rsid w:val="DFEFAEEF"/>
    <w:rsid w:val="DFF7752B"/>
    <w:rsid w:val="DFFA6836"/>
    <w:rsid w:val="DFFBBFD7"/>
    <w:rsid w:val="DFFDFE52"/>
    <w:rsid w:val="E3CFAF8B"/>
    <w:rsid w:val="E3FF528A"/>
    <w:rsid w:val="E6FBEFF5"/>
    <w:rsid w:val="E6FF25A2"/>
    <w:rsid w:val="E6FFE2EB"/>
    <w:rsid w:val="E77BD732"/>
    <w:rsid w:val="E7CDECBE"/>
    <w:rsid w:val="E7FD517D"/>
    <w:rsid w:val="E88B3DDA"/>
    <w:rsid w:val="E9B55615"/>
    <w:rsid w:val="E9FEEF00"/>
    <w:rsid w:val="EAF75869"/>
    <w:rsid w:val="EAFFACC1"/>
    <w:rsid w:val="EB1FEAB3"/>
    <w:rsid w:val="EB7D229A"/>
    <w:rsid w:val="EB7E9F33"/>
    <w:rsid w:val="ECB991CF"/>
    <w:rsid w:val="ED2B5F9B"/>
    <w:rsid w:val="ED457867"/>
    <w:rsid w:val="EDFEB72C"/>
    <w:rsid w:val="EE37CC2A"/>
    <w:rsid w:val="EE5792AE"/>
    <w:rsid w:val="EE7E1010"/>
    <w:rsid w:val="EEBB484D"/>
    <w:rsid w:val="EEBD07DE"/>
    <w:rsid w:val="EEEED36A"/>
    <w:rsid w:val="EEF106AD"/>
    <w:rsid w:val="EEF62C6A"/>
    <w:rsid w:val="EEF674D6"/>
    <w:rsid w:val="EEFE5236"/>
    <w:rsid w:val="EEFEC4A4"/>
    <w:rsid w:val="EEFFC205"/>
    <w:rsid w:val="EF4D4EA3"/>
    <w:rsid w:val="EF5D333F"/>
    <w:rsid w:val="EF7F0B09"/>
    <w:rsid w:val="EF9D6179"/>
    <w:rsid w:val="EFA72130"/>
    <w:rsid w:val="EFADA60A"/>
    <w:rsid w:val="EFAE87E8"/>
    <w:rsid w:val="EFB7A72A"/>
    <w:rsid w:val="EFD0BEA2"/>
    <w:rsid w:val="EFDF34D6"/>
    <w:rsid w:val="EFDF34ED"/>
    <w:rsid w:val="EFDF8BEA"/>
    <w:rsid w:val="EFECE3F4"/>
    <w:rsid w:val="EFFEA1E5"/>
    <w:rsid w:val="EFFFA916"/>
    <w:rsid w:val="EFFFED72"/>
    <w:rsid w:val="F1F54DC0"/>
    <w:rsid w:val="F2F169D0"/>
    <w:rsid w:val="F2FB017D"/>
    <w:rsid w:val="F31EAF91"/>
    <w:rsid w:val="F36F5932"/>
    <w:rsid w:val="F3930D63"/>
    <w:rsid w:val="F3DDC2D2"/>
    <w:rsid w:val="F3E3083B"/>
    <w:rsid w:val="F3EED5B7"/>
    <w:rsid w:val="F4F741A4"/>
    <w:rsid w:val="F4FFC750"/>
    <w:rsid w:val="F55880A7"/>
    <w:rsid w:val="F6DFA220"/>
    <w:rsid w:val="F6FF6F30"/>
    <w:rsid w:val="F72F8B18"/>
    <w:rsid w:val="F76FFF3F"/>
    <w:rsid w:val="F7B7FAE0"/>
    <w:rsid w:val="F7BF0395"/>
    <w:rsid w:val="F7DDD596"/>
    <w:rsid w:val="F7DE0CAF"/>
    <w:rsid w:val="F7DF0B31"/>
    <w:rsid w:val="F7E3B304"/>
    <w:rsid w:val="F7F9569B"/>
    <w:rsid w:val="F7FAE051"/>
    <w:rsid w:val="F7FD124A"/>
    <w:rsid w:val="F7FF4ECD"/>
    <w:rsid w:val="F7FF72FF"/>
    <w:rsid w:val="F85BCD8C"/>
    <w:rsid w:val="F99F1450"/>
    <w:rsid w:val="F9FAE667"/>
    <w:rsid w:val="F9FFB6BC"/>
    <w:rsid w:val="FAB599DE"/>
    <w:rsid w:val="FAD3DCA9"/>
    <w:rsid w:val="FAFDDA9E"/>
    <w:rsid w:val="FAFF8001"/>
    <w:rsid w:val="FB2A6849"/>
    <w:rsid w:val="FB55483D"/>
    <w:rsid w:val="FB6D41FE"/>
    <w:rsid w:val="FB71070F"/>
    <w:rsid w:val="FB730A82"/>
    <w:rsid w:val="FB73F758"/>
    <w:rsid w:val="FB7F5316"/>
    <w:rsid w:val="FB991C53"/>
    <w:rsid w:val="FBBB332D"/>
    <w:rsid w:val="FBDA6D39"/>
    <w:rsid w:val="FBDB578F"/>
    <w:rsid w:val="FBDC7D47"/>
    <w:rsid w:val="FBF5FCDA"/>
    <w:rsid w:val="FBF7D691"/>
    <w:rsid w:val="FBFD2D9E"/>
    <w:rsid w:val="FBFD408B"/>
    <w:rsid w:val="FBFDC309"/>
    <w:rsid w:val="FC335D1C"/>
    <w:rsid w:val="FCBF46F6"/>
    <w:rsid w:val="FCC79C1E"/>
    <w:rsid w:val="FCF7DC52"/>
    <w:rsid w:val="FD1EA3C1"/>
    <w:rsid w:val="FD372117"/>
    <w:rsid w:val="FD4F3536"/>
    <w:rsid w:val="FD5E67EC"/>
    <w:rsid w:val="FD9D2CF1"/>
    <w:rsid w:val="FDBD262B"/>
    <w:rsid w:val="FDBDCFAA"/>
    <w:rsid w:val="FDE30B10"/>
    <w:rsid w:val="FDE3A377"/>
    <w:rsid w:val="FDEC5BD2"/>
    <w:rsid w:val="FDEDAE0C"/>
    <w:rsid w:val="FDEF8F47"/>
    <w:rsid w:val="FDFDD2A2"/>
    <w:rsid w:val="FDFFA44C"/>
    <w:rsid w:val="FE3B5AFD"/>
    <w:rsid w:val="FE471C11"/>
    <w:rsid w:val="FE6C53D1"/>
    <w:rsid w:val="FEB7AC31"/>
    <w:rsid w:val="FEBB948D"/>
    <w:rsid w:val="FEDA5139"/>
    <w:rsid w:val="FEDFF1F8"/>
    <w:rsid w:val="FEF5AFE7"/>
    <w:rsid w:val="FEFFD269"/>
    <w:rsid w:val="FF199531"/>
    <w:rsid w:val="FF37B447"/>
    <w:rsid w:val="FF3E2EE2"/>
    <w:rsid w:val="FF4F0613"/>
    <w:rsid w:val="FF5A1AA7"/>
    <w:rsid w:val="FF6E0EA5"/>
    <w:rsid w:val="FF73151C"/>
    <w:rsid w:val="FF77A011"/>
    <w:rsid w:val="FF7F1DA0"/>
    <w:rsid w:val="FF7F4C69"/>
    <w:rsid w:val="FF86BE80"/>
    <w:rsid w:val="FFA674FA"/>
    <w:rsid w:val="FFA6BCE5"/>
    <w:rsid w:val="FFBD2632"/>
    <w:rsid w:val="FFBF3EFF"/>
    <w:rsid w:val="FFBF4172"/>
    <w:rsid w:val="FFBF4E04"/>
    <w:rsid w:val="FFCF85B4"/>
    <w:rsid w:val="FFD59A90"/>
    <w:rsid w:val="FFD88D2A"/>
    <w:rsid w:val="FFDFB0BE"/>
    <w:rsid w:val="FFE71919"/>
    <w:rsid w:val="FFEEB5C5"/>
    <w:rsid w:val="FFEEDB04"/>
    <w:rsid w:val="FFEF2FFE"/>
    <w:rsid w:val="FFEFE69B"/>
    <w:rsid w:val="FFF3AB46"/>
    <w:rsid w:val="FFF73B82"/>
    <w:rsid w:val="FFF78F4F"/>
    <w:rsid w:val="FFF7BCCA"/>
    <w:rsid w:val="FFFC8AD0"/>
    <w:rsid w:val="FFFC95F8"/>
    <w:rsid w:val="FFFD561A"/>
    <w:rsid w:val="FFFD5A88"/>
    <w:rsid w:val="FFFF0538"/>
    <w:rsid w:val="FFFF540B"/>
    <w:rsid w:val="FFFF9780"/>
    <w:rsid w:val="FFFFB82C"/>
    <w:rsid w:val="FFFFD409"/>
    <w:rsid w:val="00004D39"/>
    <w:rsid w:val="0000573C"/>
    <w:rsid w:val="0000678A"/>
    <w:rsid w:val="00007D61"/>
    <w:rsid w:val="0001048D"/>
    <w:rsid w:val="000110E5"/>
    <w:rsid w:val="00012A23"/>
    <w:rsid w:val="000232E9"/>
    <w:rsid w:val="00023EA1"/>
    <w:rsid w:val="00030A4E"/>
    <w:rsid w:val="0003323A"/>
    <w:rsid w:val="0004157A"/>
    <w:rsid w:val="00044E62"/>
    <w:rsid w:val="000550AA"/>
    <w:rsid w:val="00074AFC"/>
    <w:rsid w:val="00075EC5"/>
    <w:rsid w:val="00077C7E"/>
    <w:rsid w:val="00083297"/>
    <w:rsid w:val="000849D4"/>
    <w:rsid w:val="00097F00"/>
    <w:rsid w:val="000A1D86"/>
    <w:rsid w:val="000A2B65"/>
    <w:rsid w:val="000A355A"/>
    <w:rsid w:val="000A41F0"/>
    <w:rsid w:val="000A5608"/>
    <w:rsid w:val="000B0460"/>
    <w:rsid w:val="000B2CE7"/>
    <w:rsid w:val="000C0646"/>
    <w:rsid w:val="000C3D3A"/>
    <w:rsid w:val="000C5B09"/>
    <w:rsid w:val="000C668E"/>
    <w:rsid w:val="000D05B6"/>
    <w:rsid w:val="000D5E9D"/>
    <w:rsid w:val="000D6D73"/>
    <w:rsid w:val="000D6F58"/>
    <w:rsid w:val="000D7EFF"/>
    <w:rsid w:val="000E2944"/>
    <w:rsid w:val="000F0F2D"/>
    <w:rsid w:val="000F3424"/>
    <w:rsid w:val="000F4630"/>
    <w:rsid w:val="000F5ABF"/>
    <w:rsid w:val="000F74D8"/>
    <w:rsid w:val="000F778E"/>
    <w:rsid w:val="00106A74"/>
    <w:rsid w:val="00113199"/>
    <w:rsid w:val="00121DD6"/>
    <w:rsid w:val="00127334"/>
    <w:rsid w:val="0013026E"/>
    <w:rsid w:val="00131910"/>
    <w:rsid w:val="00137B65"/>
    <w:rsid w:val="00140372"/>
    <w:rsid w:val="00141BA7"/>
    <w:rsid w:val="00142392"/>
    <w:rsid w:val="001544F7"/>
    <w:rsid w:val="00155030"/>
    <w:rsid w:val="00155CAB"/>
    <w:rsid w:val="001570B8"/>
    <w:rsid w:val="0015799A"/>
    <w:rsid w:val="0016028F"/>
    <w:rsid w:val="00164AAA"/>
    <w:rsid w:val="001676E3"/>
    <w:rsid w:val="00170015"/>
    <w:rsid w:val="0017343E"/>
    <w:rsid w:val="00176504"/>
    <w:rsid w:val="00184205"/>
    <w:rsid w:val="00184CA9"/>
    <w:rsid w:val="00187D87"/>
    <w:rsid w:val="00190262"/>
    <w:rsid w:val="00193EFF"/>
    <w:rsid w:val="00197068"/>
    <w:rsid w:val="001A31F1"/>
    <w:rsid w:val="001A56AA"/>
    <w:rsid w:val="001B1347"/>
    <w:rsid w:val="001B26D2"/>
    <w:rsid w:val="001B2DC1"/>
    <w:rsid w:val="001B3660"/>
    <w:rsid w:val="001B5116"/>
    <w:rsid w:val="001B6DBB"/>
    <w:rsid w:val="001C194E"/>
    <w:rsid w:val="001C72C1"/>
    <w:rsid w:val="001D7A17"/>
    <w:rsid w:val="001E3F73"/>
    <w:rsid w:val="001E47F0"/>
    <w:rsid w:val="001E495B"/>
    <w:rsid w:val="001E6379"/>
    <w:rsid w:val="001E6B77"/>
    <w:rsid w:val="001F3698"/>
    <w:rsid w:val="001F4123"/>
    <w:rsid w:val="001F49C5"/>
    <w:rsid w:val="001F5AEB"/>
    <w:rsid w:val="001F5E69"/>
    <w:rsid w:val="0020434E"/>
    <w:rsid w:val="002142D5"/>
    <w:rsid w:val="00220992"/>
    <w:rsid w:val="002235D0"/>
    <w:rsid w:val="0024217B"/>
    <w:rsid w:val="00246D5E"/>
    <w:rsid w:val="00254667"/>
    <w:rsid w:val="002552A4"/>
    <w:rsid w:val="00255ED6"/>
    <w:rsid w:val="0026412A"/>
    <w:rsid w:val="002747E5"/>
    <w:rsid w:val="0027577D"/>
    <w:rsid w:val="0027648A"/>
    <w:rsid w:val="00281FFE"/>
    <w:rsid w:val="00296D59"/>
    <w:rsid w:val="00297275"/>
    <w:rsid w:val="002973B5"/>
    <w:rsid w:val="002A1C5B"/>
    <w:rsid w:val="002A5FEF"/>
    <w:rsid w:val="002B1025"/>
    <w:rsid w:val="002C0D00"/>
    <w:rsid w:val="002C6636"/>
    <w:rsid w:val="002D214B"/>
    <w:rsid w:val="002D2F90"/>
    <w:rsid w:val="002E427F"/>
    <w:rsid w:val="002F089F"/>
    <w:rsid w:val="002F0CA7"/>
    <w:rsid w:val="00302C1A"/>
    <w:rsid w:val="0030303C"/>
    <w:rsid w:val="00306624"/>
    <w:rsid w:val="003119DC"/>
    <w:rsid w:val="003154B7"/>
    <w:rsid w:val="00327AD5"/>
    <w:rsid w:val="00330EA3"/>
    <w:rsid w:val="00331040"/>
    <w:rsid w:val="00332219"/>
    <w:rsid w:val="00337521"/>
    <w:rsid w:val="00340337"/>
    <w:rsid w:val="003411D3"/>
    <w:rsid w:val="003429A4"/>
    <w:rsid w:val="00344185"/>
    <w:rsid w:val="00345021"/>
    <w:rsid w:val="0035272C"/>
    <w:rsid w:val="00354B31"/>
    <w:rsid w:val="00354CB1"/>
    <w:rsid w:val="00356B25"/>
    <w:rsid w:val="00360B7B"/>
    <w:rsid w:val="00371D18"/>
    <w:rsid w:val="003821EA"/>
    <w:rsid w:val="003847B2"/>
    <w:rsid w:val="00391C60"/>
    <w:rsid w:val="00393B77"/>
    <w:rsid w:val="00396731"/>
    <w:rsid w:val="00397D5D"/>
    <w:rsid w:val="003A0DCB"/>
    <w:rsid w:val="003A26E1"/>
    <w:rsid w:val="003A7186"/>
    <w:rsid w:val="003C5E71"/>
    <w:rsid w:val="003C6F0A"/>
    <w:rsid w:val="003D12AE"/>
    <w:rsid w:val="003D19F5"/>
    <w:rsid w:val="003D4D48"/>
    <w:rsid w:val="003D53C7"/>
    <w:rsid w:val="003E1F53"/>
    <w:rsid w:val="003F2118"/>
    <w:rsid w:val="003F241B"/>
    <w:rsid w:val="003F641E"/>
    <w:rsid w:val="003F749C"/>
    <w:rsid w:val="00400F25"/>
    <w:rsid w:val="0040518F"/>
    <w:rsid w:val="0040747F"/>
    <w:rsid w:val="00407604"/>
    <w:rsid w:val="00411EF8"/>
    <w:rsid w:val="0041625D"/>
    <w:rsid w:val="00416BC9"/>
    <w:rsid w:val="004242DF"/>
    <w:rsid w:val="004256BB"/>
    <w:rsid w:val="004334D4"/>
    <w:rsid w:val="0043530D"/>
    <w:rsid w:val="00436E71"/>
    <w:rsid w:val="00445A6D"/>
    <w:rsid w:val="00453064"/>
    <w:rsid w:val="00455E83"/>
    <w:rsid w:val="004629BE"/>
    <w:rsid w:val="0046536A"/>
    <w:rsid w:val="0046671A"/>
    <w:rsid w:val="00466F00"/>
    <w:rsid w:val="0047602B"/>
    <w:rsid w:val="00485547"/>
    <w:rsid w:val="00491486"/>
    <w:rsid w:val="0049209B"/>
    <w:rsid w:val="004970BF"/>
    <w:rsid w:val="004A381C"/>
    <w:rsid w:val="004A3F35"/>
    <w:rsid w:val="004A642B"/>
    <w:rsid w:val="004A721F"/>
    <w:rsid w:val="004B0B9D"/>
    <w:rsid w:val="004B2DA6"/>
    <w:rsid w:val="004B691E"/>
    <w:rsid w:val="004C3F64"/>
    <w:rsid w:val="004C7486"/>
    <w:rsid w:val="004F03BB"/>
    <w:rsid w:val="004F4652"/>
    <w:rsid w:val="005056FB"/>
    <w:rsid w:val="005136C7"/>
    <w:rsid w:val="00516E7D"/>
    <w:rsid w:val="00516F3D"/>
    <w:rsid w:val="005174C2"/>
    <w:rsid w:val="0053721A"/>
    <w:rsid w:val="00541627"/>
    <w:rsid w:val="00541AEC"/>
    <w:rsid w:val="00541D9A"/>
    <w:rsid w:val="005426F6"/>
    <w:rsid w:val="0055129B"/>
    <w:rsid w:val="00552752"/>
    <w:rsid w:val="00562B3D"/>
    <w:rsid w:val="00565ABD"/>
    <w:rsid w:val="00574CA3"/>
    <w:rsid w:val="005750B7"/>
    <w:rsid w:val="005754DE"/>
    <w:rsid w:val="00585172"/>
    <w:rsid w:val="00586A5D"/>
    <w:rsid w:val="005905D8"/>
    <w:rsid w:val="005978E6"/>
    <w:rsid w:val="005A2663"/>
    <w:rsid w:val="005A2734"/>
    <w:rsid w:val="005A2BEE"/>
    <w:rsid w:val="005B0953"/>
    <w:rsid w:val="005B20FC"/>
    <w:rsid w:val="005B58B1"/>
    <w:rsid w:val="005B680B"/>
    <w:rsid w:val="005C1D93"/>
    <w:rsid w:val="005C269E"/>
    <w:rsid w:val="005C3060"/>
    <w:rsid w:val="005C6C60"/>
    <w:rsid w:val="005C6E45"/>
    <w:rsid w:val="005D6360"/>
    <w:rsid w:val="005E056C"/>
    <w:rsid w:val="005E1236"/>
    <w:rsid w:val="005E49C4"/>
    <w:rsid w:val="005E5664"/>
    <w:rsid w:val="005F175B"/>
    <w:rsid w:val="005F4274"/>
    <w:rsid w:val="005F50BB"/>
    <w:rsid w:val="00601DAC"/>
    <w:rsid w:val="00614671"/>
    <w:rsid w:val="006166F6"/>
    <w:rsid w:val="00624A9A"/>
    <w:rsid w:val="00632454"/>
    <w:rsid w:val="0063470F"/>
    <w:rsid w:val="00637D52"/>
    <w:rsid w:val="0065785C"/>
    <w:rsid w:val="00661ECD"/>
    <w:rsid w:val="006641B5"/>
    <w:rsid w:val="00665CD9"/>
    <w:rsid w:val="00667038"/>
    <w:rsid w:val="00671028"/>
    <w:rsid w:val="0067446D"/>
    <w:rsid w:val="0067742A"/>
    <w:rsid w:val="00683DFF"/>
    <w:rsid w:val="0068597A"/>
    <w:rsid w:val="00685F4E"/>
    <w:rsid w:val="00690703"/>
    <w:rsid w:val="00691505"/>
    <w:rsid w:val="00694068"/>
    <w:rsid w:val="006A2663"/>
    <w:rsid w:val="006A2AFE"/>
    <w:rsid w:val="006A2B41"/>
    <w:rsid w:val="006B01B9"/>
    <w:rsid w:val="006B1CF0"/>
    <w:rsid w:val="006B3825"/>
    <w:rsid w:val="006B7F0F"/>
    <w:rsid w:val="006C1AEB"/>
    <w:rsid w:val="006C3E0B"/>
    <w:rsid w:val="006C7B11"/>
    <w:rsid w:val="006D0EA9"/>
    <w:rsid w:val="006E00EF"/>
    <w:rsid w:val="006E1547"/>
    <w:rsid w:val="006E2461"/>
    <w:rsid w:val="006E6ACF"/>
    <w:rsid w:val="006E774B"/>
    <w:rsid w:val="006F2F85"/>
    <w:rsid w:val="006F32F3"/>
    <w:rsid w:val="006F4689"/>
    <w:rsid w:val="00700FD9"/>
    <w:rsid w:val="00706797"/>
    <w:rsid w:val="00710CB1"/>
    <w:rsid w:val="00713FF4"/>
    <w:rsid w:val="00714505"/>
    <w:rsid w:val="00716AD7"/>
    <w:rsid w:val="007207FE"/>
    <w:rsid w:val="00721BE4"/>
    <w:rsid w:val="007225B1"/>
    <w:rsid w:val="00722A4D"/>
    <w:rsid w:val="007247EF"/>
    <w:rsid w:val="007260DA"/>
    <w:rsid w:val="00732008"/>
    <w:rsid w:val="00732496"/>
    <w:rsid w:val="0073519F"/>
    <w:rsid w:val="00737F27"/>
    <w:rsid w:val="00742F0E"/>
    <w:rsid w:val="007453FD"/>
    <w:rsid w:val="00747875"/>
    <w:rsid w:val="007505B6"/>
    <w:rsid w:val="007513E4"/>
    <w:rsid w:val="00752048"/>
    <w:rsid w:val="007556A9"/>
    <w:rsid w:val="0075756E"/>
    <w:rsid w:val="00761AFA"/>
    <w:rsid w:val="00766CF1"/>
    <w:rsid w:val="00772B05"/>
    <w:rsid w:val="007A5314"/>
    <w:rsid w:val="007A5EE2"/>
    <w:rsid w:val="007B68E2"/>
    <w:rsid w:val="007C0249"/>
    <w:rsid w:val="007C6C76"/>
    <w:rsid w:val="007C7225"/>
    <w:rsid w:val="007C7281"/>
    <w:rsid w:val="007D0BE9"/>
    <w:rsid w:val="007D20D3"/>
    <w:rsid w:val="007D7D04"/>
    <w:rsid w:val="007E19B4"/>
    <w:rsid w:val="007E4494"/>
    <w:rsid w:val="007F23A2"/>
    <w:rsid w:val="007F456B"/>
    <w:rsid w:val="007F7921"/>
    <w:rsid w:val="00807B73"/>
    <w:rsid w:val="0081051C"/>
    <w:rsid w:val="00810E70"/>
    <w:rsid w:val="008126C2"/>
    <w:rsid w:val="00813C20"/>
    <w:rsid w:val="008152AE"/>
    <w:rsid w:val="0081539E"/>
    <w:rsid w:val="00823E75"/>
    <w:rsid w:val="00841C05"/>
    <w:rsid w:val="00842EC8"/>
    <w:rsid w:val="00845FF2"/>
    <w:rsid w:val="008521E0"/>
    <w:rsid w:val="00856560"/>
    <w:rsid w:val="00857AA9"/>
    <w:rsid w:val="008653A8"/>
    <w:rsid w:val="00872123"/>
    <w:rsid w:val="008751CF"/>
    <w:rsid w:val="0088227F"/>
    <w:rsid w:val="00883B4B"/>
    <w:rsid w:val="00885205"/>
    <w:rsid w:val="0088634A"/>
    <w:rsid w:val="00891F46"/>
    <w:rsid w:val="0089323E"/>
    <w:rsid w:val="008944D5"/>
    <w:rsid w:val="008946F5"/>
    <w:rsid w:val="00896A11"/>
    <w:rsid w:val="00897F72"/>
    <w:rsid w:val="008A6DAB"/>
    <w:rsid w:val="008B0C7B"/>
    <w:rsid w:val="008B3F5C"/>
    <w:rsid w:val="008C0793"/>
    <w:rsid w:val="008C6FD8"/>
    <w:rsid w:val="008D04A5"/>
    <w:rsid w:val="008E0FD8"/>
    <w:rsid w:val="008E63ED"/>
    <w:rsid w:val="008E6CEA"/>
    <w:rsid w:val="008F2DB9"/>
    <w:rsid w:val="009009EE"/>
    <w:rsid w:val="00904CB8"/>
    <w:rsid w:val="00911DA1"/>
    <w:rsid w:val="00912210"/>
    <w:rsid w:val="009128D5"/>
    <w:rsid w:val="00913D02"/>
    <w:rsid w:val="00917F0A"/>
    <w:rsid w:val="00921957"/>
    <w:rsid w:val="00922623"/>
    <w:rsid w:val="00924CF7"/>
    <w:rsid w:val="009274EA"/>
    <w:rsid w:val="00930B02"/>
    <w:rsid w:val="009435DD"/>
    <w:rsid w:val="00943A8B"/>
    <w:rsid w:val="00944D45"/>
    <w:rsid w:val="00944DB1"/>
    <w:rsid w:val="009470CD"/>
    <w:rsid w:val="009556B3"/>
    <w:rsid w:val="009610F5"/>
    <w:rsid w:val="00963B27"/>
    <w:rsid w:val="0096737F"/>
    <w:rsid w:val="009779D3"/>
    <w:rsid w:val="0099189D"/>
    <w:rsid w:val="009A0A95"/>
    <w:rsid w:val="009A26D4"/>
    <w:rsid w:val="009A2D53"/>
    <w:rsid w:val="009A35D0"/>
    <w:rsid w:val="009A6A5C"/>
    <w:rsid w:val="009B5389"/>
    <w:rsid w:val="009C2785"/>
    <w:rsid w:val="009C46ED"/>
    <w:rsid w:val="009C5096"/>
    <w:rsid w:val="009C693A"/>
    <w:rsid w:val="009C78B5"/>
    <w:rsid w:val="009D1A19"/>
    <w:rsid w:val="009D66A1"/>
    <w:rsid w:val="009E0CA2"/>
    <w:rsid w:val="009E1300"/>
    <w:rsid w:val="009E71E3"/>
    <w:rsid w:val="009F1E49"/>
    <w:rsid w:val="00A004CE"/>
    <w:rsid w:val="00A0503C"/>
    <w:rsid w:val="00A143B5"/>
    <w:rsid w:val="00A152CC"/>
    <w:rsid w:val="00A15A59"/>
    <w:rsid w:val="00A17928"/>
    <w:rsid w:val="00A2011E"/>
    <w:rsid w:val="00A206D8"/>
    <w:rsid w:val="00A21CD8"/>
    <w:rsid w:val="00A25684"/>
    <w:rsid w:val="00A26880"/>
    <w:rsid w:val="00A309FF"/>
    <w:rsid w:val="00A310F6"/>
    <w:rsid w:val="00A31D6A"/>
    <w:rsid w:val="00A32E94"/>
    <w:rsid w:val="00A34726"/>
    <w:rsid w:val="00A364D4"/>
    <w:rsid w:val="00A3651F"/>
    <w:rsid w:val="00A422F2"/>
    <w:rsid w:val="00A42E41"/>
    <w:rsid w:val="00A54BA9"/>
    <w:rsid w:val="00A5722A"/>
    <w:rsid w:val="00A63C0F"/>
    <w:rsid w:val="00A66A2A"/>
    <w:rsid w:val="00A727B7"/>
    <w:rsid w:val="00A76666"/>
    <w:rsid w:val="00A9077A"/>
    <w:rsid w:val="00A92B5D"/>
    <w:rsid w:val="00A95830"/>
    <w:rsid w:val="00A95E24"/>
    <w:rsid w:val="00AA7767"/>
    <w:rsid w:val="00AB0B53"/>
    <w:rsid w:val="00AD2706"/>
    <w:rsid w:val="00AD47E5"/>
    <w:rsid w:val="00AD49A3"/>
    <w:rsid w:val="00AE0C5B"/>
    <w:rsid w:val="00AE5699"/>
    <w:rsid w:val="00AE617D"/>
    <w:rsid w:val="00AE6921"/>
    <w:rsid w:val="00AE7565"/>
    <w:rsid w:val="00AE7B7E"/>
    <w:rsid w:val="00AE7D5D"/>
    <w:rsid w:val="00AF0BEE"/>
    <w:rsid w:val="00AF5D3F"/>
    <w:rsid w:val="00AF75FC"/>
    <w:rsid w:val="00AF796C"/>
    <w:rsid w:val="00B053CB"/>
    <w:rsid w:val="00B11CB8"/>
    <w:rsid w:val="00B153DC"/>
    <w:rsid w:val="00B16007"/>
    <w:rsid w:val="00B16614"/>
    <w:rsid w:val="00B2025D"/>
    <w:rsid w:val="00B23B64"/>
    <w:rsid w:val="00B267AF"/>
    <w:rsid w:val="00B26BCE"/>
    <w:rsid w:val="00B3201E"/>
    <w:rsid w:val="00B32271"/>
    <w:rsid w:val="00B33B03"/>
    <w:rsid w:val="00B33E31"/>
    <w:rsid w:val="00B40B9C"/>
    <w:rsid w:val="00B41566"/>
    <w:rsid w:val="00B4558E"/>
    <w:rsid w:val="00B46266"/>
    <w:rsid w:val="00B52460"/>
    <w:rsid w:val="00B52BBB"/>
    <w:rsid w:val="00B54BBD"/>
    <w:rsid w:val="00B60BDE"/>
    <w:rsid w:val="00B62A24"/>
    <w:rsid w:val="00B66750"/>
    <w:rsid w:val="00B66962"/>
    <w:rsid w:val="00B67EB5"/>
    <w:rsid w:val="00B85782"/>
    <w:rsid w:val="00B876FA"/>
    <w:rsid w:val="00B936E7"/>
    <w:rsid w:val="00B95929"/>
    <w:rsid w:val="00B96E76"/>
    <w:rsid w:val="00B97579"/>
    <w:rsid w:val="00BA137F"/>
    <w:rsid w:val="00BA43FA"/>
    <w:rsid w:val="00BA4623"/>
    <w:rsid w:val="00BA4FFE"/>
    <w:rsid w:val="00BB0D87"/>
    <w:rsid w:val="00BB493E"/>
    <w:rsid w:val="00BC5384"/>
    <w:rsid w:val="00BC75C3"/>
    <w:rsid w:val="00BD20A8"/>
    <w:rsid w:val="00BE2AC0"/>
    <w:rsid w:val="00BE7DC7"/>
    <w:rsid w:val="00BF2BD8"/>
    <w:rsid w:val="00C06B29"/>
    <w:rsid w:val="00C107AC"/>
    <w:rsid w:val="00C13D47"/>
    <w:rsid w:val="00C14519"/>
    <w:rsid w:val="00C24FC3"/>
    <w:rsid w:val="00C316BC"/>
    <w:rsid w:val="00C328A7"/>
    <w:rsid w:val="00C35160"/>
    <w:rsid w:val="00C35760"/>
    <w:rsid w:val="00C35B54"/>
    <w:rsid w:val="00C4642D"/>
    <w:rsid w:val="00C46611"/>
    <w:rsid w:val="00C4667B"/>
    <w:rsid w:val="00C55230"/>
    <w:rsid w:val="00C65D35"/>
    <w:rsid w:val="00C76AD6"/>
    <w:rsid w:val="00C81F67"/>
    <w:rsid w:val="00C828B1"/>
    <w:rsid w:val="00C924F4"/>
    <w:rsid w:val="00C93F58"/>
    <w:rsid w:val="00CA08B7"/>
    <w:rsid w:val="00CA1E7A"/>
    <w:rsid w:val="00CA1F7D"/>
    <w:rsid w:val="00CA3687"/>
    <w:rsid w:val="00CA4274"/>
    <w:rsid w:val="00CA6BD1"/>
    <w:rsid w:val="00CA730F"/>
    <w:rsid w:val="00CB1595"/>
    <w:rsid w:val="00CB5DDC"/>
    <w:rsid w:val="00CB76A6"/>
    <w:rsid w:val="00CC075F"/>
    <w:rsid w:val="00CC1708"/>
    <w:rsid w:val="00CC311C"/>
    <w:rsid w:val="00CC4C3E"/>
    <w:rsid w:val="00CD2E3B"/>
    <w:rsid w:val="00CD6E6D"/>
    <w:rsid w:val="00CE1EF7"/>
    <w:rsid w:val="00CE2B46"/>
    <w:rsid w:val="00CF058F"/>
    <w:rsid w:val="00CF097E"/>
    <w:rsid w:val="00CF3B57"/>
    <w:rsid w:val="00CF6641"/>
    <w:rsid w:val="00D001C6"/>
    <w:rsid w:val="00D02E5C"/>
    <w:rsid w:val="00D02EB8"/>
    <w:rsid w:val="00D03699"/>
    <w:rsid w:val="00D073D7"/>
    <w:rsid w:val="00D07E13"/>
    <w:rsid w:val="00D13B78"/>
    <w:rsid w:val="00D15CBB"/>
    <w:rsid w:val="00D160AC"/>
    <w:rsid w:val="00D24F2C"/>
    <w:rsid w:val="00D2526F"/>
    <w:rsid w:val="00D30347"/>
    <w:rsid w:val="00D305D2"/>
    <w:rsid w:val="00D31108"/>
    <w:rsid w:val="00D3366A"/>
    <w:rsid w:val="00D3486D"/>
    <w:rsid w:val="00D43E72"/>
    <w:rsid w:val="00D513EE"/>
    <w:rsid w:val="00D538D5"/>
    <w:rsid w:val="00D60025"/>
    <w:rsid w:val="00D60F8D"/>
    <w:rsid w:val="00D654A6"/>
    <w:rsid w:val="00D66A13"/>
    <w:rsid w:val="00D71035"/>
    <w:rsid w:val="00D72BAD"/>
    <w:rsid w:val="00D7334C"/>
    <w:rsid w:val="00D74FD0"/>
    <w:rsid w:val="00D75C11"/>
    <w:rsid w:val="00D776DD"/>
    <w:rsid w:val="00D83D03"/>
    <w:rsid w:val="00D93314"/>
    <w:rsid w:val="00D9447A"/>
    <w:rsid w:val="00DB12DD"/>
    <w:rsid w:val="00DB27C1"/>
    <w:rsid w:val="00DB6D23"/>
    <w:rsid w:val="00DC15FC"/>
    <w:rsid w:val="00DC3389"/>
    <w:rsid w:val="00DD3C89"/>
    <w:rsid w:val="00DD70FF"/>
    <w:rsid w:val="00DE47EC"/>
    <w:rsid w:val="00DE5132"/>
    <w:rsid w:val="00DF1F7E"/>
    <w:rsid w:val="00DF3DF4"/>
    <w:rsid w:val="00DF5E6B"/>
    <w:rsid w:val="00E02B40"/>
    <w:rsid w:val="00E06A3F"/>
    <w:rsid w:val="00E076C5"/>
    <w:rsid w:val="00E1386C"/>
    <w:rsid w:val="00E22F44"/>
    <w:rsid w:val="00E246C8"/>
    <w:rsid w:val="00E256EB"/>
    <w:rsid w:val="00E2687F"/>
    <w:rsid w:val="00E27EEE"/>
    <w:rsid w:val="00E32217"/>
    <w:rsid w:val="00E358A9"/>
    <w:rsid w:val="00E36667"/>
    <w:rsid w:val="00E40F5C"/>
    <w:rsid w:val="00E474F1"/>
    <w:rsid w:val="00E501EF"/>
    <w:rsid w:val="00E51751"/>
    <w:rsid w:val="00E55815"/>
    <w:rsid w:val="00E57B6A"/>
    <w:rsid w:val="00E60BED"/>
    <w:rsid w:val="00E625F0"/>
    <w:rsid w:val="00E62F68"/>
    <w:rsid w:val="00E64C42"/>
    <w:rsid w:val="00E667D9"/>
    <w:rsid w:val="00E72942"/>
    <w:rsid w:val="00E72DC9"/>
    <w:rsid w:val="00E72FD6"/>
    <w:rsid w:val="00E751FF"/>
    <w:rsid w:val="00E903D2"/>
    <w:rsid w:val="00E93646"/>
    <w:rsid w:val="00E94EF1"/>
    <w:rsid w:val="00E95F52"/>
    <w:rsid w:val="00E970C1"/>
    <w:rsid w:val="00EA2CB0"/>
    <w:rsid w:val="00EA3D4E"/>
    <w:rsid w:val="00EA680E"/>
    <w:rsid w:val="00EB4BE6"/>
    <w:rsid w:val="00EB5A63"/>
    <w:rsid w:val="00EB5F7D"/>
    <w:rsid w:val="00EB6049"/>
    <w:rsid w:val="00ED01A1"/>
    <w:rsid w:val="00ED1523"/>
    <w:rsid w:val="00ED7259"/>
    <w:rsid w:val="00ED7FDD"/>
    <w:rsid w:val="00EE117A"/>
    <w:rsid w:val="00EE34A5"/>
    <w:rsid w:val="00EE3674"/>
    <w:rsid w:val="00EE4AB1"/>
    <w:rsid w:val="00EE54B7"/>
    <w:rsid w:val="00EF63AB"/>
    <w:rsid w:val="00F033C8"/>
    <w:rsid w:val="00F035EC"/>
    <w:rsid w:val="00F10351"/>
    <w:rsid w:val="00F13B1C"/>
    <w:rsid w:val="00F14635"/>
    <w:rsid w:val="00F1673B"/>
    <w:rsid w:val="00F21087"/>
    <w:rsid w:val="00F2222E"/>
    <w:rsid w:val="00F23F5F"/>
    <w:rsid w:val="00F32AC6"/>
    <w:rsid w:val="00F4041E"/>
    <w:rsid w:val="00F445BE"/>
    <w:rsid w:val="00F46083"/>
    <w:rsid w:val="00F63F18"/>
    <w:rsid w:val="00F70D0F"/>
    <w:rsid w:val="00F7386A"/>
    <w:rsid w:val="00F7550B"/>
    <w:rsid w:val="00F75AEB"/>
    <w:rsid w:val="00F75EC0"/>
    <w:rsid w:val="00F83670"/>
    <w:rsid w:val="00F85273"/>
    <w:rsid w:val="00F8729A"/>
    <w:rsid w:val="00F96443"/>
    <w:rsid w:val="00F96B22"/>
    <w:rsid w:val="00FA5913"/>
    <w:rsid w:val="00FB2A3B"/>
    <w:rsid w:val="00FC1BD9"/>
    <w:rsid w:val="00FC2F72"/>
    <w:rsid w:val="00FC60C4"/>
    <w:rsid w:val="00FC7B11"/>
    <w:rsid w:val="00FD335B"/>
    <w:rsid w:val="00FE179E"/>
    <w:rsid w:val="00FE24D8"/>
    <w:rsid w:val="00FF0928"/>
    <w:rsid w:val="00FF2178"/>
    <w:rsid w:val="00FF2252"/>
    <w:rsid w:val="00FF3800"/>
    <w:rsid w:val="00FF495D"/>
    <w:rsid w:val="00FF63DA"/>
    <w:rsid w:val="02A52D3C"/>
    <w:rsid w:val="03D7E2F4"/>
    <w:rsid w:val="09FB64A3"/>
    <w:rsid w:val="0A3E362E"/>
    <w:rsid w:val="0EBB885B"/>
    <w:rsid w:val="0F1F4D7B"/>
    <w:rsid w:val="0F7E9F57"/>
    <w:rsid w:val="0FF712C8"/>
    <w:rsid w:val="147D94B8"/>
    <w:rsid w:val="14EEA582"/>
    <w:rsid w:val="177C868B"/>
    <w:rsid w:val="17DCE11C"/>
    <w:rsid w:val="17EC6193"/>
    <w:rsid w:val="195C2CD0"/>
    <w:rsid w:val="19DF0B61"/>
    <w:rsid w:val="1AFEE5CD"/>
    <w:rsid w:val="1BBCF847"/>
    <w:rsid w:val="1BFE49D8"/>
    <w:rsid w:val="1E3FA404"/>
    <w:rsid w:val="1E7FBD03"/>
    <w:rsid w:val="1E9EAAB4"/>
    <w:rsid w:val="1EEFEC32"/>
    <w:rsid w:val="1EFB5573"/>
    <w:rsid w:val="1EFFD19B"/>
    <w:rsid w:val="1F52B98E"/>
    <w:rsid w:val="1F7AAB25"/>
    <w:rsid w:val="1FC533ED"/>
    <w:rsid w:val="1FD6DAA7"/>
    <w:rsid w:val="1FDFFE4F"/>
    <w:rsid w:val="1FF97A1D"/>
    <w:rsid w:val="1FFC7578"/>
    <w:rsid w:val="1FFF06F6"/>
    <w:rsid w:val="247FFCE5"/>
    <w:rsid w:val="2645CE6C"/>
    <w:rsid w:val="2943B81B"/>
    <w:rsid w:val="29EF5E64"/>
    <w:rsid w:val="2AF3A097"/>
    <w:rsid w:val="2B777627"/>
    <w:rsid w:val="2C3B4CEC"/>
    <w:rsid w:val="2DFFE43C"/>
    <w:rsid w:val="2E9C23D7"/>
    <w:rsid w:val="2EEB9BA5"/>
    <w:rsid w:val="2F5F2DA6"/>
    <w:rsid w:val="2FFFD547"/>
    <w:rsid w:val="31E40DC5"/>
    <w:rsid w:val="31EABC38"/>
    <w:rsid w:val="33FD301A"/>
    <w:rsid w:val="355F26FE"/>
    <w:rsid w:val="369FC956"/>
    <w:rsid w:val="36AD6A0B"/>
    <w:rsid w:val="36BC69EC"/>
    <w:rsid w:val="3777DDE9"/>
    <w:rsid w:val="37BA1179"/>
    <w:rsid w:val="37DB4B5E"/>
    <w:rsid w:val="37DB8DFE"/>
    <w:rsid w:val="37FB5E32"/>
    <w:rsid w:val="37FB63D5"/>
    <w:rsid w:val="37FD032F"/>
    <w:rsid w:val="37FFC91B"/>
    <w:rsid w:val="3A338BB9"/>
    <w:rsid w:val="3B7798DA"/>
    <w:rsid w:val="3BBFECF4"/>
    <w:rsid w:val="3BDF2B66"/>
    <w:rsid w:val="3BEFB6C4"/>
    <w:rsid w:val="3BFE2B4E"/>
    <w:rsid w:val="3BFEAAFA"/>
    <w:rsid w:val="3BFEC347"/>
    <w:rsid w:val="3D77199B"/>
    <w:rsid w:val="3DB7DDB3"/>
    <w:rsid w:val="3DE66086"/>
    <w:rsid w:val="3DEF0AD1"/>
    <w:rsid w:val="3E375438"/>
    <w:rsid w:val="3E6FF707"/>
    <w:rsid w:val="3ECBD1AB"/>
    <w:rsid w:val="3EFFDA6C"/>
    <w:rsid w:val="3F3F6A7C"/>
    <w:rsid w:val="3F3F750F"/>
    <w:rsid w:val="3F63CEBE"/>
    <w:rsid w:val="3F75E646"/>
    <w:rsid w:val="3FB4BD97"/>
    <w:rsid w:val="3FBFD164"/>
    <w:rsid w:val="3FC7FD37"/>
    <w:rsid w:val="3FE983F5"/>
    <w:rsid w:val="3FEBC9EE"/>
    <w:rsid w:val="3FFB694C"/>
    <w:rsid w:val="3FFBAF65"/>
    <w:rsid w:val="3FFBDA65"/>
    <w:rsid w:val="3FFCDC50"/>
    <w:rsid w:val="3FFD906E"/>
    <w:rsid w:val="3FFDF03D"/>
    <w:rsid w:val="3FFF90F6"/>
    <w:rsid w:val="41C9EBF4"/>
    <w:rsid w:val="43AE2E61"/>
    <w:rsid w:val="45F77BD9"/>
    <w:rsid w:val="461769E9"/>
    <w:rsid w:val="4B1F46D5"/>
    <w:rsid w:val="4CF3CE29"/>
    <w:rsid w:val="4D2B3379"/>
    <w:rsid w:val="4DC243B5"/>
    <w:rsid w:val="4E3D6CB5"/>
    <w:rsid w:val="4E592053"/>
    <w:rsid w:val="4FB16FBA"/>
    <w:rsid w:val="4FB31DE2"/>
    <w:rsid w:val="4FEBA54C"/>
    <w:rsid w:val="4FF7BADE"/>
    <w:rsid w:val="4FFF1606"/>
    <w:rsid w:val="5336F198"/>
    <w:rsid w:val="53EB0739"/>
    <w:rsid w:val="563E7037"/>
    <w:rsid w:val="56FDA5EF"/>
    <w:rsid w:val="57DDD70F"/>
    <w:rsid w:val="57F9EC17"/>
    <w:rsid w:val="57FF7598"/>
    <w:rsid w:val="5A7ACA21"/>
    <w:rsid w:val="5AD55A43"/>
    <w:rsid w:val="5AFBE1A9"/>
    <w:rsid w:val="5BEF6EA6"/>
    <w:rsid w:val="5BFC0579"/>
    <w:rsid w:val="5BFFFD8C"/>
    <w:rsid w:val="5CBF4630"/>
    <w:rsid w:val="5CFB7EAC"/>
    <w:rsid w:val="5D5D87F9"/>
    <w:rsid w:val="5D70A317"/>
    <w:rsid w:val="5D761ADA"/>
    <w:rsid w:val="5DCE4C60"/>
    <w:rsid w:val="5DF66F1D"/>
    <w:rsid w:val="5DF78696"/>
    <w:rsid w:val="5DFB6659"/>
    <w:rsid w:val="5DFFDB4E"/>
    <w:rsid w:val="5E1BB82C"/>
    <w:rsid w:val="5EAB7BBA"/>
    <w:rsid w:val="5EDF6EE8"/>
    <w:rsid w:val="5EDF8C1F"/>
    <w:rsid w:val="5EDFFC59"/>
    <w:rsid w:val="5EF7454F"/>
    <w:rsid w:val="5EFE40FE"/>
    <w:rsid w:val="5F6F4372"/>
    <w:rsid w:val="5F70CD77"/>
    <w:rsid w:val="5F73ACAF"/>
    <w:rsid w:val="5F7BB660"/>
    <w:rsid w:val="5F7BDD66"/>
    <w:rsid w:val="5F9F7389"/>
    <w:rsid w:val="5FB3AF4E"/>
    <w:rsid w:val="5FCFDBE6"/>
    <w:rsid w:val="5FDD11D3"/>
    <w:rsid w:val="5FDE18A5"/>
    <w:rsid w:val="5FEA468B"/>
    <w:rsid w:val="5FF62AB9"/>
    <w:rsid w:val="5FFBB832"/>
    <w:rsid w:val="5FFCADD0"/>
    <w:rsid w:val="5FFD0340"/>
    <w:rsid w:val="5FFF0FC5"/>
    <w:rsid w:val="5FFF1772"/>
    <w:rsid w:val="5FFF58C2"/>
    <w:rsid w:val="5FFFDD4A"/>
    <w:rsid w:val="62FF61E5"/>
    <w:rsid w:val="6333DF6F"/>
    <w:rsid w:val="63F62459"/>
    <w:rsid w:val="64778263"/>
    <w:rsid w:val="677D079A"/>
    <w:rsid w:val="67B72E4F"/>
    <w:rsid w:val="67BF1DF6"/>
    <w:rsid w:val="68FFB86A"/>
    <w:rsid w:val="6B8B134E"/>
    <w:rsid w:val="6BAE436F"/>
    <w:rsid w:val="6BDB000F"/>
    <w:rsid w:val="6BDEAAA5"/>
    <w:rsid w:val="6BEF437E"/>
    <w:rsid w:val="6BFB5A16"/>
    <w:rsid w:val="6BFF1B9F"/>
    <w:rsid w:val="6BFFE6B7"/>
    <w:rsid w:val="6C7DB6FB"/>
    <w:rsid w:val="6D2B8208"/>
    <w:rsid w:val="6DB74796"/>
    <w:rsid w:val="6DEFC4A2"/>
    <w:rsid w:val="6DFB3ECD"/>
    <w:rsid w:val="6DFB959D"/>
    <w:rsid w:val="6E27A3D6"/>
    <w:rsid w:val="6E759E85"/>
    <w:rsid w:val="6EFCFFBF"/>
    <w:rsid w:val="6EFE5F59"/>
    <w:rsid w:val="6F571AFF"/>
    <w:rsid w:val="6F6739D5"/>
    <w:rsid w:val="6F9BF238"/>
    <w:rsid w:val="6FBFCB26"/>
    <w:rsid w:val="6FCF2612"/>
    <w:rsid w:val="6FDF4853"/>
    <w:rsid w:val="6FEE95EA"/>
    <w:rsid w:val="6FFB7A97"/>
    <w:rsid w:val="6FFBB188"/>
    <w:rsid w:val="6FFE456E"/>
    <w:rsid w:val="6FFF0D63"/>
    <w:rsid w:val="706F39E5"/>
    <w:rsid w:val="7326441F"/>
    <w:rsid w:val="73EFE1B6"/>
    <w:rsid w:val="73F7EA14"/>
    <w:rsid w:val="7495A4B7"/>
    <w:rsid w:val="74FFA25F"/>
    <w:rsid w:val="75BF2B21"/>
    <w:rsid w:val="75D26489"/>
    <w:rsid w:val="75DD423A"/>
    <w:rsid w:val="75E903F5"/>
    <w:rsid w:val="7674CBA3"/>
    <w:rsid w:val="76E5B21B"/>
    <w:rsid w:val="76FEE760"/>
    <w:rsid w:val="76FFAFA4"/>
    <w:rsid w:val="76FFB1CD"/>
    <w:rsid w:val="773FEF24"/>
    <w:rsid w:val="7797F6AA"/>
    <w:rsid w:val="779ECBAB"/>
    <w:rsid w:val="77AED3BA"/>
    <w:rsid w:val="77B31B9B"/>
    <w:rsid w:val="77B69C60"/>
    <w:rsid w:val="77D2B0F3"/>
    <w:rsid w:val="77D9018F"/>
    <w:rsid w:val="77F33731"/>
    <w:rsid w:val="77F71FD9"/>
    <w:rsid w:val="77F93E48"/>
    <w:rsid w:val="77FAB7E2"/>
    <w:rsid w:val="77FD1BEC"/>
    <w:rsid w:val="77FDA77C"/>
    <w:rsid w:val="77FFD16B"/>
    <w:rsid w:val="77FFD565"/>
    <w:rsid w:val="79FD9DEA"/>
    <w:rsid w:val="79FFDEAD"/>
    <w:rsid w:val="7A7E3CE2"/>
    <w:rsid w:val="7AE23E13"/>
    <w:rsid w:val="7AEE7C2A"/>
    <w:rsid w:val="7AEFA709"/>
    <w:rsid w:val="7B1E0986"/>
    <w:rsid w:val="7B57849C"/>
    <w:rsid w:val="7B65DBFB"/>
    <w:rsid w:val="7B6787F6"/>
    <w:rsid w:val="7B6E7A9B"/>
    <w:rsid w:val="7B7F2AC3"/>
    <w:rsid w:val="7B7F8741"/>
    <w:rsid w:val="7BBB0B33"/>
    <w:rsid w:val="7BBFF756"/>
    <w:rsid w:val="7BD748B1"/>
    <w:rsid w:val="7BD75799"/>
    <w:rsid w:val="7BDFC51A"/>
    <w:rsid w:val="7BEDEC64"/>
    <w:rsid w:val="7BEF4DD9"/>
    <w:rsid w:val="7BF149C8"/>
    <w:rsid w:val="7BF17915"/>
    <w:rsid w:val="7BF282A6"/>
    <w:rsid w:val="7BF557AA"/>
    <w:rsid w:val="7BF792BA"/>
    <w:rsid w:val="7C7C0512"/>
    <w:rsid w:val="7C7C0BDF"/>
    <w:rsid w:val="7C7DC7C9"/>
    <w:rsid w:val="7C9FC530"/>
    <w:rsid w:val="7CDE858A"/>
    <w:rsid w:val="7CDF27DC"/>
    <w:rsid w:val="7CF6FA52"/>
    <w:rsid w:val="7CFE0301"/>
    <w:rsid w:val="7CFF9894"/>
    <w:rsid w:val="7CFFDE48"/>
    <w:rsid w:val="7D6FCFDC"/>
    <w:rsid w:val="7D7C9AE5"/>
    <w:rsid w:val="7D7DA742"/>
    <w:rsid w:val="7D8955C6"/>
    <w:rsid w:val="7D8F2E62"/>
    <w:rsid w:val="7DBFDE89"/>
    <w:rsid w:val="7DD720DA"/>
    <w:rsid w:val="7DDD7CC0"/>
    <w:rsid w:val="7DEB7E98"/>
    <w:rsid w:val="7DECAF17"/>
    <w:rsid w:val="7DEFA846"/>
    <w:rsid w:val="7DFE1E0C"/>
    <w:rsid w:val="7E2E9F39"/>
    <w:rsid w:val="7E599A4C"/>
    <w:rsid w:val="7E7CC0AE"/>
    <w:rsid w:val="7E7F5652"/>
    <w:rsid w:val="7E97DDFA"/>
    <w:rsid w:val="7E9F333F"/>
    <w:rsid w:val="7E9FE822"/>
    <w:rsid w:val="7EBD990A"/>
    <w:rsid w:val="7ECFCF05"/>
    <w:rsid w:val="7EDF745C"/>
    <w:rsid w:val="7EE7DCC4"/>
    <w:rsid w:val="7EEF7927"/>
    <w:rsid w:val="7EF25AC5"/>
    <w:rsid w:val="7EF5B6B9"/>
    <w:rsid w:val="7EFEB695"/>
    <w:rsid w:val="7F1F42E9"/>
    <w:rsid w:val="7F1F501F"/>
    <w:rsid w:val="7F290870"/>
    <w:rsid w:val="7F2BE32F"/>
    <w:rsid w:val="7F2CAEC6"/>
    <w:rsid w:val="7F3E58AA"/>
    <w:rsid w:val="7F4F4E48"/>
    <w:rsid w:val="7F5B0F5E"/>
    <w:rsid w:val="7F5EAC2A"/>
    <w:rsid w:val="7F6C63F3"/>
    <w:rsid w:val="7F6E9E81"/>
    <w:rsid w:val="7F75D6BC"/>
    <w:rsid w:val="7F7FC26B"/>
    <w:rsid w:val="7F8F2CD0"/>
    <w:rsid w:val="7F9F68C9"/>
    <w:rsid w:val="7FB1B846"/>
    <w:rsid w:val="7FBB2DA3"/>
    <w:rsid w:val="7FBBA078"/>
    <w:rsid w:val="7FBC82BF"/>
    <w:rsid w:val="7FBED726"/>
    <w:rsid w:val="7FBF21D5"/>
    <w:rsid w:val="7FC7A488"/>
    <w:rsid w:val="7FD5F5BD"/>
    <w:rsid w:val="7FEA39A7"/>
    <w:rsid w:val="7FF003A0"/>
    <w:rsid w:val="7FF74617"/>
    <w:rsid w:val="7FF96433"/>
    <w:rsid w:val="7FFA1E50"/>
    <w:rsid w:val="7FFAFEED"/>
    <w:rsid w:val="7FFBF547"/>
    <w:rsid w:val="7FFDB57C"/>
    <w:rsid w:val="7FFDCA19"/>
    <w:rsid w:val="7FFE30F2"/>
    <w:rsid w:val="7FFE665C"/>
    <w:rsid w:val="7FFE7744"/>
    <w:rsid w:val="7FFFFC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ECF67"/>
  <w15:docId w15:val="{5379D2A0-DAA5-402F-9936-311F87137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annotation text"/>
    <w:basedOn w:val="a"/>
    <w:link w:val="a5"/>
    <w:uiPriority w:val="99"/>
    <w:unhideWhenUsed/>
    <w:pPr>
      <w:jc w:val="left"/>
    </w:pPr>
  </w:style>
  <w:style w:type="paragraph" w:styleId="a6">
    <w:name w:val="Balloon Text"/>
    <w:basedOn w:val="a"/>
    <w:link w:val="a7"/>
    <w:uiPriority w:val="99"/>
    <w:semiHidden/>
    <w:unhideWhenUsed/>
    <w:rPr>
      <w:sz w:val="18"/>
      <w:szCs w:val="18"/>
    </w:rPr>
  </w:style>
  <w:style w:type="paragraph" w:styleId="a8">
    <w:name w:val="footer"/>
    <w:basedOn w:val="a"/>
    <w:link w:val="a9"/>
    <w:uiPriority w:val="99"/>
    <w:unhideWhenUsed/>
    <w:pPr>
      <w:tabs>
        <w:tab w:val="center" w:pos="4153"/>
        <w:tab w:val="right" w:pos="8306"/>
      </w:tabs>
      <w:snapToGrid w:val="0"/>
      <w:jc w:val="left"/>
    </w:pPr>
    <w:rPr>
      <w:sz w:val="18"/>
      <w:szCs w:val="18"/>
    </w:rPr>
  </w:style>
  <w:style w:type="paragraph" w:styleId="aa">
    <w:name w:val="header"/>
    <w:basedOn w:val="a"/>
    <w:link w:val="ab"/>
    <w:uiPriority w:val="99"/>
    <w:unhideWhenUsed/>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uiPriority w:val="99"/>
    <w:semiHidden/>
    <w:unhideWhenUsed/>
    <w:qFormat/>
    <w:rPr>
      <w:b/>
      <w:bCs/>
    </w:rPr>
  </w:style>
  <w:style w:type="table" w:styleId="ae">
    <w:name w:val="Table Grid"/>
    <w:basedOn w:val="a1"/>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rPr>
      <w:color w:val="0563C1" w:themeColor="hyperlink"/>
      <w:u w:val="single"/>
    </w:rPr>
  </w:style>
  <w:style w:type="character" w:styleId="af0">
    <w:name w:val="annotation reference"/>
    <w:basedOn w:val="a0"/>
    <w:uiPriority w:val="99"/>
    <w:semiHidden/>
    <w:unhideWhenUsed/>
    <w:rPr>
      <w:sz w:val="21"/>
      <w:szCs w:val="21"/>
    </w:rPr>
  </w:style>
  <w:style w:type="character" w:styleId="af1">
    <w:name w:val="Placeholder Text"/>
    <w:basedOn w:val="a0"/>
    <w:uiPriority w:val="99"/>
    <w:semiHidden/>
    <w:qFormat/>
    <w:rPr>
      <w:color w:val="808080"/>
    </w:rPr>
  </w:style>
  <w:style w:type="paragraph" w:customStyle="1" w:styleId="1">
    <w:name w:val="修订1"/>
    <w:hidden/>
    <w:uiPriority w:val="99"/>
    <w:unhideWhenUsed/>
    <w:qFormat/>
    <w:rPr>
      <w:rFonts w:asciiTheme="minorHAnsi" w:eastAsiaTheme="minorEastAsia" w:hAnsiTheme="minorHAnsi" w:cstheme="minorBidi"/>
      <w:kern w:val="2"/>
      <w:sz w:val="21"/>
      <w:szCs w:val="22"/>
    </w:rPr>
  </w:style>
  <w:style w:type="character" w:customStyle="1" w:styleId="a5">
    <w:name w:val="批注文字 字符"/>
    <w:basedOn w:val="a0"/>
    <w:link w:val="a4"/>
    <w:uiPriority w:val="99"/>
    <w:qFormat/>
    <w:rPr>
      <w:rFonts w:asciiTheme="minorHAnsi" w:eastAsiaTheme="minorEastAsia" w:hAnsiTheme="minorHAnsi" w:cstheme="minorBidi"/>
      <w:kern w:val="2"/>
      <w:sz w:val="21"/>
      <w:szCs w:val="22"/>
    </w:rPr>
  </w:style>
  <w:style w:type="character" w:customStyle="1" w:styleId="ad">
    <w:name w:val="批注主题 字符"/>
    <w:basedOn w:val="a5"/>
    <w:link w:val="ac"/>
    <w:uiPriority w:val="99"/>
    <w:semiHidden/>
    <w:qFormat/>
    <w:rPr>
      <w:rFonts w:asciiTheme="minorHAnsi" w:eastAsiaTheme="minorEastAsia" w:hAnsiTheme="minorHAnsi" w:cstheme="minorBidi"/>
      <w:b/>
      <w:bCs/>
      <w:kern w:val="2"/>
      <w:sz w:val="21"/>
      <w:szCs w:val="22"/>
    </w:rPr>
  </w:style>
  <w:style w:type="character" w:customStyle="1" w:styleId="a7">
    <w:name w:val="批注框文本 字符"/>
    <w:basedOn w:val="a0"/>
    <w:link w:val="a6"/>
    <w:uiPriority w:val="99"/>
    <w:semiHidden/>
    <w:rPr>
      <w:rFonts w:asciiTheme="minorHAnsi" w:eastAsiaTheme="minorEastAsia" w:hAnsiTheme="minorHAnsi" w:cstheme="minorBidi"/>
      <w:kern w:val="2"/>
      <w:sz w:val="18"/>
      <w:szCs w:val="18"/>
    </w:rPr>
  </w:style>
  <w:style w:type="character" w:customStyle="1" w:styleId="10">
    <w:name w:val="未处理的提及1"/>
    <w:basedOn w:val="a0"/>
    <w:uiPriority w:val="99"/>
    <w:semiHidden/>
    <w:unhideWhenUsed/>
    <w:qFormat/>
    <w:rPr>
      <w:color w:val="605E5C"/>
      <w:shd w:val="clear" w:color="auto" w:fill="E1DFDD"/>
    </w:rPr>
  </w:style>
  <w:style w:type="character" w:customStyle="1" w:styleId="ab">
    <w:name w:val="页眉 字符"/>
    <w:basedOn w:val="a0"/>
    <w:link w:val="aa"/>
    <w:uiPriority w:val="99"/>
    <w:rPr>
      <w:rFonts w:asciiTheme="minorHAnsi" w:eastAsiaTheme="minorEastAsia" w:hAnsiTheme="minorHAnsi" w:cstheme="minorBidi"/>
      <w:kern w:val="2"/>
      <w:sz w:val="18"/>
      <w:szCs w:val="18"/>
    </w:rPr>
  </w:style>
  <w:style w:type="character" w:customStyle="1" w:styleId="a9">
    <w:name w:val="页脚 字符"/>
    <w:basedOn w:val="a0"/>
    <w:link w:val="a8"/>
    <w:uiPriority w:val="99"/>
    <w:rPr>
      <w:rFonts w:asciiTheme="minorHAnsi" w:eastAsiaTheme="minorEastAsia" w:hAnsiTheme="minorHAnsi" w:cstheme="minorBidi"/>
      <w:kern w:val="2"/>
      <w:sz w:val="18"/>
      <w:szCs w:val="18"/>
    </w:rPr>
  </w:style>
  <w:style w:type="paragraph" w:customStyle="1" w:styleId="Eq1">
    <w:name w:val="Eq1"/>
    <w:basedOn w:val="a"/>
    <w:link w:val="Eq10"/>
    <w:rsid w:val="007F7921"/>
    <w:pPr>
      <w:spacing w:afterLines="50" w:after="156"/>
    </w:pPr>
    <w:rPr>
      <w:rFonts w:ascii="Cambria Math" w:eastAsia="Times New Roman" w:hAnsi="Cambria Math" w:cs="宋体"/>
    </w:rPr>
  </w:style>
  <w:style w:type="character" w:customStyle="1" w:styleId="Eq10">
    <w:name w:val="Eq1 字符"/>
    <w:basedOn w:val="a0"/>
    <w:link w:val="Eq1"/>
    <w:rsid w:val="007F7921"/>
    <w:rPr>
      <w:rFonts w:ascii="Cambria Math" w:eastAsia="Times New Roman" w:hAnsi="Cambria Math" w:cs="宋体"/>
      <w:kern w:val="2"/>
      <w:sz w:val="21"/>
      <w:szCs w:val="22"/>
    </w:rPr>
  </w:style>
  <w:style w:type="paragraph" w:styleId="af2">
    <w:name w:val="Revision"/>
    <w:hidden/>
    <w:uiPriority w:val="99"/>
    <w:semiHidden/>
    <w:rsid w:val="00254667"/>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043930">
      <w:bodyDiv w:val="1"/>
      <w:marLeft w:val="0"/>
      <w:marRight w:val="0"/>
      <w:marTop w:val="0"/>
      <w:marBottom w:val="0"/>
      <w:divBdr>
        <w:top w:val="none" w:sz="0" w:space="0" w:color="auto"/>
        <w:left w:val="none" w:sz="0" w:space="0" w:color="auto"/>
        <w:bottom w:val="none" w:sz="0" w:space="0" w:color="auto"/>
        <w:right w:val="none" w:sz="0" w:space="0" w:color="auto"/>
      </w:divBdr>
    </w:div>
    <w:div w:id="1494056797">
      <w:bodyDiv w:val="1"/>
      <w:marLeft w:val="0"/>
      <w:marRight w:val="0"/>
      <w:marTop w:val="0"/>
      <w:marBottom w:val="0"/>
      <w:divBdr>
        <w:top w:val="none" w:sz="0" w:space="0" w:color="auto"/>
        <w:left w:val="none" w:sz="0" w:space="0" w:color="auto"/>
        <w:bottom w:val="none" w:sz="0" w:space="0" w:color="auto"/>
        <w:right w:val="none" w:sz="0" w:space="0" w:color="auto"/>
      </w:divBdr>
      <w:divsChild>
        <w:div w:id="16340213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1527016">
              <w:marLeft w:val="0"/>
              <w:marRight w:val="0"/>
              <w:marTop w:val="0"/>
              <w:marBottom w:val="0"/>
              <w:divBdr>
                <w:top w:val="none" w:sz="0" w:space="0" w:color="auto"/>
                <w:left w:val="none" w:sz="0" w:space="0" w:color="auto"/>
                <w:bottom w:val="none" w:sz="0" w:space="0" w:color="auto"/>
                <w:right w:val="none" w:sz="0" w:space="0" w:color="auto"/>
              </w:divBdr>
            </w:div>
          </w:divsChild>
        </w:div>
        <w:div w:id="803617788">
          <w:marLeft w:val="0"/>
          <w:marRight w:val="0"/>
          <w:marTop w:val="0"/>
          <w:marBottom w:val="0"/>
          <w:divBdr>
            <w:top w:val="none" w:sz="0" w:space="0" w:color="auto"/>
            <w:left w:val="none" w:sz="0" w:space="0" w:color="auto"/>
            <w:bottom w:val="none" w:sz="0" w:space="0" w:color="auto"/>
            <w:right w:val="none" w:sz="0" w:space="0" w:color="auto"/>
          </w:divBdr>
        </w:div>
      </w:divsChild>
    </w:div>
    <w:div w:id="17078720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3A2CA2-4851-419E-AF3D-8D85CFCE7D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3263</Words>
  <Characters>18601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USTC</dc:creator>
  <cp:lastModifiedBy>USTC</cp:lastModifiedBy>
  <cp:revision>2</cp:revision>
  <dcterms:created xsi:type="dcterms:W3CDTF">2026-04-07T02:29:00Z</dcterms:created>
  <dcterms:modified xsi:type="dcterms:W3CDTF">2026-04-07T02:29:00Z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BFABD571C8794A0690A3EF5CFA8885C5_13</vt:lpwstr>
  </property>
</Properties>
</file>