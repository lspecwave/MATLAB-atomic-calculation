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1B4B" w:rsidRDefault="000A48AB">
      <w:pPr>
        <w:spacing w:afterLines="50" w:after="156"/>
        <w:rPr>
          <w:rFonts w:ascii="Times New Roman" w:hAnsi="Times New Roman" w:cs="Times New Roman"/>
          <w:color w:val="C00000"/>
        </w:rPr>
      </w:pPr>
      <w:r>
        <w:rPr>
          <w:rFonts w:ascii="Times New Roman" w:hAnsi="Times New Roman" w:cs="Times New Roman"/>
          <w:color w:val="C00000"/>
        </w:rPr>
        <w:t>#R1</w:t>
      </w:r>
    </w:p>
    <w:p w:rsidR="00681B4B" w:rsidRDefault="000A48AB">
      <w:pPr>
        <w:spacing w:afterLines="50" w:after="156"/>
        <w:rPr>
          <w:rFonts w:ascii="Times New Roman" w:hAnsi="Times New Roman" w:cs="Times New Roman"/>
        </w:rPr>
      </w:pPr>
      <w:r>
        <w:rPr>
          <w:rFonts w:ascii="Times New Roman" w:hAnsi="Times New Roman" w:cs="Times New Roman"/>
          <w:b/>
        </w:rPr>
        <w:t xml:space="preserve">Q1: </w:t>
      </w:r>
      <w:r>
        <w:rPr>
          <w:rFonts w:ascii="Times New Roman" w:hAnsi="Times New Roman" w:cs="Times New Roman"/>
        </w:rPr>
        <w:t xml:space="preserve">If the argument against vapor cell includes mm-thick walls for limiting short-range interactions below 100 </w:t>
      </w:r>
      <w:proofErr w:type="gramStart"/>
      <w:r>
        <w:rPr>
          <w:rFonts w:ascii="Times New Roman" w:hAnsi="Times New Roman" w:cs="Times New Roman"/>
        </w:rPr>
        <w:t>um</w:t>
      </w:r>
      <w:proofErr w:type="gramEnd"/>
      <w:r>
        <w:rPr>
          <w:rFonts w:ascii="Times New Roman" w:hAnsi="Times New Roman" w:cs="Times New Roman"/>
        </w:rPr>
        <w:t xml:space="preserve">, I am not understanding how cold-atom comagnetometers </w:t>
      </w:r>
      <w:proofErr w:type="spellStart"/>
      <w:r>
        <w:rPr>
          <w:rFonts w:ascii="Times New Roman" w:hAnsi="Times New Roman" w:cs="Times New Roman"/>
        </w:rPr>
        <w:t>over come</w:t>
      </w:r>
      <w:proofErr w:type="spellEnd"/>
      <w:r>
        <w:rPr>
          <w:rFonts w:ascii="Times New Roman" w:hAnsi="Times New Roman" w:cs="Times New Roman"/>
        </w:rPr>
        <w:t xml:space="preserve"> this range in part by not having ‘cell walls’---isn’t the cold-atom </w:t>
      </w:r>
      <w:r>
        <w:rPr>
          <w:rFonts w:ascii="Times New Roman" w:hAnsi="Times New Roman" w:cs="Times New Roman"/>
        </w:rPr>
        <w:t>comagnetometer contained within a vacuum chamber?</w:t>
      </w:r>
    </w:p>
    <w:p w:rsidR="00681B4B" w:rsidRDefault="000A48AB">
      <w:pPr>
        <w:spacing w:afterLines="50" w:after="156"/>
        <w:rPr>
          <w:ins w:id="0" w:author="berks" w:date="2026-04-08T17:31:00Z"/>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In searches for short-range interactions, the distance between the test mass and the sensing atoms must be modulated. In the vapor-cell approach, in order to vary the distance, the test mass is plac</w:t>
      </w:r>
      <w:r>
        <w:rPr>
          <w:rFonts w:ascii="Times New Roman" w:eastAsia="华文宋体" w:hAnsi="Times New Roman" w:cs="Times New Roman"/>
        </w:rPr>
        <w:t>ed outside the cell rather than being immersed in the atomic vapor. Consequently, the minimum achievable distance is limited by the cell wall thickness, typically on the millimeter scale. By contrast, in the cold-atom comagnetometer approach, both the test</w:t>
      </w:r>
      <w:r>
        <w:rPr>
          <w:rFonts w:ascii="Times New Roman" w:eastAsia="华文宋体" w:hAnsi="Times New Roman" w:cs="Times New Roman"/>
        </w:rPr>
        <w:t xml:space="preserve"> mass and the atoms can be placed inside the same vacuum chamber, with no walls or windows between </w:t>
      </w:r>
      <w:proofErr w:type="gramStart"/>
      <w:r>
        <w:rPr>
          <w:rFonts w:ascii="Times New Roman" w:eastAsia="华文宋体" w:hAnsi="Times New Roman" w:cs="Times New Roman"/>
        </w:rPr>
        <w:t>them.​</w:t>
      </w:r>
      <w:proofErr w:type="gramEnd"/>
      <w:r>
        <w:rPr>
          <w:rFonts w:ascii="Times New Roman" w:eastAsia="华文宋体" w:hAnsi="Times New Roman" w:cs="Times New Roman"/>
        </w:rPr>
        <w:t xml:space="preserve"> Here, the atoms are held in a micrometer-scale optical trap.</w:t>
      </w:r>
      <w:r>
        <w:rPr>
          <w:rFonts w:ascii="Times New Roman" w:eastAsia="华文宋体" w:hAnsi="Times New Roman" w:cs="Times New Roman" w:hint="eastAsia"/>
        </w:rPr>
        <w:t xml:space="preserve"> </w:t>
      </w:r>
      <w:r>
        <w:rPr>
          <w:rFonts w:ascii="Times New Roman" w:eastAsia="华文宋体" w:hAnsi="Times New Roman" w:cs="Times New Roman"/>
        </w:rPr>
        <w:t xml:space="preserve">As a result, the distance between the test mass and the cold atoms can be reduced to the </w:t>
      </w:r>
      <w:r>
        <w:rPr>
          <w:rFonts w:ascii="Times New Roman" w:eastAsia="华文宋体" w:hAnsi="Times New Roman" w:cs="Times New Roman"/>
        </w:rPr>
        <w:t xml:space="preserve">micrometer scale (well below </w:t>
      </w:r>
      <m:oMath>
        <m:r>
          <m:rPr>
            <m:sty m:val="p"/>
          </m:rPr>
          <w:rPr>
            <w:rFonts w:ascii="Cambria Math" w:eastAsia="华文宋体" w:hAnsi="Cambria Math" w:cs="Times New Roman"/>
          </w:rPr>
          <m:t>100 μm</m:t>
        </m:r>
      </m:oMath>
      <w:r>
        <w:rPr>
          <w:rFonts w:ascii="Times New Roman" w:eastAsia="华文宋体" w:hAnsi="Times New Roman" w:cs="Times New Roman"/>
        </w:rPr>
        <w:t xml:space="preserve">). </w:t>
      </w:r>
    </w:p>
    <w:p w:rsidR="00681B4B" w:rsidRDefault="000A48AB" w:rsidP="00681B4B">
      <w:pPr>
        <w:spacing w:afterLines="50" w:after="156"/>
        <w:ind w:firstLineChars="202" w:firstLine="424"/>
        <w:rPr>
          <w:ins w:id="1" w:author="唐延宇" w:date="2026-04-05T21:30:00Z"/>
          <w:rFonts w:ascii="Times New Roman" w:eastAsia="华文宋体" w:hAnsi="Times New Roman" w:cs="Times New Roman"/>
        </w:rPr>
        <w:pPrChange w:id="2" w:author="berks" w:date="2026-04-08T17:31:00Z">
          <w:pPr>
            <w:spacing w:afterLines="50" w:after="156"/>
          </w:pPr>
        </w:pPrChange>
      </w:pPr>
      <w:r>
        <w:rPr>
          <w:rFonts w:ascii="Times New Roman" w:eastAsia="华文宋体" w:hAnsi="Times New Roman" w:cs="Times New Roman"/>
        </w:rPr>
        <w:t>Additional details have been added in the “Introduction” section of the main text on page 2.</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t xml:space="preserve">Q2: </w:t>
      </w:r>
      <w:r>
        <w:rPr>
          <w:rFonts w:ascii="Times New Roman" w:eastAsia="华文宋体" w:hAnsi="Times New Roman" w:cs="Times New Roman"/>
        </w:rPr>
        <w:t xml:space="preserve">The total field used herein is relatively high compared to some of the other paramagnetic/paramagnetic-diamagnetic/and </w:t>
      </w:r>
      <w:proofErr w:type="spellStart"/>
      <w:r>
        <w:rPr>
          <w:rFonts w:ascii="Times New Roman" w:eastAsia="华文宋体" w:hAnsi="Times New Roman" w:cs="Times New Roman"/>
        </w:rPr>
        <w:t>diag</w:t>
      </w:r>
      <w:proofErr w:type="spellEnd"/>
      <w:r>
        <w:rPr>
          <w:rFonts w:ascii="Times New Roman" w:eastAsia="华文宋体" w:hAnsi="Times New Roman" w:cs="Times New Roman"/>
        </w:rPr>
        <w:t xml:space="preserve">\magnetic pair systems you’ve mentioned in the introduction, which you allude to in the introduction. Doesn’t this affect your absolute energy resolution quite significantly as compared to these systems, as a ppm on 0.1 G is not as impressive as a ppm </w:t>
      </w:r>
      <w:r>
        <w:rPr>
          <w:rFonts w:ascii="Times New Roman" w:eastAsia="华文宋体" w:hAnsi="Times New Roman" w:cs="Times New Roman"/>
        </w:rPr>
        <w:t>on the much lower fields used in those studies?</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rPr>
        <w:t xml:space="preserve"> In this work, the bias magnetic field does not affect the absolute energy resolution of the comagnetometer.</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For a single-species </w:t>
      </w:r>
      <w:r>
        <w:rPr>
          <w:rFonts w:ascii="Times New Roman" w:eastAsia="华文宋体" w:hAnsi="Times New Roman" w:cs="Times New Roman"/>
          <w:vertAlign w:val="superscript"/>
        </w:rPr>
        <w:t>171</w:t>
      </w:r>
      <w:r>
        <w:rPr>
          <w:rFonts w:ascii="Times New Roman" w:eastAsia="华文宋体" w:hAnsi="Times New Roman" w:cs="Times New Roman"/>
        </w:rPr>
        <w:t xml:space="preserve">Yb magnetometer with a precession time of 10 s under a 0.1 G field, </w:t>
      </w:r>
      <w:r>
        <w:rPr>
          <w:rFonts w:ascii="Times New Roman" w:eastAsia="华文宋体" w:hAnsi="Times New Roman" w:cs="Times New Roman"/>
        </w:rPr>
        <w:t xml:space="preserve">the single-shot absolute energy (frequency) sensitivity is </w:t>
      </w:r>
      <m:oMath>
        <m:r>
          <m:rPr>
            <m:sty m:val="p"/>
          </m:rPr>
          <w:rPr>
            <w:rFonts w:ascii="Cambria Math" w:eastAsia="华文宋体" w:hAnsi="Cambria Math" w:cs="Times New Roman"/>
          </w:rPr>
          <m:t>2π×2</m:t>
        </m:r>
      </m:oMath>
      <w:r>
        <w:rPr>
          <w:rFonts w:ascii="Times New Roman" w:eastAsia="华文宋体" w:hAnsi="Times New Roman" w:cs="Times New Roman" w:hint="eastAsia"/>
        </w:rPr>
        <w:t xml:space="preserve"> </w:t>
      </w:r>
      <w:proofErr w:type="spellStart"/>
      <w:r>
        <w:rPr>
          <w:rFonts w:ascii="Times New Roman" w:eastAsia="华文宋体" w:hAnsi="Times New Roman" w:cs="Times New Roman"/>
        </w:rPr>
        <w:t>mHz.</w:t>
      </w:r>
      <w:proofErr w:type="spellEnd"/>
      <w:r>
        <w:rPr>
          <w:rFonts w:ascii="Times New Roman" w:eastAsia="华文宋体" w:hAnsi="Times New Roman" w:cs="Times New Roman"/>
        </w:rPr>
        <w:t xml:space="preserve"> This sensitivity is primarily limited by spin-projection noise and residual light shifts from the optical trap, while noise contributed by the 0.1 G magnetic field itself plays only a min</w:t>
      </w:r>
      <w:r>
        <w:rPr>
          <w:rFonts w:ascii="Times New Roman" w:eastAsia="华文宋体" w:hAnsi="Times New Roman" w:cs="Times New Roman"/>
        </w:rPr>
        <w:t>or role.</w:t>
      </w:r>
    </w:p>
    <w:p w:rsidR="00681B4B" w:rsidRDefault="000A48AB">
      <w:pPr>
        <w:spacing w:afterLines="50" w:after="156"/>
        <w:ind w:firstLineChars="202" w:firstLine="424"/>
        <w:rPr>
          <w:ins w:id="3" w:author="berks" w:date="2026-04-08T17:33:00Z"/>
          <w:rFonts w:ascii="Times New Roman" w:eastAsia="华文宋体" w:hAnsi="Times New Roman" w:cs="Times New Roman"/>
        </w:rPr>
      </w:pPr>
      <w:r>
        <w:rPr>
          <w:rFonts w:ascii="Times New Roman" w:eastAsia="华文宋体" w:hAnsi="Times New Roman" w:cs="Times New Roman"/>
        </w:rPr>
        <w:t xml:space="preserve">For the </w:t>
      </w:r>
      <w:r>
        <w:rPr>
          <w:rFonts w:ascii="Times New Roman" w:eastAsia="华文宋体" w:hAnsi="Times New Roman" w:cs="Times New Roman"/>
          <w:vertAlign w:val="superscript"/>
        </w:rPr>
        <w:t>171</w:t>
      </w:r>
      <w:r>
        <w:rPr>
          <w:rFonts w:ascii="Times New Roman" w:eastAsia="华文宋体" w:hAnsi="Times New Roman" w:cs="Times New Roman"/>
        </w:rPr>
        <w:t xml:space="preserve">Yb - </w:t>
      </w:r>
      <w:r>
        <w:rPr>
          <w:rFonts w:ascii="Times New Roman" w:eastAsia="华文宋体" w:hAnsi="Times New Roman" w:cs="Times New Roman"/>
          <w:vertAlign w:val="superscript"/>
        </w:rPr>
        <w:t>173</w:t>
      </w:r>
      <w:r>
        <w:rPr>
          <w:rFonts w:ascii="Times New Roman" w:eastAsia="华文宋体" w:hAnsi="Times New Roman" w:cs="Times New Roman"/>
        </w:rPr>
        <w:t xml:space="preserve">Yb comagnetometer, the common-mode suppression factor against magnetic-field fluctuations is </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Pr>
          <w:rFonts w:ascii="Times New Roman" w:eastAsia="华文宋体" w:hAnsi="Times New Roman" w:cs="Times New Roman"/>
        </w:rPr>
        <w:t>, rendering magnetic-field-induced noise negligible. Critically, sensitivity to new‑physics interactions remains unsuppressed, wit</w:t>
      </w:r>
      <w:r>
        <w:rPr>
          <w:rFonts w:ascii="Times New Roman" w:eastAsia="华文宋体" w:hAnsi="Times New Roman" w:cs="Times New Roman"/>
        </w:rPr>
        <w:t xml:space="preserve">h single-shot sensitivity maintained at </w:t>
      </w:r>
      <m:oMath>
        <m:r>
          <m:rPr>
            <m:sty m:val="p"/>
          </m:rPr>
          <w:rPr>
            <w:rFonts w:ascii="Cambria Math" w:eastAsia="华文宋体" w:hAnsi="Cambria Math" w:cs="Times New Roman"/>
          </w:rPr>
          <m:t>2π×2</m:t>
        </m:r>
      </m:oMath>
      <w:r>
        <w:rPr>
          <w:rFonts w:ascii="Times New Roman" w:eastAsia="华文宋体" w:hAnsi="Times New Roman" w:cs="Times New Roman"/>
        </w:rPr>
        <w:t xml:space="preserve"> mHz. Accumulating data over 24 hours (~ 3000 measurements) yields a sensitivity of </w:t>
      </w:r>
      <m:oMath>
        <m:r>
          <m:rPr>
            <m:sty m:val="p"/>
          </m:rPr>
          <w:rPr>
            <w:rFonts w:ascii="Cambria Math" w:eastAsia="华文宋体" w:hAnsi="Cambria Math" w:cs="Times New Roman"/>
          </w:rPr>
          <m:t>2π×</m:t>
        </m:r>
        <m:r>
          <m:rPr>
            <m:sty m:val="p"/>
          </m:rPr>
          <w:rPr>
            <w:rFonts w:ascii="Cambria Math" w:eastAsia="华文宋体" w:hAnsi="DejaVu Math TeX Gyre" w:cs="Times New Roman"/>
          </w:rPr>
          <m:t>4</m:t>
        </m:r>
        <m:r>
          <m:rPr>
            <m:sty m:val="p"/>
          </m:rPr>
          <w:rPr>
            <w:rFonts w:ascii="Cambria Math" w:eastAsia="华文宋体" w:hAnsi="Cambria Math" w:cs="Times New Roman"/>
          </w:rPr>
          <m:t>0 μHz</m:t>
        </m:r>
      </m:oMath>
      <w:r>
        <w:rPr>
          <w:rFonts w:ascii="Times New Roman" w:eastAsia="华文宋体" w:hAnsi="Times New Roman" w:cs="Times New Roman"/>
        </w:rPr>
        <w:t xml:space="preserve">. A comparison with other relevant works is provided in the following answer to Q3. </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We have added details in the </w:t>
      </w:r>
      <w:r>
        <w:rPr>
          <w:rFonts w:ascii="Times New Roman" w:eastAsia="华文宋体" w:hAnsi="Times New Roman" w:cs="Times New Roman"/>
        </w:rPr>
        <w:t>“Realization of cold-atom comagnetometer” section of the main text on page 5.</w:t>
      </w:r>
    </w:p>
    <w:p w:rsidR="00681B4B" w:rsidRDefault="00681B4B">
      <w:pPr>
        <w:spacing w:afterLines="50" w:after="156"/>
        <w:rPr>
          <w:rFonts w:ascii="Times New Roman" w:eastAsia="华文宋体" w:hAnsi="Times New Roman" w:cs="Times New Roman"/>
        </w:rPr>
      </w:pPr>
    </w:p>
    <w:p w:rsidR="00681B4B" w:rsidRDefault="000A48AB">
      <w:pPr>
        <w:widowControl/>
        <w:jc w:val="left"/>
        <w:rPr>
          <w:ins w:id="4" w:author="berks" w:date="2026-04-08T17:33:00Z"/>
          <w:rFonts w:ascii="Times New Roman" w:eastAsia="华文宋体" w:hAnsi="Times New Roman" w:cs="Times New Roman"/>
          <w:b/>
        </w:rPr>
      </w:pPr>
      <w:ins w:id="5" w:author="berks" w:date="2026-04-08T17:33:00Z">
        <w:r>
          <w:rPr>
            <w:rFonts w:ascii="Times New Roman" w:eastAsia="华文宋体" w:hAnsi="Times New Roman" w:cs="Times New Roman"/>
            <w:b/>
          </w:rPr>
          <w:br w:type="page"/>
        </w:r>
      </w:ins>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lastRenderedPageBreak/>
        <w:t xml:space="preserve">Q3: </w:t>
      </w:r>
      <w:r>
        <w:rPr>
          <w:rFonts w:ascii="Times New Roman" w:eastAsia="华文宋体" w:hAnsi="Times New Roman" w:cs="Times New Roman"/>
        </w:rPr>
        <w:t>Related to 2, how does your ppm performance and absolute energy resolution compare to other trapped atom systems more similar to your own?</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Two previous works based</w:t>
      </w:r>
      <w:r>
        <w:rPr>
          <w:rFonts w:ascii="Times New Roman" w:eastAsia="华文宋体" w:hAnsi="Times New Roman" w:cs="Times New Roman"/>
        </w:rPr>
        <w:t xml:space="preserve"> on trapped atom systems are most relevant for comparison.</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Gomez et al. [24] studied two hyperfine levels of </w:t>
      </w:r>
      <w:r>
        <w:rPr>
          <w:rFonts w:ascii="Times New Roman" w:eastAsia="华文宋体" w:hAnsi="Times New Roman" w:cs="Times New Roman"/>
          <w:vertAlign w:val="superscript"/>
        </w:rPr>
        <w:t>87</w:t>
      </w:r>
      <w:r>
        <w:rPr>
          <w:rFonts w:ascii="Times New Roman" w:eastAsia="华文宋体" w:hAnsi="Times New Roman" w:cs="Times New Roman"/>
        </w:rPr>
        <w:t xml:space="preserve">Rb possessing electron </w:t>
      </w:r>
      <w:ins w:id="6" w:author="berks" w:date="2026-04-08T17:35:00Z">
        <w:r>
          <w:rPr>
            <w:rFonts w:ascii="Times New Roman" w:eastAsia="华文宋体" w:hAnsi="Times New Roman" w:cs="Times New Roman"/>
          </w:rPr>
          <w:t xml:space="preserve">spins and </w:t>
        </w:r>
      </w:ins>
      <w:r>
        <w:rPr>
          <w:rFonts w:ascii="Times New Roman" w:eastAsia="华文宋体" w:hAnsi="Times New Roman" w:cs="Times New Roman"/>
        </w:rPr>
        <w:t xml:space="preserve">magnetic moments. </w:t>
      </w:r>
      <w:r>
        <w:rPr>
          <w:rFonts w:ascii="Times New Roman" w:eastAsia="华文宋体" w:hAnsi="Times New Roman" w:cs="Times New Roman" w:hint="eastAsia"/>
        </w:rPr>
        <w:t>B</w:t>
      </w:r>
      <w:r>
        <w:rPr>
          <w:rFonts w:ascii="Times New Roman" w:eastAsia="华文宋体" w:hAnsi="Times New Roman" w:cs="Times New Roman"/>
        </w:rPr>
        <w:t xml:space="preserve">y taking a </w:t>
      </w:r>
      <w:del w:id="7" w:author="berks" w:date="2026-04-08T17:34:00Z">
        <w:r>
          <w:rPr>
            <w:rFonts w:ascii="Times New Roman" w:eastAsia="华文宋体" w:hAnsi="Times New Roman" w:cs="Times New Roman"/>
          </w:rPr>
          <w:delText xml:space="preserve">linear </w:delText>
        </w:r>
      </w:del>
      <w:r>
        <w:rPr>
          <w:rFonts w:ascii="Times New Roman" w:eastAsia="华文宋体" w:hAnsi="Times New Roman" w:cs="Times New Roman"/>
        </w:rPr>
        <w:t>combination of the precession signals from these two levels that cancels co</w:t>
      </w:r>
      <w:r>
        <w:rPr>
          <w:rFonts w:ascii="Times New Roman" w:eastAsia="华文宋体" w:hAnsi="Times New Roman" w:cs="Times New Roman"/>
        </w:rPr>
        <w:t xml:space="preserve">mmon-mode </w:t>
      </w:r>
      <w:del w:id="8" w:author="berks" w:date="2026-04-08T17:35:00Z">
        <w:r>
          <w:rPr>
            <w:rFonts w:ascii="Times New Roman" w:eastAsia="华文宋体" w:hAnsi="Times New Roman" w:cs="Times New Roman"/>
          </w:rPr>
          <w:delText xml:space="preserve">electron‑spin </w:delText>
        </w:r>
      </w:del>
      <w:r>
        <w:rPr>
          <w:rFonts w:ascii="Times New Roman" w:eastAsia="华文宋体" w:hAnsi="Times New Roman" w:cs="Times New Roman"/>
        </w:rPr>
        <w:t>magnetic noise</w:t>
      </w:r>
      <w:ins w:id="9" w:author="berks" w:date="2026-04-08T17:35:00Z">
        <w:r>
          <w:rPr>
            <w:rFonts w:ascii="Times New Roman" w:eastAsia="华文宋体" w:hAnsi="Times New Roman" w:cs="Times New Roman"/>
          </w:rPr>
          <w:t xml:space="preserve"> on the electron-spin states</w:t>
        </w:r>
      </w:ins>
      <w:r>
        <w:rPr>
          <w:rFonts w:ascii="Times New Roman" w:eastAsia="华文宋体" w:hAnsi="Times New Roman" w:cs="Times New Roman"/>
        </w:rPr>
        <w:t xml:space="preserve">, the nuclear spin precession signal was extracted. However, this construction yields a magnetometer based on the nuclear spin of </w:t>
      </w:r>
      <w:r>
        <w:rPr>
          <w:rFonts w:ascii="Times New Roman" w:eastAsia="华文宋体" w:hAnsi="Times New Roman" w:cs="Times New Roman"/>
          <w:vertAlign w:val="superscript"/>
        </w:rPr>
        <w:t>87</w:t>
      </w:r>
      <w:r>
        <w:rPr>
          <w:rFonts w:ascii="Times New Roman" w:eastAsia="华文宋体" w:hAnsi="Times New Roman" w:cs="Times New Roman"/>
        </w:rPr>
        <w:t>Rb rather than a comagnetometer, so it is qualitatively di</w:t>
      </w:r>
      <w:r>
        <w:rPr>
          <w:rFonts w:ascii="Times New Roman" w:eastAsia="华文宋体" w:hAnsi="Times New Roman" w:cs="Times New Roman"/>
        </w:rPr>
        <w:t>fferent from our work.</w:t>
      </w:r>
    </w:p>
    <w:p w:rsidR="00681B4B" w:rsidRDefault="000A48AB">
      <w:pPr>
        <w:spacing w:afterLines="50" w:after="156"/>
        <w:ind w:firstLineChars="202" w:firstLine="424"/>
        <w:rPr>
          <w:rFonts w:ascii="Times New Roman" w:eastAsia="华文宋体" w:hAnsi="Times New Roman" w:cs="Times New Roman"/>
        </w:rPr>
      </w:pPr>
      <w:proofErr w:type="spellStart"/>
      <w:r>
        <w:rPr>
          <w:rFonts w:ascii="Times New Roman" w:eastAsia="华文宋体" w:hAnsi="Times New Roman" w:cs="Times New Roman"/>
        </w:rPr>
        <w:t>Thekkeppatt</w:t>
      </w:r>
      <w:proofErr w:type="spellEnd"/>
      <w:r>
        <w:rPr>
          <w:rFonts w:ascii="Times New Roman" w:eastAsia="华文宋体" w:hAnsi="Times New Roman" w:cs="Times New Roman"/>
        </w:rPr>
        <w:t xml:space="preserve"> et al. [25] implemented a comagnetometer using </w:t>
      </w:r>
      <w:r>
        <w:rPr>
          <w:rFonts w:ascii="Times New Roman" w:eastAsia="华文宋体" w:hAnsi="Times New Roman" w:cs="Times New Roman"/>
          <w:vertAlign w:val="superscript"/>
        </w:rPr>
        <w:t>87</w:t>
      </w:r>
      <w:r>
        <w:rPr>
          <w:rFonts w:ascii="Times New Roman" w:eastAsia="华文宋体" w:hAnsi="Times New Roman" w:cs="Times New Roman"/>
        </w:rPr>
        <w:t xml:space="preserve">Rb and </w:t>
      </w:r>
      <w:r>
        <w:rPr>
          <w:rFonts w:ascii="Times New Roman" w:eastAsia="华文宋体" w:hAnsi="Times New Roman" w:cs="Times New Roman"/>
          <w:vertAlign w:val="superscript"/>
        </w:rPr>
        <w:t>87</w:t>
      </w:r>
      <w:r>
        <w:rPr>
          <w:rFonts w:ascii="Times New Roman" w:eastAsia="华文宋体" w:hAnsi="Times New Roman" w:cs="Times New Roman"/>
        </w:rPr>
        <w:t xml:space="preserve">Sr. To suppress rapid decoherence of </w:t>
      </w:r>
      <w:r>
        <w:rPr>
          <w:rFonts w:ascii="Times New Roman" w:eastAsia="华文宋体" w:hAnsi="Times New Roman" w:cs="Times New Roman"/>
          <w:vertAlign w:val="superscript"/>
        </w:rPr>
        <w:t>87</w:t>
      </w:r>
      <w:r>
        <w:rPr>
          <w:rFonts w:ascii="Times New Roman" w:eastAsia="华文宋体" w:hAnsi="Times New Roman" w:cs="Times New Roman"/>
        </w:rPr>
        <w:t xml:space="preserve">Sr induced by the optical‑trap light shifts, a magnetic field of 100–1000 G was applied – much higher than in our work. This high field, however, limited the </w:t>
      </w:r>
      <w:r>
        <w:rPr>
          <w:rFonts w:ascii="Times New Roman" w:eastAsia="华文宋体" w:hAnsi="Times New Roman" w:cs="Times New Roman"/>
          <w:vertAlign w:val="superscript"/>
        </w:rPr>
        <w:t>87</w:t>
      </w:r>
      <w:r>
        <w:rPr>
          <w:rFonts w:ascii="Times New Roman" w:eastAsia="华文宋体" w:hAnsi="Times New Roman" w:cs="Times New Roman"/>
        </w:rPr>
        <w:t>Rb coherence time to the millisecond scale and constrained its energy sensitivity. As reported i</w:t>
      </w:r>
      <w:r>
        <w:rPr>
          <w:rFonts w:ascii="Times New Roman" w:eastAsia="华文宋体" w:hAnsi="Times New Roman" w:cs="Times New Roman"/>
        </w:rPr>
        <w:t xml:space="preserve">n [25], with 1.5 h of integration, the ratio of spin precession frequencies reached a precision of 1.4 ppm, and the energy (frequency) sensitivity was </w:t>
      </w:r>
      <m:oMath>
        <m:r>
          <m:rPr>
            <m:nor/>
          </m:rPr>
          <w:rPr>
            <w:rFonts w:ascii="Times New Roman" w:eastAsia="华文宋体" w:hAnsi="Times New Roman" w:cs="Times New Roman"/>
          </w:rPr>
          <m:t>2π</m:t>
        </m:r>
        <m:r>
          <m:rPr>
            <m:nor/>
          </m:rPr>
          <w:rPr>
            <w:rFonts w:ascii="Cambria Math" w:eastAsia="华文宋体" w:hAnsi="Times New Roman" w:cs="Times New Roman"/>
          </w:rPr>
          <m:t xml:space="preserve"> </m:t>
        </m:r>
        <m:r>
          <m:rPr>
            <m:nor/>
          </m:rPr>
          <w:rPr>
            <w:rFonts w:ascii="Times New Roman" w:eastAsia="华文宋体" w:hAnsi="Times New Roman" w:cs="Times New Roman"/>
          </w:rPr>
          <m:t>×</m:t>
        </m:r>
        <m:r>
          <m:rPr>
            <m:nor/>
          </m:rPr>
          <w:rPr>
            <w:rFonts w:ascii="Cambria Math" w:eastAsia="华文宋体" w:hAnsi="Times New Roman" w:cs="Times New Roman"/>
          </w:rPr>
          <m:t xml:space="preserve"> </m:t>
        </m:r>
        <m:r>
          <m:rPr>
            <m:nor/>
          </m:rPr>
          <w:rPr>
            <w:rFonts w:ascii="Cambria Math" w:eastAsia="华文宋体" w:hAnsi="Times New Roman" w:cs="Times New Roman" w:hint="eastAsia"/>
          </w:rPr>
          <m:t>0</m:t>
        </m:r>
        <m:r>
          <m:rPr>
            <m:nor/>
          </m:rPr>
          <w:rPr>
            <w:rFonts w:ascii="Cambria Math" w:eastAsia="华文宋体" w:hAnsi="Times New Roman" w:cs="Times New Roman"/>
          </w:rPr>
          <m:t>.12</m:t>
        </m:r>
      </m:oMath>
      <w:r>
        <w:rPr>
          <w:rFonts w:ascii="Times New Roman" w:eastAsia="华文宋体" w:hAnsi="Times New Roman" w:cs="Times New Roman"/>
        </w:rPr>
        <w:t> </w:t>
      </w:r>
      <w:r>
        <w:rPr>
          <w:rFonts w:ascii="Times New Roman" w:eastAsia="华文宋体" w:hAnsi="Times New Roman" w:cs="Times New Roman"/>
        </w:rPr>
        <w:t xml:space="preserve">Hz. This 1.4 ppm precision was limited by systematic errors and remained unchanged with longer </w:t>
      </w:r>
      <w:r>
        <w:rPr>
          <w:rFonts w:ascii="Times New Roman" w:eastAsia="华文宋体" w:hAnsi="Times New Roman" w:cs="Times New Roman"/>
        </w:rPr>
        <w:t xml:space="preserve">integration times, making it comparable to our 4 ppm </w:t>
      </w:r>
      <w:proofErr w:type="gramStart"/>
      <w:r>
        <w:rPr>
          <w:rFonts w:ascii="Times New Roman" w:eastAsia="华文宋体" w:hAnsi="Times New Roman" w:cs="Times New Roman"/>
        </w:rPr>
        <w:t>result.​</w:t>
      </w:r>
      <w:proofErr w:type="gramEnd"/>
      <w:r>
        <w:rPr>
          <w:rFonts w:ascii="Times New Roman" w:eastAsia="华文宋体" w:hAnsi="Times New Roman" w:cs="Times New Roman"/>
        </w:rPr>
        <w:t xml:space="preserve"> On the other hand, their energy sensitivity would improve with longer integration; for example, reaching </w:t>
      </w:r>
      <m:oMath>
        <m:r>
          <m:rPr>
            <m:nor/>
          </m:rPr>
          <w:rPr>
            <w:rFonts w:ascii="Times New Roman" w:eastAsia="华文宋体" w:hAnsi="Times New Roman" w:cs="Times New Roman"/>
          </w:rPr>
          <m:t>2π</m:t>
        </m:r>
        <m:r>
          <m:rPr>
            <m:nor/>
          </m:rPr>
          <w:rPr>
            <w:rFonts w:ascii="Cambria Math" w:eastAsia="华文宋体" w:hAnsi="Times New Roman" w:cs="Times New Roman"/>
          </w:rPr>
          <m:t xml:space="preserve"> </m:t>
        </m:r>
        <m:r>
          <m:rPr>
            <m:nor/>
          </m:rPr>
          <w:rPr>
            <w:rFonts w:ascii="Times New Roman" w:eastAsia="华文宋体" w:hAnsi="Times New Roman" w:cs="Times New Roman"/>
          </w:rPr>
          <m:t>×</m:t>
        </m:r>
        <m:r>
          <m:rPr>
            <m:nor/>
          </m:rPr>
          <w:rPr>
            <w:rFonts w:ascii="Cambria Math" w:eastAsia="华文宋体" w:hAnsi="Times New Roman" w:cs="Times New Roman"/>
          </w:rPr>
          <m:t xml:space="preserve"> </m:t>
        </m:r>
        <m:r>
          <m:rPr>
            <m:nor/>
          </m:rPr>
          <w:rPr>
            <w:rFonts w:ascii="Times New Roman" w:eastAsia="华文宋体" w:hAnsi="Times New Roman" w:cs="Times New Roman"/>
          </w:rPr>
          <m:t>25</m:t>
        </m:r>
      </m:oMath>
      <w:r>
        <w:rPr>
          <w:rFonts w:ascii="Times New Roman" w:eastAsia="华文宋体" w:hAnsi="Times New Roman" w:cs="Times New Roman"/>
        </w:rPr>
        <w:t> </w:t>
      </w:r>
      <w:proofErr w:type="spellStart"/>
      <w:r>
        <w:rPr>
          <w:rFonts w:ascii="Times New Roman" w:eastAsia="华文宋体" w:hAnsi="Times New Roman" w:cs="Times New Roman"/>
        </w:rPr>
        <w:t>mHz</w:t>
      </w:r>
      <w:proofErr w:type="spellEnd"/>
      <w:r>
        <w:rPr>
          <w:rFonts w:ascii="Times New Roman" w:eastAsia="华文宋体" w:hAnsi="Times New Roman" w:cs="Times New Roman"/>
        </w:rPr>
        <w:t xml:space="preserve"> over 24 h. </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For comparison, the energy sensitivity of our comagnetometer is </w:t>
      </w:r>
      <m:oMath>
        <m:r>
          <m:rPr>
            <m:nor/>
          </m:rPr>
          <w:rPr>
            <w:rFonts w:ascii="Times New Roman" w:eastAsia="华文宋体" w:hAnsi="Times New Roman" w:cs="Times New Roman"/>
          </w:rPr>
          <m:t>2</m:t>
        </m:r>
        <m:r>
          <m:rPr>
            <m:nor/>
          </m:rPr>
          <w:rPr>
            <w:rFonts w:ascii="Times New Roman" w:eastAsia="华文宋体" w:hAnsi="Times New Roman" w:cs="Times New Roman"/>
          </w:rPr>
          <m:t>π</m:t>
        </m:r>
        <m:r>
          <m:rPr>
            <m:nor/>
          </m:rPr>
          <w:rPr>
            <w:rFonts w:ascii="Cambria Math" w:eastAsia="华文宋体" w:hAnsi="Times New Roman" w:cs="Times New Roman"/>
          </w:rPr>
          <m:t xml:space="preserve"> </m:t>
        </m:r>
        <m:r>
          <m:rPr>
            <m:nor/>
          </m:rPr>
          <w:rPr>
            <w:rFonts w:ascii="Times New Roman" w:eastAsia="华文宋体" w:hAnsi="Times New Roman" w:cs="Times New Roman"/>
          </w:rPr>
          <m:t>×</m:t>
        </m:r>
        <m:r>
          <m:rPr>
            <m:nor/>
          </m:rPr>
          <w:rPr>
            <w:rFonts w:ascii="Cambria Math" w:eastAsia="华文宋体" w:hAnsi="Times New Roman" w:cs="Times New Roman"/>
          </w:rPr>
          <m:t xml:space="preserve"> </m:t>
        </m:r>
        <m:r>
          <m:rPr>
            <m:nor/>
          </m:rPr>
          <w:rPr>
            <w:rFonts w:ascii="Times New Roman" w:eastAsia="华文宋体" w:hAnsi="Times New Roman" w:cs="Times New Roman"/>
          </w:rPr>
          <m:t>40</m:t>
        </m:r>
        <m:r>
          <m:rPr>
            <m:nor/>
          </m:rPr>
          <w:rPr>
            <w:rFonts w:ascii="Cambria Math" w:eastAsia="华文宋体" w:hAnsi="Times New Roman" w:cs="Times New Roman"/>
          </w:rPr>
          <m:t xml:space="preserve"> </m:t>
        </m:r>
        <m:r>
          <m:rPr>
            <m:nor/>
          </m:rPr>
          <w:rPr>
            <w:rFonts w:ascii="Cambria Math" w:eastAsia="华文宋体" w:hAnsi="Times New Roman" w:cs="Times New Roman"/>
          </w:rPr>
          <m:t>μ</m:t>
        </m:r>
        <m:r>
          <m:rPr>
            <m:sty m:val="p"/>
          </m:rPr>
          <w:rPr>
            <w:rFonts w:ascii="Cambria Math" w:eastAsia="华文宋体" w:hAnsi="Cambria Math" w:cs="Times New Roman"/>
          </w:rPr>
          <m:t>Hz</m:t>
        </m:r>
      </m:oMath>
      <w:r>
        <w:rPr>
          <w:rFonts w:ascii="Times New Roman" w:eastAsia="华文宋体" w:hAnsi="Times New Roman" w:cs="Times New Roman"/>
        </w:rPr>
        <w:t xml:space="preserve"> over 24 h, which represents an advantage of more than two orders of magnitude. The key to this advantage is our investigation and control of light shifts in the optical trap.</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t xml:space="preserve">Q4: </w:t>
      </w:r>
      <w:r>
        <w:rPr>
          <w:rFonts w:ascii="Times New Roman" w:eastAsia="华文宋体" w:hAnsi="Times New Roman" w:cs="Times New Roman"/>
        </w:rPr>
        <w:t>The proposals at the end of the paper involving EDM searches, inc</w:t>
      </w:r>
      <w:r>
        <w:rPr>
          <w:rFonts w:ascii="Times New Roman" w:eastAsia="华文宋体" w:hAnsi="Times New Roman" w:cs="Times New Roman"/>
        </w:rPr>
        <w:t>luding those that incorporate 223Ra are 225Ra are ambitious, but I wonder how much these actually have to do with your current manuscript? You give no hard estimates of improvements sensitivity of your proposals herein, so it does not make sense to me to i</w:t>
      </w:r>
      <w:r>
        <w:rPr>
          <w:rFonts w:ascii="Times New Roman" w:eastAsia="华文宋体" w:hAnsi="Times New Roman" w:cs="Times New Roman"/>
        </w:rPr>
        <w:t>nclude them here.</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rPr>
        <w:t xml:space="preserve"> Following the Reviewer comment, we have removed the text on the outlook of the Ra case.</w:t>
      </w:r>
      <w:ins w:id="10" w:author="berks" w:date="2026-04-08T17:38:00Z">
        <w:r>
          <w:rPr>
            <w:rFonts w:ascii="Times New Roman" w:eastAsia="华文宋体" w:hAnsi="Times New Roman" w:cs="Times New Roman"/>
          </w:rPr>
          <w:t xml:space="preserve"> </w:t>
        </w:r>
      </w:ins>
      <w:ins w:id="11" w:author="berks" w:date="2026-04-08T17:39:00Z">
        <w:r>
          <w:rPr>
            <w:rFonts w:ascii="Times New Roman" w:eastAsia="华文宋体" w:hAnsi="Times New Roman" w:cs="Times New Roman"/>
          </w:rPr>
          <w:t>Please s</w:t>
        </w:r>
      </w:ins>
      <w:ins w:id="12" w:author="berks" w:date="2026-04-08T17:38:00Z">
        <w:r>
          <w:rPr>
            <w:rFonts w:ascii="Times New Roman" w:eastAsia="华文宋体" w:hAnsi="Times New Roman" w:cs="Times New Roman"/>
          </w:rPr>
          <w:t xml:space="preserve">ee </w:t>
        </w:r>
      </w:ins>
      <w:ins w:id="13" w:author="berks" w:date="2026-04-08T17:39:00Z">
        <w:r>
          <w:rPr>
            <w:rFonts w:ascii="Times New Roman" w:eastAsia="华文宋体" w:hAnsi="Times New Roman" w:cs="Times New Roman"/>
          </w:rPr>
          <w:t>page ?? in the main text.</w:t>
        </w:r>
      </w:ins>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hAnsi="Times New Roman" w:cs="Times New Roman"/>
          <w:color w:val="C00000"/>
        </w:rPr>
      </w:pPr>
      <w:r>
        <w:rPr>
          <w:rFonts w:ascii="Times New Roman" w:hAnsi="Times New Roman" w:cs="Times New Roman"/>
          <w:color w:val="C00000"/>
        </w:rPr>
        <w:t>#R2</w:t>
      </w:r>
    </w:p>
    <w:p w:rsidR="00681B4B" w:rsidRDefault="000A48AB">
      <w:pPr>
        <w:spacing w:afterLines="50" w:after="156"/>
        <w:rPr>
          <w:rFonts w:ascii="Times New Roman" w:hAnsi="Times New Roman" w:cs="Times New Roman"/>
        </w:rPr>
      </w:pPr>
      <w:r>
        <w:rPr>
          <w:rFonts w:ascii="Times New Roman" w:hAnsi="Times New Roman" w:cs="Times New Roman"/>
          <w:b/>
        </w:rPr>
        <w:t xml:space="preserve">Q1: </w:t>
      </w:r>
      <w:r>
        <w:rPr>
          <w:rFonts w:ascii="Times New Roman" w:hAnsi="Times New Roman" w:cs="Times New Roman"/>
        </w:rPr>
        <w:t xml:space="preserve">The "cat" state used for Yb-173, is it what is called a </w:t>
      </w:r>
      <w:proofErr w:type="spellStart"/>
      <w:r>
        <w:rPr>
          <w:rFonts w:ascii="Times New Roman" w:hAnsi="Times New Roman" w:cs="Times New Roman"/>
        </w:rPr>
        <w:t>NooN</w:t>
      </w:r>
      <w:proofErr w:type="spellEnd"/>
      <w:r>
        <w:rPr>
          <w:rFonts w:ascii="Times New Roman" w:hAnsi="Times New Roman" w:cs="Times New Roman"/>
        </w:rPr>
        <w:t xml:space="preserve"> state? Should the connection be </w:t>
      </w:r>
      <w:r>
        <w:rPr>
          <w:rFonts w:ascii="Times New Roman" w:hAnsi="Times New Roman" w:cs="Times New Roman"/>
        </w:rPr>
        <w:t>mentioned?</w:t>
      </w:r>
    </w:p>
    <w:p w:rsidR="00681B4B" w:rsidRDefault="000A48AB">
      <w:pPr>
        <w:pStyle w:val="Eq1"/>
        <w:rPr>
          <w:rFonts w:eastAsia="华文宋体"/>
        </w:rPr>
      </w:pPr>
      <w:r>
        <w:rPr>
          <w:rFonts w:ascii="Times New Roman" w:hAnsi="Times New Roman" w:cs="Times New Roman"/>
          <w:b/>
        </w:rPr>
        <w:t>Answer:</w:t>
      </w:r>
      <w:r>
        <w:rPr>
          <w:rFonts w:ascii="Times New Roman" w:eastAsia="华文宋体" w:hAnsi="Times New Roman" w:cs="Times New Roman"/>
          <w:b/>
        </w:rPr>
        <w:t xml:space="preserve"> </w:t>
      </w:r>
      <w:r>
        <w:rPr>
          <w:rFonts w:eastAsia="华文宋体"/>
        </w:rPr>
        <w:t>The so-called NOON state, which takes the form</w:t>
      </w:r>
      <w:r>
        <w:rPr>
          <w:rFonts w:ascii="宋体" w:eastAsia="宋体" w:hAnsi="宋体" w:hint="eastAsia"/>
        </w:rPr>
        <w:t xml:space="preserve"> </w:t>
      </w:r>
      <m:oMath>
        <m:d>
          <m:dPr>
            <m:begChr m:val="|"/>
            <m:endChr m:val="⟩"/>
            <m:ctrlPr>
              <w:rPr>
                <w:rFonts w:eastAsia="华文宋体" w:cs="Times New Roman"/>
              </w:rPr>
            </m:ctrlPr>
          </m:dPr>
          <m:e>
            <m:r>
              <m:rPr>
                <m:sty m:val="p"/>
              </m:rPr>
              <w:rPr>
                <w:rFonts w:eastAsia="华文宋体" w:cs="Times New Roman"/>
              </w:rPr>
              <m:t>N,0</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0,N</m:t>
            </m:r>
          </m:e>
        </m:d>
      </m:oMath>
      <w:r>
        <w:rPr>
          <w:rFonts w:eastAsia="华文宋体"/>
        </w:rPr>
        <w:t xml:space="preserve">, describes a coherent superposition of N particles all occupying one quantum state and all occupying another orthogonal state. The spin cat state used in our work, </w:t>
      </w:r>
      <m:oMath>
        <m:d>
          <m:dPr>
            <m:begChr m:val="|"/>
            <m:endChr m:val="⟩"/>
            <m:ctrlPr>
              <w:rPr>
                <w:rFonts w:eastAsia="华文宋体" w:cs="Times New Roman"/>
              </w:rPr>
            </m:ctrlPr>
          </m:dPr>
          <m:e>
            <m:r>
              <m:rPr>
                <m:sty m:val="p"/>
              </m:rPr>
              <w:rPr>
                <w:rFonts w:eastAsia="华文宋体" w:cs="Times New Roman"/>
              </w:rPr>
              <m:t>F,+F</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F,-F</m:t>
            </m:r>
          </m:e>
        </m:d>
      </m:oMath>
      <w:r>
        <w:rPr>
          <w:rFonts w:eastAsia="华文宋体" w:hint="eastAsia"/>
        </w:rPr>
        <w:t xml:space="preserve">, </w:t>
      </w:r>
      <w:r>
        <w:rPr>
          <w:rFonts w:eastAsia="华文宋体"/>
        </w:rPr>
        <w:t>exhibit</w:t>
      </w:r>
      <w:r>
        <w:rPr>
          <w:rFonts w:eastAsia="华文宋体"/>
        </w:rPr>
        <w:t>s an analogous structure in Hilbert space. Following the Reviewer comment, we have added a corresponding mention in the main text,</w:t>
      </w:r>
      <w:r>
        <w:t xml:space="preserve"> </w:t>
      </w:r>
      <w:r>
        <w:rPr>
          <w:rFonts w:eastAsia="华文宋体"/>
        </w:rPr>
        <w:t xml:space="preserve">in </w:t>
      </w:r>
      <w:del w:id="14" w:author="berks" w:date="2026-04-08T17:40:00Z">
        <w:r>
          <w:rPr>
            <w:rFonts w:eastAsia="华文宋体"/>
          </w:rPr>
          <w:delText xml:space="preserve">the </w:delText>
        </w:r>
      </w:del>
      <w:r>
        <w:rPr>
          <w:rFonts w:eastAsia="华文宋体"/>
        </w:rPr>
        <w:t xml:space="preserve">section “Tensor shift” on page </w:t>
      </w:r>
      <w:proofErr w:type="gramStart"/>
      <w:r>
        <w:rPr>
          <w:rFonts w:eastAsia="华文宋体"/>
        </w:rPr>
        <w:t>6,​</w:t>
      </w:r>
      <w:proofErr w:type="gramEnd"/>
      <w:r>
        <w:rPr>
          <w:rFonts w:eastAsia="华文宋体"/>
        </w:rPr>
        <w:t xml:space="preserve"> and cited </w:t>
      </w:r>
      <w:r>
        <w:rPr>
          <w:rFonts w:eastAsia="华文宋体"/>
          <w:i/>
        </w:rPr>
        <w:t>J. Opt. Soc. Am. B</w:t>
      </w:r>
      <w:r>
        <w:rPr>
          <w:rFonts w:eastAsia="华文宋体"/>
        </w:rPr>
        <w:t xml:space="preserve"> </w:t>
      </w:r>
      <w:r>
        <w:rPr>
          <w:rFonts w:eastAsia="华文宋体"/>
          <w:b/>
        </w:rPr>
        <w:t>27</w:t>
      </w:r>
      <w:r>
        <w:rPr>
          <w:rFonts w:eastAsia="华文宋体"/>
        </w:rPr>
        <w:t>, A25–A29 (2010) [26].</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lastRenderedPageBreak/>
        <w:t xml:space="preserve">Q2: </w:t>
      </w:r>
      <w:r>
        <w:rPr>
          <w:rFonts w:ascii="Times New Roman" w:eastAsia="华文宋体" w:hAnsi="Times New Roman" w:cs="Times New Roman"/>
        </w:rPr>
        <w:t>In Fig. 4, there are sig</w:t>
      </w:r>
      <w:r>
        <w:rPr>
          <w:rFonts w:ascii="Times New Roman" w:eastAsia="华文宋体" w:hAnsi="Times New Roman" w:cs="Times New Roman"/>
        </w:rPr>
        <w:t>nificant deviations of the experiment from the model, why?</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 xml:space="preserve">The model used to simulate the data in Fig. 4 was oversimplified. In this measurement, the </w:t>
      </w:r>
      <w:r>
        <w:rPr>
          <w:rFonts w:ascii="Times New Roman" w:eastAsia="华文宋体" w:hAnsi="Times New Roman" w:cs="Times New Roman"/>
          <w:vertAlign w:val="superscript"/>
        </w:rPr>
        <w:t>173</w:t>
      </w:r>
      <w:r>
        <w:rPr>
          <w:rFonts w:ascii="Times New Roman" w:eastAsia="华文宋体" w:hAnsi="Times New Roman" w:cs="Times New Roman"/>
        </w:rPr>
        <w:t xml:space="preserve">Yb atoms were prepared in a coherent spin state </w:t>
      </w:r>
      <w:ins w:id="15" w:author="berks" w:date="2026-04-08T17:52:00Z">
        <w:r>
          <w:rPr>
            <w:rFonts w:ascii="Times New Roman" w:eastAsia="华文宋体" w:hAnsi="Times New Roman" w:cs="Times New Roman"/>
          </w:rPr>
          <w:t xml:space="preserve">(not a cat state) </w:t>
        </w:r>
      </w:ins>
      <w:r>
        <w:rPr>
          <w:rFonts w:ascii="Times New Roman" w:eastAsia="华文宋体" w:hAnsi="Times New Roman" w:cs="Times New Roman"/>
        </w:rPr>
        <w:t xml:space="preserve">encompassing all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Pr>
          <w:rFonts w:ascii="Times New Roman" w:eastAsia="华文宋体" w:hAnsi="Times New Roman" w:cs="Times New Roman" w:hint="eastAsia"/>
        </w:rPr>
        <w:t xml:space="preserve"> </w:t>
      </w:r>
      <w:r>
        <w:rPr>
          <w:rFonts w:ascii="Times New Roman" w:eastAsia="华文宋体" w:hAnsi="Times New Roman" w:cs="Times New Roman"/>
        </w:rPr>
        <w:t xml:space="preserve">states, and these states were not fully resolved in the spin-state readout. However, the original model accounted only for the detection of atoms in the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w:rPr>
            <w:rFonts w:ascii="Cambria Math" w:eastAsia="华文宋体" w:hAnsi="Cambria Math" w:cs="Times New Roman"/>
          </w:rPr>
          <m:t>=±5/2</m:t>
        </m:r>
      </m:oMath>
      <w:r>
        <w:rPr>
          <w:rFonts w:ascii="Times New Roman" w:eastAsia="华文宋体" w:hAnsi="Times New Roman" w:cs="Times New Roman"/>
        </w:rPr>
        <w:t xml:space="preserve"> states. Moreover, it assumed a uniform value for the tensor light shifts across the optical trap. Consequently, the simulation exhibited sharp peaks absent from the experimental data.</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Following the Reviewer comment, we have developed a more realistic mode</w:t>
      </w:r>
      <w:r>
        <w:rPr>
          <w:rFonts w:ascii="Times New Roman" w:eastAsia="华文宋体" w:hAnsi="Times New Roman" w:cs="Times New Roman"/>
        </w:rPr>
        <w:t xml:space="preserve">l and performed new simulations. The revised model incorporates the </w:t>
      </w:r>
      <w:proofErr w:type="spellStart"/>
      <w:r>
        <w:rPr>
          <w:rFonts w:ascii="Times New Roman" w:eastAsia="华文宋体" w:hAnsi="Times New Roman" w:cs="Times New Roman"/>
        </w:rPr>
        <w:t>detunings</w:t>
      </w:r>
      <w:proofErr w:type="spellEnd"/>
      <w:r>
        <w:rPr>
          <w:rFonts w:ascii="Times New Roman" w:eastAsia="华文宋体" w:hAnsi="Times New Roman" w:cs="Times New Roman"/>
        </w:rPr>
        <w:t xml:space="preserve"> and the </w:t>
      </w:r>
      <w:proofErr w:type="spellStart"/>
      <w:r>
        <w:rPr>
          <w:rFonts w:ascii="Times New Roman" w:eastAsia="华文宋体" w:hAnsi="Times New Roman" w:cs="Times New Roman"/>
        </w:rPr>
        <w:t>Clebsch</w:t>
      </w:r>
      <w:proofErr w:type="spellEnd"/>
      <w:r>
        <w:rPr>
          <w:rFonts w:ascii="Times New Roman" w:eastAsia="华文宋体" w:hAnsi="Times New Roman" w:cs="Times New Roman"/>
        </w:rPr>
        <w:t>–Gordan coefficients</w:t>
      </w:r>
      <w:ins w:id="16" w:author="WPS_1700618618" w:date="2026-04-08T20:51:00Z">
        <w:r>
          <w:rPr>
            <w:rFonts w:ascii="Times New Roman" w:eastAsia="华文宋体" w:hAnsi="Times New Roman" w:cs="Times New Roman" w:hint="eastAsia"/>
          </w:rPr>
          <w:t>（</w:t>
        </w:r>
        <w:r>
          <w:rPr>
            <w:rFonts w:ascii="Times New Roman" w:eastAsia="华文宋体" w:hAnsi="Times New Roman" w:cs="Times New Roman" w:hint="eastAsia"/>
          </w:rPr>
          <w:t>see Fig 5b</w:t>
        </w:r>
        <w:r>
          <w:rPr>
            <w:rFonts w:ascii="Times New Roman" w:eastAsia="华文宋体" w:hAnsi="Times New Roman" w:cs="Times New Roman" w:hint="eastAsia"/>
          </w:rPr>
          <w:t>）</w:t>
        </w:r>
      </w:ins>
      <w:r>
        <w:rPr>
          <w:rFonts w:ascii="Times New Roman" w:eastAsia="华文宋体" w:hAnsi="Times New Roman" w:cs="Times New Roman"/>
        </w:rPr>
        <w:t xml:space="preserve"> for transitions from different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Pr>
          <w:rFonts w:ascii="Times New Roman" w:eastAsia="华文宋体" w:hAnsi="Times New Roman" w:cs="Times New Roman" w:hint="eastAsia"/>
        </w:rPr>
        <w:t xml:space="preserve"> </w:t>
      </w:r>
      <w:r>
        <w:rPr>
          <w:rFonts w:ascii="Times New Roman" w:eastAsia="华文宋体" w:hAnsi="Times New Roman" w:cs="Times New Roman"/>
        </w:rPr>
        <w:t xml:space="preserve">states. Specifically, when intending to probe the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r>
          <m:rPr>
            <m:sty m:val="p"/>
          </m:rPr>
          <w:rPr>
            <w:rFonts w:ascii="Cambria Math" w:eastAsia="华文宋体" w:hAnsi="Cambria Math" w:cs="Cambria Math"/>
          </w:rPr>
          <m:t>⟩</m:t>
        </m:r>
      </m:oMath>
      <w:r>
        <w:rPr>
          <w:rFonts w:ascii="Times New Roman" w:eastAsia="华文宋体" w:hAnsi="Times New Roman" w:cs="Times New Roman"/>
        </w:rPr>
        <w:t xml:space="preserve"> state, the detection probabilities f</w:t>
      </w:r>
      <w:r>
        <w:rPr>
          <w:rFonts w:ascii="Times New Roman" w:eastAsia="华文宋体" w:hAnsi="Times New Roman" w:cs="Times New Roman"/>
        </w:rPr>
        <w:t xml:space="preserve">or all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Pr>
          <w:rFonts w:ascii="Times New Roman" w:eastAsia="华文宋体" w:hAnsi="Times New Roman" w:cs="Times New Roman"/>
        </w:rPr>
        <w:t xml:space="preserve"> states are: 1.00, 0.58, 0.31, 0.16, 0.08, and 0.03 (from +5/2 to −5/2). </w:t>
      </w:r>
      <w:ins w:id="17" w:author="berks" w:date="2026-04-08T17:54:00Z">
        <w:del w:id="18" w:author="WPS_1700618618" w:date="2026-04-08T20:52:00Z">
          <w:r>
            <w:rPr>
              <w:rFonts w:ascii="Times New Roman" w:eastAsia="华文宋体" w:hAnsi="Times New Roman" w:cs="Times New Roman"/>
            </w:rPr>
            <w:delText>These probabilit</w:delText>
          </w:r>
        </w:del>
      </w:ins>
      <w:ins w:id="19" w:author="berks" w:date="2026-04-08T17:56:00Z">
        <w:del w:id="20" w:author="WPS_1700618618" w:date="2026-04-08T20:52:00Z">
          <w:r>
            <w:rPr>
              <w:rFonts w:ascii="Times New Roman" w:eastAsia="华文宋体" w:hAnsi="Times New Roman" w:cs="Times New Roman"/>
            </w:rPr>
            <w:delText>y values</w:delText>
          </w:r>
        </w:del>
      </w:ins>
      <w:ins w:id="21" w:author="berks" w:date="2026-04-08T17:54:00Z">
        <w:del w:id="22" w:author="WPS_1700618618" w:date="2026-04-08T20:52:00Z">
          <w:r>
            <w:rPr>
              <w:rFonts w:ascii="Times New Roman" w:eastAsia="华文宋体" w:hAnsi="Times New Roman" w:cs="Times New Roman"/>
            </w:rPr>
            <w:delText xml:space="preserve"> are </w:delText>
          </w:r>
        </w:del>
      </w:ins>
      <w:ins w:id="23" w:author="berks" w:date="2026-04-08T17:56:00Z">
        <w:del w:id="24" w:author="WPS_1700618618" w:date="2026-04-08T20:52:00Z">
          <w:r>
            <w:rPr>
              <w:rFonts w:ascii="Times New Roman" w:eastAsia="华文宋体" w:hAnsi="Times New Roman" w:cs="Times New Roman"/>
            </w:rPr>
            <w:delText xml:space="preserve">now </w:delText>
          </w:r>
        </w:del>
      </w:ins>
      <w:ins w:id="25" w:author="berks" w:date="2026-04-08T17:54:00Z">
        <w:del w:id="26" w:author="WPS_1700618618" w:date="2026-04-08T20:52:00Z">
          <w:r>
            <w:rPr>
              <w:rFonts w:ascii="Times New Roman" w:eastAsia="华文宋体" w:hAnsi="Times New Roman" w:cs="Times New Roman"/>
            </w:rPr>
            <w:delText>lab</w:delText>
          </w:r>
        </w:del>
      </w:ins>
      <w:ins w:id="27" w:author="berks" w:date="2026-04-08T17:55:00Z">
        <w:del w:id="28" w:author="WPS_1700618618" w:date="2026-04-08T20:52:00Z">
          <w:r>
            <w:rPr>
              <w:rFonts w:ascii="Times New Roman" w:eastAsia="华文宋体" w:hAnsi="Times New Roman" w:cs="Times New Roman"/>
            </w:rPr>
            <w:delText>elled in the revised Fig. 5</w:delText>
          </w:r>
          <w:r>
            <w:rPr>
              <w:rFonts w:ascii="Times New Roman" w:eastAsia="华文宋体" w:hAnsi="Times New Roman" w:cs="Times New Roman" w:hint="eastAsia"/>
            </w:rPr>
            <w:delText>(</w:delText>
          </w:r>
          <w:r>
            <w:rPr>
              <w:rFonts w:ascii="Times New Roman" w:eastAsia="华文宋体" w:hAnsi="Times New Roman" w:cs="Times New Roman"/>
            </w:rPr>
            <w:delText xml:space="preserve">b). </w:delText>
          </w:r>
        </w:del>
      </w:ins>
      <w:r>
        <w:rPr>
          <w:rFonts w:ascii="Times New Roman" w:eastAsia="华文宋体" w:hAnsi="Times New Roman" w:cs="Times New Roman"/>
        </w:rPr>
        <w:t xml:space="preserve">Additionally, the revised model includes the distribution of tensor light shifts across the optical trap. </w:t>
      </w:r>
      <w:r>
        <w:rPr>
          <w:rFonts w:ascii="Times New Roman" w:eastAsia="华文宋体" w:hAnsi="Times New Roman" w:cs="Times New Roman"/>
        </w:rPr>
        <w:t xml:space="preserve">As shown in the updated Fig. 4, the sharp features present in the previous simulation are now smoothed, leading to improved agreement with the experimental data. Details of the revised simulation are provided in the Methods section, under “Calibration of </w:t>
      </w:r>
      <m:oMath>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B</m:t>
            </m:r>
          </m:sub>
        </m:sSub>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T</m:t>
            </m:r>
          </m:sub>
        </m:sSub>
      </m:oMath>
      <w:r>
        <w:rPr>
          <w:rFonts w:ascii="Times New Roman" w:eastAsia="华文宋体" w:hAnsi="Times New Roman" w:cs="Times New Roman"/>
        </w:rPr>
        <w:t>”.</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It should be noted that the detection issue described above is specific to the coherent spin state used for calibration. In contrast, the cat states prepared elsewhere in the experiment involve only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r>
          <m:rPr>
            <m:sty m:val="p"/>
          </m:rPr>
          <w:rPr>
            <w:rFonts w:ascii="Cambria Math" w:eastAsia="华文宋体" w:hAnsi="Cambria Math" w:cs="Cambria Math"/>
          </w:rPr>
          <m:t>⟩</m:t>
        </m:r>
      </m:oMath>
      <w:r>
        <w:rPr>
          <w:rFonts w:ascii="Times New Roman" w:eastAsia="华文宋体" w:hAnsi="Times New Roman" w:cs="Times New Roman"/>
        </w:rPr>
        <w:t xml:space="preserve"> states, which have maximally different d</w:t>
      </w:r>
      <w:proofErr w:type="spellStart"/>
      <w:r>
        <w:rPr>
          <w:rFonts w:ascii="Times New Roman" w:eastAsia="华文宋体" w:hAnsi="Times New Roman" w:cs="Times New Roman"/>
        </w:rPr>
        <w:t>etection</w:t>
      </w:r>
      <w:proofErr w:type="spellEnd"/>
      <w:r>
        <w:rPr>
          <w:rFonts w:ascii="Times New Roman" w:eastAsia="华文宋体" w:hAnsi="Times New Roman" w:cs="Times New Roman"/>
        </w:rPr>
        <w:t xml:space="preserve"> probabilities and are thus clearly resolvable. Details are provided in the Methods section, under “Atom sample detection”</w:t>
      </w:r>
      <w:r>
        <w:rPr>
          <w:rFonts w:ascii="Times New Roman" w:eastAsia="华文宋体" w:hAnsi="Times New Roman" w:cs="Times New Roman" w:hint="eastAsia"/>
        </w:rPr>
        <w:t>.</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t xml:space="preserve">Q3: </w:t>
      </w:r>
      <w:r>
        <w:rPr>
          <w:rFonts w:ascii="Times New Roman" w:eastAsia="华文宋体" w:hAnsi="Times New Roman" w:cs="Times New Roman"/>
        </w:rPr>
        <w:t>Please check the formatting of the references. I noticed capitalization problems in Refs. 19 and 26.</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 xml:space="preserve">Following </w:t>
      </w:r>
      <w:r>
        <w:rPr>
          <w:rFonts w:ascii="Times New Roman" w:eastAsia="华文宋体" w:hAnsi="Times New Roman" w:cs="Times New Roman"/>
        </w:rPr>
        <w:t xml:space="preserve">the Reviewer comment, we have </w:t>
      </w:r>
      <w:del w:id="29" w:author="berks" w:date="2026-04-08T17:58:00Z">
        <w:r>
          <w:rPr>
            <w:rFonts w:ascii="Times New Roman" w:eastAsia="华文宋体" w:hAnsi="Times New Roman" w:cs="Times New Roman"/>
          </w:rPr>
          <w:delText xml:space="preserve">revised the manuscript and </w:delText>
        </w:r>
      </w:del>
      <w:r>
        <w:rPr>
          <w:rFonts w:ascii="Times New Roman" w:eastAsia="华文宋体" w:hAnsi="Times New Roman" w:cs="Times New Roman"/>
        </w:rPr>
        <w:t>corrected the capitalization errors throughout the reference list. These included the change of “</w:t>
      </w:r>
      <w:proofErr w:type="spellStart"/>
      <w:r>
        <w:rPr>
          <w:rFonts w:ascii="Times New Roman" w:eastAsia="华文宋体" w:hAnsi="Times New Roman" w:cs="Times New Roman"/>
        </w:rPr>
        <w:t>yb</w:t>
      </w:r>
      <w:proofErr w:type="spellEnd"/>
      <w:r>
        <w:rPr>
          <w:rFonts w:ascii="Times New Roman" w:eastAsia="华文宋体" w:hAnsi="Times New Roman" w:cs="Times New Roman"/>
        </w:rPr>
        <w:t>” to “</w:t>
      </w:r>
      <w:proofErr w:type="spellStart"/>
      <w:r>
        <w:rPr>
          <w:rFonts w:ascii="Times New Roman" w:eastAsia="华文宋体" w:hAnsi="Times New Roman" w:cs="Times New Roman"/>
        </w:rPr>
        <w:t>Yb</w:t>
      </w:r>
      <w:proofErr w:type="spellEnd"/>
      <w:r>
        <w:rPr>
          <w:rFonts w:ascii="Times New Roman" w:eastAsia="华文宋体" w:hAnsi="Times New Roman" w:cs="Times New Roman"/>
        </w:rPr>
        <w:t>” in Ref. 26 and similar corrections in Refs. 23 and 24.</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t xml:space="preserve">Q4: </w:t>
      </w:r>
      <w:r>
        <w:rPr>
          <w:rFonts w:ascii="Times New Roman" w:eastAsia="华文宋体" w:hAnsi="Times New Roman" w:cs="Times New Roman"/>
        </w:rPr>
        <w:t>The authors mention the simult</w:t>
      </w:r>
      <w:r>
        <w:rPr>
          <w:rFonts w:ascii="Times New Roman" w:eastAsia="华文宋体" w:hAnsi="Times New Roman" w:cs="Times New Roman"/>
        </w:rPr>
        <w:t>aneous effect of the Zeeman and tensor light shifts. In fact, this is a major effect (often referred to alignment-to-orientation conversion) that plays an important role in nonlinear Faraday rotation. The authors might wish to make this connection, if they</w:t>
      </w:r>
      <w:r>
        <w:rPr>
          <w:rFonts w:ascii="Times New Roman" w:eastAsia="华文宋体" w:hAnsi="Times New Roman" w:cs="Times New Roman"/>
        </w:rPr>
        <w:t xml:space="preserve"> think it is relevant.</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The alignment-to-orientation conversion (AOC) in nonlinear Faraday rotation stems from tensor light shifts of the probe beam. Th</w:t>
      </w:r>
      <w:r>
        <w:rPr>
          <w:rFonts w:ascii="Times New Roman" w:eastAsia="华文宋体" w:hAnsi="Times New Roman" w:cs="Times New Roman" w:hint="eastAsia"/>
        </w:rPr>
        <w:t>is</w:t>
      </w:r>
      <w:r>
        <w:rPr>
          <w:rFonts w:ascii="Times New Roman" w:eastAsia="华文宋体" w:hAnsi="Times New Roman" w:cs="Times New Roman"/>
        </w:rPr>
        <w:t xml:space="preserve"> effect induces coherent evolution of spin states, which is precisely what we employ to drive t</w:t>
      </w:r>
      <w:r>
        <w:rPr>
          <w:rFonts w:ascii="Times New Roman" w:eastAsia="华文宋体" w:hAnsi="Times New Roman" w:cs="Times New Roman"/>
        </w:rPr>
        <w:t>he atoms from an initial coherent spin state (orientation) to a cat state (alignment).</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Furthermore, the AOC effect is also closely related to the simultaneous effect of the Zeeman and tensor light shifts in our experiment. When the laser polarization is pe</w:t>
      </w:r>
      <w:r>
        <w:rPr>
          <w:rFonts w:ascii="Times New Roman" w:eastAsia="华文宋体" w:hAnsi="Times New Roman" w:cs="Times New Roman"/>
        </w:rPr>
        <w:t xml:space="preserve">rfectly aligned with the magnetic field, the cat state (alignment) is an eigenstate of the tensor </w:t>
      </w:r>
      <w:del w:id="30" w:author="berks" w:date="2026-04-08T18:00:00Z">
        <w:r>
          <w:rPr>
            <w:rFonts w:ascii="Times New Roman" w:eastAsia="华文宋体" w:hAnsi="Times New Roman" w:cs="Times New Roman"/>
          </w:rPr>
          <w:delText xml:space="preserve">light-shift </w:delText>
        </w:r>
      </w:del>
      <w:r>
        <w:rPr>
          <w:rFonts w:ascii="Times New Roman" w:eastAsia="华文宋体" w:hAnsi="Times New Roman" w:cs="Times New Roman"/>
        </w:rPr>
        <w:t xml:space="preserve">operator. However, when a misalignment exists between the laser polarization and the magnetic field, the cat state </w:t>
      </w:r>
      <w:r>
        <w:rPr>
          <w:rFonts w:ascii="Times New Roman" w:eastAsia="华文宋体" w:hAnsi="Times New Roman" w:cs="Times New Roman"/>
        </w:rPr>
        <w:lastRenderedPageBreak/>
        <w:t xml:space="preserve">experiences a twist due to the </w:t>
      </w:r>
      <w:r>
        <w:rPr>
          <w:rFonts w:ascii="Times New Roman" w:eastAsia="华文宋体" w:hAnsi="Times New Roman" w:cs="Times New Roman"/>
        </w:rPr>
        <w:t xml:space="preserve">tensor shift, analogous to AOC. </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Following the Reviewer comment, we have addressed this connection in the “Tensor shift” section of the main text, and added a corresponding citation </w:t>
      </w:r>
      <w:r>
        <w:rPr>
          <w:rFonts w:ascii="Times New Roman" w:eastAsia="华文宋体" w:hAnsi="Times New Roman" w:cs="Times New Roman"/>
          <w:i/>
        </w:rPr>
        <w:t>Phys.</w:t>
      </w:r>
      <w:r>
        <w:rPr>
          <w:rFonts w:ascii="Times New Roman" w:eastAsia="华文宋体" w:hAnsi="Times New Roman" w:cs="Times New Roman" w:hint="eastAsia"/>
          <w:i/>
        </w:rPr>
        <w:t xml:space="preserve"> </w:t>
      </w:r>
      <w:r>
        <w:rPr>
          <w:rFonts w:ascii="Times New Roman" w:eastAsia="华文宋体" w:hAnsi="Times New Roman" w:cs="Times New Roman"/>
          <w:i/>
        </w:rPr>
        <w:t>Rev. Lett.</w:t>
      </w:r>
      <w:r>
        <w:rPr>
          <w:rFonts w:ascii="Times New Roman" w:eastAsia="华文宋体" w:hAnsi="Times New Roman" w:cs="Times New Roman"/>
        </w:rPr>
        <w:t xml:space="preserve"> </w:t>
      </w:r>
      <w:r>
        <w:rPr>
          <w:rFonts w:ascii="Times New Roman" w:eastAsia="华文宋体" w:hAnsi="Times New Roman" w:cs="Times New Roman"/>
          <w:b/>
        </w:rPr>
        <w:t>85</w:t>
      </w:r>
      <w:r>
        <w:rPr>
          <w:rFonts w:ascii="Times New Roman" w:eastAsia="华文宋体" w:hAnsi="Times New Roman" w:cs="Times New Roman"/>
        </w:rPr>
        <w:t>, 2088–2091 (2000) [30].</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hAnsi="Times New Roman" w:cs="Times New Roman"/>
          <w:color w:val="C00000"/>
        </w:rPr>
      </w:pPr>
      <w:r>
        <w:rPr>
          <w:rFonts w:ascii="Times New Roman" w:hAnsi="Times New Roman" w:cs="Times New Roman"/>
          <w:color w:val="C00000"/>
        </w:rPr>
        <w:t>#R3</w:t>
      </w:r>
    </w:p>
    <w:p w:rsidR="00681B4B" w:rsidRDefault="000A48AB">
      <w:pPr>
        <w:spacing w:afterLines="50" w:after="156"/>
        <w:rPr>
          <w:rFonts w:ascii="Times New Roman" w:hAnsi="Times New Roman" w:cs="Times New Roman"/>
        </w:rPr>
      </w:pPr>
      <w:r>
        <w:rPr>
          <w:rFonts w:ascii="Times New Roman" w:hAnsi="Times New Roman" w:cs="Times New Roman"/>
        </w:rPr>
        <w:t xml:space="preserve">The biggest achievement </w:t>
      </w:r>
      <w:r>
        <w:rPr>
          <w:rFonts w:ascii="Times New Roman" w:hAnsi="Times New Roman" w:cs="Times New Roman"/>
        </w:rPr>
        <w:t>of the paper is, to us, the implementation of a method to suppress light shifts induced by the trapping lattice, and the subsequent measurement “with a precision of 4 ppm” of the magnetic moment ratio between 171Yb and 173Yb.</w:t>
      </w:r>
    </w:p>
    <w:p w:rsidR="00681B4B" w:rsidRDefault="000A48AB">
      <w:pPr>
        <w:spacing w:afterLines="50" w:after="156"/>
        <w:rPr>
          <w:rFonts w:ascii="Times New Roman" w:hAnsi="Times New Roman" w:cs="Times New Roman"/>
        </w:rPr>
      </w:pPr>
      <w:r>
        <w:rPr>
          <w:rFonts w:ascii="Times New Roman" w:hAnsi="Times New Roman" w:cs="Times New Roman"/>
        </w:rPr>
        <w:t>Q1a: How valuable is this meas</w:t>
      </w:r>
      <w:r>
        <w:rPr>
          <w:rFonts w:ascii="Times New Roman" w:hAnsi="Times New Roman" w:cs="Times New Roman"/>
        </w:rPr>
        <w:t>urement/Why is it important?</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Magnetic moment is a fundamental property of the nucleus. The ratio of nuclear magnetic moments between different isotopes reveals the relative evolution of their nuclear structures. In order to determine an unknown nuc</w:t>
      </w:r>
      <w:r>
        <w:rPr>
          <w:rFonts w:ascii="Times New Roman" w:eastAsia="华文宋体" w:hAnsi="Times New Roman" w:cs="Times New Roman"/>
        </w:rPr>
        <w:t xml:space="preserve">lear magnetic moment, a widely adopted experimental approach is to measure its ratio to a known reference moment. Our measurement of the </w:t>
      </w:r>
      <w:r>
        <w:rPr>
          <w:rFonts w:ascii="Times New Roman" w:eastAsia="华文宋体" w:hAnsi="Times New Roman" w:cs="Times New Roman"/>
          <w:vertAlign w:val="superscript"/>
        </w:rPr>
        <w:t>171</w:t>
      </w:r>
      <w:r>
        <w:rPr>
          <w:rFonts w:ascii="Times New Roman" w:eastAsia="华文宋体" w:hAnsi="Times New Roman" w:cs="Times New Roman"/>
        </w:rPr>
        <w:t xml:space="preserve">Yb / </w:t>
      </w:r>
      <w:r>
        <w:rPr>
          <w:rFonts w:ascii="Times New Roman" w:eastAsia="华文宋体" w:hAnsi="Times New Roman" w:cs="Times New Roman"/>
          <w:vertAlign w:val="superscript"/>
        </w:rPr>
        <w:t>173</w:t>
      </w:r>
      <w:r>
        <w:rPr>
          <w:rFonts w:ascii="Times New Roman" w:eastAsia="华文宋体" w:hAnsi="Times New Roman" w:cs="Times New Roman"/>
        </w:rPr>
        <w:t xml:space="preserve">Yb magnetic moment ratio with 4 ppm precision </w:t>
      </w:r>
      <w:del w:id="31" w:author="berks" w:date="2026-04-08T18:01:00Z">
        <w:r>
          <w:rPr>
            <w:rFonts w:ascii="Times New Roman" w:eastAsia="华文宋体" w:hAnsi="Times New Roman" w:cs="Times New Roman"/>
          </w:rPr>
          <w:delText>provides a new benchmark for nuclear structure models of ytter</w:delText>
        </w:r>
        <w:r>
          <w:rPr>
            <w:rFonts w:ascii="Times New Roman" w:eastAsia="华文宋体" w:hAnsi="Times New Roman" w:cs="Times New Roman"/>
          </w:rPr>
          <w:delText xml:space="preserve">bium isotopes and </w:delText>
        </w:r>
      </w:del>
      <w:r>
        <w:rPr>
          <w:rFonts w:ascii="Times New Roman" w:eastAsia="华文宋体" w:hAnsi="Times New Roman" w:cs="Times New Roman"/>
        </w:rPr>
        <w:t xml:space="preserve">demonstrates the viability of optical-trap </w:t>
      </w:r>
      <w:proofErr w:type="spellStart"/>
      <w:r>
        <w:rPr>
          <w:rFonts w:ascii="Times New Roman" w:eastAsia="华文宋体" w:hAnsi="Times New Roman" w:cs="Times New Roman"/>
        </w:rPr>
        <w:t>comagnetometry</w:t>
      </w:r>
      <w:proofErr w:type="spellEnd"/>
      <w:r>
        <w:rPr>
          <w:rFonts w:ascii="Times New Roman" w:eastAsia="华文宋体" w:hAnsi="Times New Roman" w:cs="Times New Roman"/>
        </w:rPr>
        <w:t xml:space="preserve"> for high-precision nuclear property measurements.</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hAnsi="Times New Roman" w:cs="Times New Roman"/>
        </w:rPr>
      </w:pPr>
      <w:r>
        <w:rPr>
          <w:rFonts w:ascii="Times New Roman" w:hAnsi="Times New Roman" w:cs="Times New Roman"/>
          <w:b/>
        </w:rPr>
        <w:t xml:space="preserve">Q1b: </w:t>
      </w:r>
      <w:r>
        <w:rPr>
          <w:rFonts w:ascii="Times New Roman" w:hAnsi="Times New Roman" w:cs="Times New Roman"/>
        </w:rPr>
        <w:t>Why not provide the measured value directly in the abstract?</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Following the Reviewer comment, we have added the measu</w:t>
      </w:r>
      <w:r>
        <w:rPr>
          <w:rFonts w:ascii="Times New Roman" w:eastAsia="华文宋体" w:hAnsi="Times New Roman" w:cs="Times New Roman"/>
        </w:rPr>
        <w:t>red value to the abstract.</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hAnsi="Times New Roman" w:cs="Times New Roman"/>
        </w:rPr>
      </w:pPr>
      <w:r>
        <w:rPr>
          <w:rFonts w:ascii="Times New Roman" w:hAnsi="Times New Roman" w:cs="Times New Roman"/>
          <w:b/>
        </w:rPr>
        <w:t xml:space="preserve">Q1c: </w:t>
      </w:r>
      <w:r>
        <w:rPr>
          <w:rFonts w:ascii="Times New Roman" w:hAnsi="Times New Roman" w:cs="Times New Roman"/>
        </w:rPr>
        <w:t xml:space="preserve">Have there been more measurements of this ratio apart from these of Refs. [29] and [30]? If so, a summary plot showing each measured value and associated uncertainty would be welcome. Are all the quoted values (authors and </w:t>
      </w:r>
      <w:r>
        <w:rPr>
          <w:rFonts w:ascii="Times New Roman" w:hAnsi="Times New Roman" w:cs="Times New Roman"/>
        </w:rPr>
        <w:t>previous works) given with a 1-σ uncertainty?</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 xml:space="preserve">There are two previous measurements. Following the Reviewer comment, we have added Table 1 in the main text, listing both prior results alongside our result. Values in parentheses are </w:t>
      </w:r>
      <m:oMath>
        <m:r>
          <m:rPr>
            <m:sty m:val="p"/>
          </m:rPr>
          <w:rPr>
            <w:rFonts w:ascii="Cambria Math" w:eastAsia="华文宋体" w:hAnsi="Cambria Math" w:cs="Times New Roman"/>
          </w:rPr>
          <m:t>1σ</m:t>
        </m:r>
      </m:oMath>
      <w:r>
        <w:rPr>
          <w:rFonts w:ascii="Times New Roman" w:eastAsia="华文宋体" w:hAnsi="Times New Roman" w:cs="Times New Roman"/>
        </w:rPr>
        <w:t xml:space="preserve"> uncertainties. </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All three results are consistent within uncertainties. Our result is more precise than the previous ones by one and two orders of magnitude, respectively. Given the large differences in the error bar lengths, we find it difficult to present all three resu</w:t>
      </w:r>
      <w:r>
        <w:rPr>
          <w:rFonts w:ascii="Times New Roman" w:eastAsia="华文宋体" w:hAnsi="Times New Roman" w:cs="Times New Roman"/>
        </w:rPr>
        <w:t>lts on a single plot.</w:t>
      </w:r>
      <w:r>
        <w:t xml:space="preserve"> </w:t>
      </w:r>
      <w:r>
        <w:rPr>
          <w:rFonts w:ascii="Times New Roman" w:eastAsia="华文宋体" w:hAnsi="Times New Roman" w:cs="Times New Roman"/>
        </w:rPr>
        <w:t>Instead, we have chosen to present the comparison in a table on page 9.</w:t>
      </w:r>
    </w:p>
    <w:p w:rsidR="00681B4B" w:rsidRDefault="00681B4B">
      <w:pPr>
        <w:spacing w:afterLines="50" w:after="156"/>
        <w:rPr>
          <w:rFonts w:ascii="Times New Roman" w:eastAsia="华文宋体" w:hAnsi="Times New Roman" w:cs="Times New Roman"/>
        </w:rPr>
      </w:pPr>
    </w:p>
    <w:p w:rsidR="00681B4B" w:rsidRDefault="000A48AB">
      <w:pPr>
        <w:widowControl/>
        <w:jc w:val="left"/>
        <w:rPr>
          <w:ins w:id="32" w:author="berks" w:date="2026-04-08T18:03:00Z"/>
          <w:rFonts w:ascii="Times New Roman" w:eastAsia="华文宋体" w:hAnsi="Times New Roman" w:cs="Times New Roman"/>
          <w:b/>
        </w:rPr>
      </w:pPr>
      <w:ins w:id="33" w:author="berks" w:date="2026-04-08T18:03:00Z">
        <w:r>
          <w:rPr>
            <w:rFonts w:ascii="Times New Roman" w:eastAsia="华文宋体" w:hAnsi="Times New Roman" w:cs="Times New Roman"/>
            <w:b/>
          </w:rPr>
          <w:br w:type="page"/>
        </w:r>
      </w:ins>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lastRenderedPageBreak/>
        <w:t xml:space="preserve">Q1d: </w:t>
      </w:r>
      <w:r>
        <w:rPr>
          <w:rFonts w:ascii="Times New Roman" w:eastAsia="华文宋体" w:hAnsi="Times New Roman" w:cs="Times New Roman"/>
        </w:rPr>
        <w:t>In the part Ratio of nuclear magnetic moments (page 8), the authors compile values of the ratio of nuclear magnetic moment, RL, measured while different e</w:t>
      </w:r>
      <w:r>
        <w:rPr>
          <w:rFonts w:ascii="Times New Roman" w:eastAsia="华文宋体" w:hAnsi="Times New Roman" w:cs="Times New Roman"/>
        </w:rPr>
        <w:t>xperimental parameters are varied to search for systematic effects (Figs. 2 and 3). Why are the different values not overlapping? Please comment on how the average is weighted and why.</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 xml:space="preserve">As listed in the table below, the four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Pr>
          <w:rFonts w:ascii="Times New Roman" w:eastAsia="华文宋体" w:hAnsi="Times New Roman" w:cs="Times New Roman"/>
        </w:rPr>
        <w:t xml:space="preserve"> values given in Figs. 2 and 3, as well as the final average value, are consistent within the quoted uncertainties.</w:t>
      </w:r>
    </w:p>
    <w:p w:rsidR="00681B4B" w:rsidRDefault="00681B4B">
      <w:pPr>
        <w:spacing w:afterLines="50" w:after="156"/>
        <w:rPr>
          <w:rFonts w:ascii="Times New Roman" w:eastAsia="华文宋体" w:hAnsi="Times New Roman" w:cs="Times New Roman"/>
        </w:rPr>
      </w:pPr>
    </w:p>
    <w:tbl>
      <w:tblPr>
        <w:tblStyle w:val="ae"/>
        <w:tblW w:w="0" w:type="auto"/>
        <w:tblInd w:w="2830" w:type="dxa"/>
        <w:tblLook w:val="04A0" w:firstRow="1" w:lastRow="0" w:firstColumn="1" w:lastColumn="0" w:noHBand="0" w:noVBand="1"/>
      </w:tblPr>
      <w:tblGrid>
        <w:gridCol w:w="1184"/>
        <w:gridCol w:w="1249"/>
      </w:tblGrid>
      <w:tr w:rsidR="00681B4B">
        <w:trPr>
          <w:trHeight w:val="414"/>
        </w:trPr>
        <w:tc>
          <w:tcPr>
            <w:tcW w:w="1184" w:type="dxa"/>
          </w:tcPr>
          <w:p w:rsidR="00681B4B" w:rsidRDefault="00681B4B">
            <w:pPr>
              <w:spacing w:afterLines="50" w:after="156"/>
              <w:rPr>
                <w:rFonts w:ascii="Times New Roman" w:eastAsia="华文宋体" w:hAnsi="Times New Roman" w:cs="Times New Roman"/>
              </w:rPr>
            </w:pPr>
          </w:p>
        </w:tc>
        <w:tc>
          <w:tcPr>
            <w:tcW w:w="1236" w:type="dxa"/>
          </w:tcPr>
          <w:p w:rsidR="00681B4B" w:rsidRDefault="000A48AB">
            <w:pPr>
              <w:spacing w:afterLines="50" w:after="156"/>
              <w:rPr>
                <w:rFonts w:ascii="Times New Roman" w:eastAsia="华文宋体" w:hAnsi="Times New Roman" w:cs="Times New Roman"/>
              </w:rPr>
            </w:pPr>
            <m:oMathPara>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m:oMathPara>
          </w:p>
        </w:tc>
      </w:tr>
      <w:tr w:rsidR="00681B4B">
        <w:trPr>
          <w:trHeight w:val="414"/>
        </w:trPr>
        <w:tc>
          <w:tcPr>
            <w:tcW w:w="1184" w:type="dxa"/>
          </w:tcPr>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rPr>
              <w:t xml:space="preserve">Fig. </w:t>
            </w:r>
            <w:r>
              <w:rPr>
                <w:rFonts w:ascii="Times New Roman" w:eastAsia="华文宋体" w:hAnsi="Times New Roman" w:cs="Times New Roman" w:hint="eastAsia"/>
              </w:rPr>
              <w:t>2b</w:t>
            </w:r>
          </w:p>
        </w:tc>
        <w:tc>
          <w:tcPr>
            <w:tcW w:w="1236" w:type="dxa"/>
          </w:tcPr>
          <w:p w:rsidR="00681B4B" w:rsidRDefault="000A48AB">
            <w:pPr>
              <w:spacing w:afterLines="50" w:after="156"/>
              <w:jc w:val="left"/>
              <w:rPr>
                <w:rFonts w:ascii="Times New Roman" w:eastAsia="华文宋体" w:hAnsi="Times New Roman" w:cs="Times New Roman"/>
              </w:rPr>
            </w:pPr>
            <w:r>
              <w:rPr>
                <w:rFonts w:ascii="Times New Roman" w:eastAsia="华文宋体" w:hAnsi="Times New Roman" w:cs="Times New Roman"/>
              </w:rPr>
              <w:t>0.726079(3)</w:t>
            </w:r>
          </w:p>
        </w:tc>
      </w:tr>
      <w:tr w:rsidR="00681B4B">
        <w:trPr>
          <w:trHeight w:val="414"/>
        </w:trPr>
        <w:tc>
          <w:tcPr>
            <w:tcW w:w="1184" w:type="dxa"/>
          </w:tcPr>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rPr>
              <w:t xml:space="preserve">Fig. </w:t>
            </w:r>
            <w:r>
              <w:rPr>
                <w:rFonts w:ascii="Times New Roman" w:eastAsia="华文宋体" w:hAnsi="Times New Roman" w:cs="Times New Roman" w:hint="eastAsia"/>
              </w:rPr>
              <w:t>2d</w:t>
            </w:r>
          </w:p>
        </w:tc>
        <w:tc>
          <w:tcPr>
            <w:tcW w:w="1236" w:type="dxa"/>
          </w:tcPr>
          <w:p w:rsidR="00681B4B" w:rsidRDefault="000A48AB">
            <w:pPr>
              <w:spacing w:afterLines="50" w:after="156"/>
              <w:jc w:val="left"/>
              <w:rPr>
                <w:rFonts w:ascii="Times New Roman" w:eastAsia="华文宋体" w:hAnsi="Times New Roman" w:cs="Times New Roman"/>
              </w:rPr>
            </w:pPr>
            <w:r>
              <w:rPr>
                <w:rFonts w:ascii="Times New Roman" w:eastAsia="华文宋体" w:hAnsi="Times New Roman" w:cs="Times New Roman"/>
              </w:rPr>
              <w:t>0.726080(5)</w:t>
            </w:r>
          </w:p>
        </w:tc>
      </w:tr>
      <w:tr w:rsidR="00681B4B">
        <w:trPr>
          <w:trHeight w:val="414"/>
        </w:trPr>
        <w:tc>
          <w:tcPr>
            <w:tcW w:w="1184" w:type="dxa"/>
          </w:tcPr>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rPr>
              <w:t>Fig. 3a</w:t>
            </w:r>
          </w:p>
        </w:tc>
        <w:tc>
          <w:tcPr>
            <w:tcW w:w="1236" w:type="dxa"/>
          </w:tcPr>
          <w:p w:rsidR="00681B4B" w:rsidRDefault="000A48AB">
            <w:pPr>
              <w:spacing w:afterLines="50" w:after="156"/>
              <w:jc w:val="left"/>
              <w:rPr>
                <w:rFonts w:ascii="Times New Roman" w:eastAsia="华文宋体" w:hAnsi="Times New Roman" w:cs="Times New Roman"/>
              </w:rPr>
            </w:pPr>
            <w:r>
              <w:rPr>
                <w:rFonts w:ascii="Times New Roman" w:eastAsia="华文宋体" w:hAnsi="Times New Roman" w:cs="Times New Roman"/>
              </w:rPr>
              <w:t>0.726077(2)</w:t>
            </w:r>
          </w:p>
        </w:tc>
      </w:tr>
      <w:tr w:rsidR="00681B4B">
        <w:trPr>
          <w:trHeight w:val="422"/>
        </w:trPr>
        <w:tc>
          <w:tcPr>
            <w:tcW w:w="1184" w:type="dxa"/>
          </w:tcPr>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rPr>
              <w:t>Fig. 3b</w:t>
            </w:r>
          </w:p>
        </w:tc>
        <w:tc>
          <w:tcPr>
            <w:tcW w:w="1236" w:type="dxa"/>
          </w:tcPr>
          <w:p w:rsidR="00681B4B" w:rsidRDefault="000A48AB">
            <w:pPr>
              <w:spacing w:afterLines="50" w:after="156"/>
              <w:jc w:val="left"/>
              <w:rPr>
                <w:rFonts w:ascii="Times New Roman" w:eastAsia="华文宋体" w:hAnsi="Times New Roman" w:cs="Times New Roman"/>
              </w:rPr>
            </w:pPr>
            <w:r>
              <w:rPr>
                <w:rFonts w:ascii="Times New Roman" w:eastAsia="华文宋体" w:hAnsi="Times New Roman" w:cs="Times New Roman"/>
              </w:rPr>
              <w:t>0.726072(4)</w:t>
            </w:r>
          </w:p>
        </w:tc>
      </w:tr>
      <w:tr w:rsidR="00681B4B">
        <w:trPr>
          <w:trHeight w:val="130"/>
        </w:trPr>
        <w:tc>
          <w:tcPr>
            <w:tcW w:w="1184" w:type="dxa"/>
          </w:tcPr>
          <w:p w:rsidR="00681B4B" w:rsidRDefault="000A48AB">
            <w:pPr>
              <w:spacing w:afterLines="50" w:after="156"/>
              <w:jc w:val="left"/>
              <w:rPr>
                <w:rFonts w:ascii="Times New Roman" w:eastAsia="华文宋体" w:hAnsi="Times New Roman" w:cs="Times New Roman"/>
              </w:rPr>
            </w:pPr>
            <w:r>
              <w:rPr>
                <w:rFonts w:ascii="Times New Roman" w:eastAsia="华文宋体" w:hAnsi="Times New Roman" w:cs="Times New Roman"/>
              </w:rPr>
              <w:t>Final value</w:t>
            </w:r>
          </w:p>
        </w:tc>
        <w:tc>
          <w:tcPr>
            <w:tcW w:w="1236" w:type="dxa"/>
          </w:tcPr>
          <w:p w:rsidR="00681B4B" w:rsidRDefault="000A48AB">
            <w:pPr>
              <w:spacing w:afterLines="50" w:after="156"/>
              <w:jc w:val="left"/>
              <w:rPr>
                <w:rFonts w:ascii="Times New Roman" w:eastAsia="华文宋体" w:hAnsi="Times New Roman" w:cs="Times New Roman"/>
              </w:rPr>
            </w:pPr>
            <w:r>
              <w:rPr>
                <w:rFonts w:ascii="Times New Roman" w:eastAsia="华文宋体" w:hAnsi="Times New Roman" w:cs="Times New Roman" w:hint="eastAsia"/>
              </w:rPr>
              <w:t>0.726076</w:t>
            </w:r>
            <w:r>
              <w:rPr>
                <w:rFonts w:ascii="Times New Roman" w:eastAsia="华文宋体" w:hAnsi="Times New Roman" w:cs="Times New Roman"/>
              </w:rPr>
              <w:t>(</w:t>
            </w:r>
            <w:r>
              <w:rPr>
                <w:rFonts w:ascii="Times New Roman" w:eastAsia="华文宋体" w:hAnsi="Times New Roman" w:cs="Times New Roman" w:hint="eastAsia"/>
              </w:rPr>
              <w:t>3)</w:t>
            </w:r>
          </w:p>
        </w:tc>
      </w:tr>
    </w:tbl>
    <w:p w:rsidR="00681B4B" w:rsidRDefault="00681B4B">
      <w:pPr>
        <w:spacing w:afterLines="50" w:after="156"/>
        <w:rPr>
          <w:rFonts w:ascii="Times New Roman" w:eastAsia="华文宋体" w:hAnsi="Times New Roman" w:cs="Times New Roman"/>
        </w:rPr>
      </w:pP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In Figs. 2b and 2d,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Pr>
          <w:rFonts w:ascii="Times New Roman" w:eastAsia="华文宋体" w:hAnsi="Times New Roman" w:cs="Times New Roman"/>
        </w:rPr>
        <w:t xml:space="preserve"> at the extremum point of a parabolic fit to the data is obtained under magnetic fields of 50 mG and 100 mG, respectively. This was intended to verify the validity of the tensor shift theory.</w:t>
      </w:r>
      <w:r>
        <w:t xml:space="preserve"> </w:t>
      </w:r>
      <w:r>
        <w:rPr>
          <w:rFonts w:ascii="Times New Roman" w:eastAsia="华文宋体" w:hAnsi="Times New Roman" w:cs="Times New Roman"/>
        </w:rPr>
        <w:t>The fitting results confirm that, when the tensor field is align</w:t>
      </w:r>
      <w:r>
        <w:rPr>
          <w:rFonts w:ascii="Times New Roman" w:eastAsia="华文宋体" w:hAnsi="Times New Roman" w:cs="Times New Roman"/>
        </w:rPr>
        <w:t xml:space="preserve">ed with the magnetic field,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Pr>
          <w:rFonts w:ascii="Times New Roman" w:eastAsia="华文宋体" w:hAnsi="Times New Roman" w:cs="Times New Roman"/>
        </w:rPr>
        <w:t xml:space="preserve"> is independent of the magnetic field strength.</w:t>
      </w:r>
    </w:p>
    <w:p w:rsidR="00681B4B" w:rsidRDefault="000A48AB">
      <w:pPr>
        <w:spacing w:afterLines="50" w:after="156"/>
        <w:ind w:firstLineChars="202" w:firstLine="424"/>
        <w:rPr>
          <w:ins w:id="34" w:author="berks" w:date="2026-04-08T18:05:00Z"/>
          <w:rFonts w:ascii="Times New Roman" w:eastAsia="华文宋体" w:hAnsi="Times New Roman" w:cs="Times New Roman"/>
        </w:rPr>
      </w:pPr>
      <w:r>
        <w:rPr>
          <w:rFonts w:ascii="Times New Roman" w:eastAsia="华文宋体" w:hAnsi="Times New Roman" w:cs="Times New Roman"/>
        </w:rPr>
        <w:t xml:space="preserve">After completing the </w:t>
      </w:r>
      <w:r>
        <w:rPr>
          <w:rFonts w:ascii="Times New Roman" w:eastAsia="华文宋体" w:hAnsi="Times New Roman" w:cs="Times New Roman" w:hint="eastAsia"/>
        </w:rPr>
        <w:t>field</w:t>
      </w:r>
      <w:r>
        <w:rPr>
          <w:rFonts w:ascii="Times New Roman" w:eastAsia="华文宋体" w:hAnsi="Times New Roman" w:cs="Times New Roman"/>
        </w:rPr>
        <w:t xml:space="preserve"> alignment procedure, measurements were conducted at 100 </w:t>
      </w:r>
      <w:proofErr w:type="spellStart"/>
      <w:r>
        <w:rPr>
          <w:rFonts w:ascii="Times New Roman" w:eastAsia="华文宋体" w:hAnsi="Times New Roman" w:cs="Times New Roman"/>
        </w:rPr>
        <w:t>mG</w:t>
      </w:r>
      <w:proofErr w:type="spellEnd"/>
      <w:r>
        <w:rPr>
          <w:rFonts w:ascii="Times New Roman" w:eastAsia="华文宋体" w:hAnsi="Times New Roman" w:cs="Times New Roman"/>
        </w:rPr>
        <w:t xml:space="preserve"> (Fig. 3a and 3b) to investigate the dependence of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r>
          <w:rPr>
            <w:rFonts w:ascii="Cambria Math" w:eastAsia="华文宋体" w:hAnsi="Cambria Math" w:cs="Times New Roman"/>
          </w:rPr>
          <m:t xml:space="preserve"> </m:t>
        </m:r>
      </m:oMath>
      <w:r>
        <w:rPr>
          <w:rFonts w:ascii="Times New Roman" w:eastAsia="华文宋体" w:hAnsi="Times New Roman" w:cs="Times New Roman"/>
        </w:rPr>
        <w:t>on key experimental parameters. No depe</w:t>
      </w:r>
      <w:proofErr w:type="spellStart"/>
      <w:r>
        <w:rPr>
          <w:rFonts w:ascii="Times New Roman" w:eastAsia="华文宋体" w:hAnsi="Times New Roman" w:cs="Times New Roman"/>
        </w:rPr>
        <w:t>ndence</w:t>
      </w:r>
      <w:proofErr w:type="spellEnd"/>
      <w:r>
        <w:rPr>
          <w:rFonts w:ascii="Times New Roman" w:eastAsia="华文宋体" w:hAnsi="Times New Roman" w:cs="Times New Roman"/>
        </w:rPr>
        <w:t xml:space="preserve"> was observed. Fig. 3a and 3b​ each yields a weighted mean value of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Pr>
          <w:rFonts w:ascii="Times New Roman" w:eastAsia="华文宋体" w:hAnsi="Times New Roman" w:cs="Times New Roman"/>
        </w:rPr>
        <w:t xml:space="preserve">. The final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Pr>
          <w:rFonts w:ascii="Times New Roman" w:eastAsia="华文宋体" w:hAnsi="Times New Roman" w:cs="Times New Roman" w:hint="eastAsia"/>
        </w:rPr>
        <w:t xml:space="preserve"> value</w:t>
      </w:r>
      <w:r>
        <w:rPr>
          <w:rFonts w:ascii="Times New Roman" w:eastAsia="华文宋体" w:hAnsi="Times New Roman" w:cs="Times New Roman"/>
        </w:rPr>
        <w:t xml:space="preserve"> is the weighted average of these two results. </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Additional details have been added in the “Ratio of nuclear magnetic moments” section of the main text on page 8</w:t>
      </w:r>
      <w:r>
        <w:rPr>
          <w:rFonts w:ascii="Times New Roman" w:eastAsia="华文宋体" w:hAnsi="Times New Roman" w:cs="Times New Roman"/>
        </w:rPr>
        <w:t>.</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t xml:space="preserve">Q2a: </w:t>
      </w:r>
      <w:r>
        <w:rPr>
          <w:rFonts w:ascii="Times New Roman" w:eastAsia="华文宋体" w:hAnsi="Times New Roman" w:cs="Times New Roman"/>
        </w:rPr>
        <w:t>The perspective of the paper concerns the search the of EDM using their experimental apparatus. As we understand, the main point here is that using a comagnetometer (rather than a single specie) should help reduced magnetic field noises which are c</w:t>
      </w:r>
      <w:r>
        <w:rPr>
          <w:rFonts w:ascii="Times New Roman" w:eastAsia="华文宋体" w:hAnsi="Times New Roman" w:cs="Times New Roman"/>
        </w:rPr>
        <w:t>urrently the limiting factor.</w:t>
      </w: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rPr>
        <w:t>In the introduction, authors claim that the glass vapor cell comagnetometer are unsuitable to search for “short-range interactions below ~ 100 µm”. Could they elaborate? A citation would help here.</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In Feng, Y.-K. et al</w:t>
      </w:r>
      <w:r>
        <w:rPr>
          <w:rFonts w:ascii="Times New Roman" w:eastAsia="华文宋体" w:hAnsi="Times New Roman" w:cs="Times New Roman"/>
        </w:rPr>
        <w:t xml:space="preserve">., </w:t>
      </w:r>
      <w:r>
        <w:rPr>
          <w:rFonts w:ascii="Times New Roman" w:eastAsia="华文宋体" w:hAnsi="Times New Roman" w:cs="Times New Roman" w:hint="eastAsia"/>
        </w:rPr>
        <w:t xml:space="preserve">2022 </w:t>
      </w:r>
      <w:r>
        <w:rPr>
          <w:rFonts w:ascii="Times New Roman" w:eastAsia="华文宋体" w:hAnsi="Times New Roman" w:cs="Times New Roman"/>
        </w:rPr>
        <w:t>[13], the authors noted that, “its (the cell) end wall perpendicular to the long axis has a thickness of</w:t>
      </w:r>
      <w:r>
        <w:rPr>
          <w:rFonts w:ascii="Times New Roman" w:eastAsia="华文宋体" w:hAnsi="Times New Roman" w:cs="Times New Roman" w:hint="eastAsia"/>
        </w:rPr>
        <w:t xml:space="preserve"> </w:t>
      </w:r>
      <w:r>
        <w:rPr>
          <w:rFonts w:ascii="Times New Roman" w:eastAsia="华文宋体" w:hAnsi="Times New Roman" w:cs="Times New Roman"/>
        </w:rPr>
        <w:t xml:space="preserve">0.5 mm”, and “results are mainly limited by the </w:t>
      </w:r>
      <w:proofErr w:type="spellStart"/>
      <w:r>
        <w:rPr>
          <w:rFonts w:ascii="Times New Roman" w:eastAsia="华文宋体" w:hAnsi="Times New Roman" w:cs="Times New Roman"/>
        </w:rPr>
        <w:t>Rb</w:t>
      </w:r>
      <w:proofErr w:type="spellEnd"/>
      <w:r>
        <w:rPr>
          <w:rFonts w:ascii="Times New Roman" w:eastAsia="华文宋体" w:hAnsi="Times New Roman" w:cs="Times New Roman"/>
        </w:rPr>
        <w:t xml:space="preserve"> magnetometer sensitivity, and by the minimum distance between the BGO mass and </w:t>
      </w:r>
      <w:proofErr w:type="spellStart"/>
      <w:r>
        <w:rPr>
          <w:rFonts w:ascii="Times New Roman" w:eastAsia="华文宋体" w:hAnsi="Times New Roman" w:cs="Times New Roman"/>
        </w:rPr>
        <w:t>Xe</w:t>
      </w:r>
      <w:proofErr w:type="spellEnd"/>
      <w:r>
        <w:rPr>
          <w:rFonts w:ascii="Times New Roman" w:eastAsia="华文宋体" w:hAnsi="Times New Roman" w:cs="Times New Roman"/>
        </w:rPr>
        <w:t xml:space="preserve"> atoms.</w:t>
      </w:r>
      <w:del w:id="35" w:author="berks" w:date="2026-04-08T18:05:00Z">
        <w:r>
          <w:rPr>
            <w:rFonts w:ascii="Times New Roman" w:eastAsia="华文宋体" w:hAnsi="Times New Roman" w:cs="Times New Roman"/>
          </w:rPr>
          <w:delText xml:space="preserve"> </w:delText>
        </w:r>
      </w:del>
      <w:r>
        <w:rPr>
          <w:rFonts w:ascii="Times New Roman" w:eastAsia="华文宋体" w:hAnsi="Times New Roman" w:cs="Times New Roman"/>
        </w:rPr>
        <w:t xml:space="preserve">” </w:t>
      </w:r>
    </w:p>
    <w:p w:rsidR="00681B4B" w:rsidRDefault="000A48AB">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In vapor-cell experiments, the wall thickness prevents the atom–mass separation from reaching the sub-100 </w:t>
      </w:r>
      <m:oMath>
        <m:r>
          <m:rPr>
            <m:sty m:val="p"/>
          </m:rPr>
          <w:rPr>
            <w:rFonts w:ascii="Cambria Math" w:eastAsia="华文宋体" w:hAnsi="Cambria Math" w:cs="Times New Roman"/>
          </w:rPr>
          <m:t>μm</m:t>
        </m:r>
      </m:oMath>
      <w:r>
        <w:rPr>
          <w:rFonts w:ascii="Times New Roman" w:eastAsia="华文宋体" w:hAnsi="Times New Roman" w:cs="Times New Roman" w:hint="eastAsia"/>
        </w:rPr>
        <w:t xml:space="preserve"> </w:t>
      </w:r>
      <w:r>
        <w:rPr>
          <w:rFonts w:ascii="Times New Roman" w:eastAsia="华文宋体" w:hAnsi="Times New Roman" w:cs="Times New Roman"/>
        </w:rPr>
        <w:t>range.</w:t>
      </w:r>
      <w:r>
        <w:t xml:space="preserve"> </w:t>
      </w:r>
      <w:r>
        <w:rPr>
          <w:rFonts w:ascii="Times New Roman" w:eastAsia="华文宋体" w:hAnsi="Times New Roman" w:cs="Times New Roman"/>
        </w:rPr>
        <w:t>Moreover, atoms are distributed throughout the cell</w:t>
      </w:r>
      <w:ins w:id="36" w:author="berks" w:date="2026-04-08T18:06:00Z">
        <w:r>
          <w:rPr>
            <w:rFonts w:ascii="Times New Roman" w:eastAsia="华文宋体" w:hAnsi="Times New Roman" w:cs="Times New Roman"/>
          </w:rPr>
          <w:t>,</w:t>
        </w:r>
      </w:ins>
      <w:r>
        <w:rPr>
          <w:rFonts w:ascii="Times New Roman" w:eastAsia="华文宋体" w:hAnsi="Times New Roman" w:cs="Times New Roman"/>
        </w:rPr>
        <w:t xml:space="preserve"> and only wander into the region closest to the wall and mass for a small fraction of th</w:t>
      </w:r>
      <w:r>
        <w:rPr>
          <w:rFonts w:ascii="Times New Roman" w:eastAsia="华文宋体" w:hAnsi="Times New Roman" w:cs="Times New Roman"/>
        </w:rPr>
        <w:t xml:space="preserve">e time, which further dilutes the </w:t>
      </w:r>
      <w:r>
        <w:rPr>
          <w:rFonts w:ascii="Times New Roman" w:eastAsia="华文宋体" w:hAnsi="Times New Roman" w:cs="Times New Roman"/>
        </w:rPr>
        <w:lastRenderedPageBreak/>
        <w:t xml:space="preserve">sensitivity to short‑range interactions. We have added this description in the “Introduction” section of the main text </w:t>
      </w:r>
      <w:r>
        <w:rPr>
          <w:rFonts w:ascii="Times New Roman" w:eastAsia="华文宋体" w:hAnsi="Times New Roman" w:cs="Times New Roman" w:hint="eastAsia"/>
        </w:rPr>
        <w:t>on</w:t>
      </w:r>
      <w:r>
        <w:rPr>
          <w:rFonts w:ascii="Times New Roman" w:eastAsia="华文宋体" w:hAnsi="Times New Roman" w:cs="Times New Roman"/>
        </w:rPr>
        <w:t xml:space="preserve"> page 2.</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t xml:space="preserve">Q2b: </w:t>
      </w:r>
      <w:r>
        <w:rPr>
          <w:rFonts w:ascii="Times New Roman" w:eastAsia="华文宋体" w:hAnsi="Times New Roman" w:cs="Times New Roman"/>
        </w:rPr>
        <w:t>Authors estimate an improvement of the sensitivity to spin-mass coupling by up to thre</w:t>
      </w:r>
      <w:r>
        <w:rPr>
          <w:rFonts w:ascii="Times New Roman" w:eastAsia="华文宋体" w:hAnsi="Times New Roman" w:cs="Times New Roman"/>
        </w:rPr>
        <w:t>e orders of magnitude. Could they also elaborate on this? A plot showing current limits together with their projected sensitivity would, in my opinion, strengthen the paper.</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rPr>
        <w:t xml:space="preserve"> The </w:t>
      </w:r>
      <w:r>
        <w:rPr>
          <w:rFonts w:ascii="Times New Roman" w:eastAsia="华文宋体" w:hAnsi="Times New Roman" w:cs="Times New Roman" w:hint="eastAsia"/>
        </w:rPr>
        <w:t>figure</w:t>
      </w:r>
      <w:r>
        <w:rPr>
          <w:rFonts w:ascii="Times New Roman" w:eastAsia="华文宋体" w:hAnsi="Times New Roman" w:cs="Times New Roman"/>
        </w:rPr>
        <w:t xml:space="preserve"> below illustrates the projected sensitivity to spin-mass couplings. The green curve (5) corresponds to a comagnetometer consisting of a single ¹⁷¹Yb and a single ¹⁷³Yb atom held in an optical tweezer, with a minimum separation of </w:t>
      </w:r>
      <m:oMath>
        <m:r>
          <m:rPr>
            <m:sty m:val="p"/>
          </m:rPr>
          <w:rPr>
            <w:rFonts w:ascii="Cambria Math" w:eastAsia="华文宋体" w:hAnsi="Cambria Math" w:cs="Times New Roman"/>
          </w:rPr>
          <m:t>5 μm</m:t>
        </m:r>
      </m:oMath>
      <w:r>
        <w:rPr>
          <w:rFonts w:ascii="Times New Roman" w:eastAsia="华文宋体" w:hAnsi="Times New Roman" w:cs="Times New Roman" w:hint="eastAsia"/>
        </w:rPr>
        <w:t xml:space="preserve"> between</w:t>
      </w:r>
      <w:r>
        <w:rPr>
          <w:rFonts w:ascii="Times New Roman" w:eastAsia="华文宋体" w:hAnsi="Times New Roman" w:cs="Times New Roman"/>
        </w:rPr>
        <w:t xml:space="preserve"> the </w:t>
      </w:r>
      <w:r>
        <w:rPr>
          <w:rFonts w:ascii="Times New Roman" w:eastAsia="华文宋体" w:hAnsi="Times New Roman" w:cs="Times New Roman" w:hint="eastAsia"/>
        </w:rPr>
        <w:t>atom</w:t>
      </w:r>
      <w:r>
        <w:rPr>
          <w:rFonts w:ascii="Times New Roman" w:eastAsia="华文宋体" w:hAnsi="Times New Roman" w:cs="Times New Roman"/>
        </w:rPr>
        <w:t>s an</w:t>
      </w:r>
      <w:r>
        <w:rPr>
          <w:rFonts w:ascii="Times New Roman" w:eastAsia="华文宋体" w:hAnsi="Times New Roman" w:cs="Times New Roman"/>
        </w:rPr>
        <w:t xml:space="preserve">d a platinum test mass. Assuming a measurement cycle of 30 s (interrogation time: 10 s) and a total data accumulation time of 30 days (~ 30,000 cycles), the projected sensitivity to </w:t>
      </w:r>
      <m:oMath>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s</m:t>
            </m:r>
          </m:sub>
        </m:sSub>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p</m:t>
            </m:r>
          </m:sub>
        </m:sSub>
      </m:oMath>
      <w:r>
        <w:rPr>
          <w:rFonts w:ascii="Times New Roman" w:eastAsia="华文宋体" w:hAnsi="Times New Roman" w:cs="Times New Roman"/>
        </w:rPr>
        <w:t xml:space="preserve"> at </w:t>
      </w:r>
      <m:oMath>
        <m:r>
          <m:rPr>
            <m:sty m:val="p"/>
          </m:rPr>
          <w:rPr>
            <w:rFonts w:ascii="Cambria Math" w:eastAsia="华文宋体" w:hAnsi="Cambria Math" w:cs="Times New Roman"/>
          </w:rPr>
          <m:t>λ=4 μm</m:t>
        </m:r>
      </m:oMath>
      <w:r>
        <w:rPr>
          <w:rFonts w:ascii="Times New Roman" w:eastAsia="华文宋体" w:hAnsi="Times New Roman" w:cs="Times New Roman"/>
        </w:rPr>
        <w:t xml:space="preserve"> would improve by three orders of magnitude over the previou</w:t>
      </w:r>
      <w:r>
        <w:rPr>
          <w:rFonts w:ascii="Times New Roman" w:eastAsia="华文宋体" w:hAnsi="Times New Roman" w:cs="Times New Roman"/>
        </w:rPr>
        <w:t>s best limit (</w:t>
      </w:r>
      <w:proofErr w:type="spellStart"/>
      <w:r>
        <w:rPr>
          <w:rFonts w:ascii="Times New Roman" w:eastAsia="华文宋体" w:hAnsi="Times New Roman" w:cs="Times New Roman"/>
        </w:rPr>
        <w:t>Guigue</w:t>
      </w:r>
      <w:proofErr w:type="spellEnd"/>
      <w:r>
        <w:rPr>
          <w:rFonts w:ascii="Times New Roman" w:eastAsia="华文宋体" w:hAnsi="Times New Roman" w:cs="Times New Roman"/>
        </w:rPr>
        <w:t>, M. et al., 2015 [36]). Following the Reviewer comment, we have added this description to the main text on page 10.</w:t>
      </w: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rPr>
        <w:t xml:space="preserve">We have chosen not to include the figure in the present paper. A search experiment based on these principles </w:t>
      </w:r>
      <w:del w:id="37" w:author="berks" w:date="2026-04-08T18:07:00Z">
        <w:r>
          <w:rPr>
            <w:rFonts w:ascii="Times New Roman" w:eastAsia="华文宋体" w:hAnsi="Times New Roman" w:cs="Times New Roman"/>
          </w:rPr>
          <w:delText xml:space="preserve">are </w:delText>
        </w:r>
      </w:del>
      <w:ins w:id="38" w:author="berks" w:date="2026-04-08T18:07:00Z">
        <w:r>
          <w:rPr>
            <w:rFonts w:ascii="Times New Roman" w:eastAsia="华文宋体" w:hAnsi="Times New Roman" w:cs="Times New Roman"/>
          </w:rPr>
          <w:t xml:space="preserve">is </w:t>
        </w:r>
      </w:ins>
      <w:r>
        <w:rPr>
          <w:rFonts w:ascii="Times New Roman" w:eastAsia="华文宋体" w:hAnsi="Times New Roman" w:cs="Times New Roman"/>
        </w:rPr>
        <w:t>cur</w:t>
      </w:r>
      <w:r>
        <w:rPr>
          <w:rFonts w:ascii="Times New Roman" w:eastAsia="华文宋体" w:hAnsi="Times New Roman" w:cs="Times New Roman"/>
        </w:rPr>
        <w:t xml:space="preserve">rently underway. The physical parameters described above and the associated systematic errors remain under investigation. Significant additional work beyond the scope of this manuscript is required before the sensitivity plot below can be considered ready </w:t>
      </w:r>
      <w:r>
        <w:rPr>
          <w:rFonts w:ascii="Times New Roman" w:eastAsia="华文宋体" w:hAnsi="Times New Roman" w:cs="Times New Roman"/>
        </w:rPr>
        <w:t>for publication.</w:t>
      </w:r>
    </w:p>
    <w:p w:rsidR="00681B4B" w:rsidRDefault="000A48AB">
      <w:pPr>
        <w:spacing w:afterLines="50" w:after="156"/>
        <w:rPr>
          <w:rFonts w:ascii="Times New Roman" w:hAnsi="Times New Roman" w:cs="Times New Roman"/>
        </w:rPr>
      </w:pPr>
      <w:r>
        <w:rPr>
          <w:noProof/>
        </w:rPr>
        <w:drawing>
          <wp:inline distT="0" distB="0" distL="0" distR="0">
            <wp:extent cx="2820035" cy="211328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862241" cy="2145062"/>
                    </a:xfrm>
                    <a:prstGeom prst="rect">
                      <a:avLst/>
                    </a:prstGeom>
                    <a:noFill/>
                    <a:ln>
                      <a:noFill/>
                    </a:ln>
                  </pic:spPr>
                </pic:pic>
              </a:graphicData>
            </a:graphic>
          </wp:inline>
        </w:drawing>
      </w:r>
      <w:r>
        <w:t xml:space="preserve"> </w:t>
      </w:r>
    </w:p>
    <w:p w:rsidR="00681B4B" w:rsidRDefault="000A48AB">
      <w:pPr>
        <w:pStyle w:val="a3"/>
        <w:snapToGrid w:val="0"/>
        <w:rPr>
          <w:rFonts w:ascii="Times New Roman" w:hAnsi="Times New Roman" w:cs="Times New Roman"/>
        </w:rPr>
      </w:pPr>
      <w:r>
        <w:rPr>
          <w:rFonts w:ascii="Times New Roman" w:hAnsi="Times New Roman" w:cs="Times New Roman"/>
          <w:b/>
        </w:rPr>
        <w:t xml:space="preserve">Figure </w:t>
      </w:r>
      <w:r>
        <w:rPr>
          <w:rFonts w:ascii="Times New Roman" w:hAnsi="Times New Roman" w:cs="Times New Roman"/>
          <w:b/>
        </w:rPr>
        <w:fldChar w:fldCharType="begin"/>
      </w:r>
      <w:r>
        <w:rPr>
          <w:rFonts w:ascii="Times New Roman" w:hAnsi="Times New Roman" w:cs="Times New Roman"/>
          <w:b/>
        </w:rPr>
        <w:instrText xml:space="preserve"> SEQ Figure \* ARABIC </w:instrText>
      </w:r>
      <w:r>
        <w:rPr>
          <w:rFonts w:ascii="Times New Roman" w:hAnsi="Times New Roman" w:cs="Times New Roman"/>
          <w:b/>
        </w:rPr>
        <w:fldChar w:fldCharType="separate"/>
      </w:r>
      <w:r>
        <w:rPr>
          <w:rFonts w:ascii="Times New Roman" w:hAnsi="Times New Roman" w:cs="Times New Roman"/>
          <w:b/>
        </w:rPr>
        <w:t>1</w:t>
      </w:r>
      <w:r>
        <w:rPr>
          <w:rFonts w:ascii="Times New Roman" w:hAnsi="Times New Roman" w:cs="Times New Roman"/>
          <w:b/>
        </w:rPr>
        <w:fldChar w:fldCharType="end"/>
      </w:r>
      <w:r>
        <w:rPr>
          <w:rFonts w:ascii="Times New Roman" w:hAnsi="Times New Roman" w:cs="Times New Roman"/>
          <w:b/>
        </w:rPr>
        <w:t>.</w:t>
      </w:r>
      <w:r>
        <w:rPr>
          <w:rFonts w:ascii="Times New Roman" w:hAnsi="Times New Roman" w:cs="Times New Roman"/>
        </w:rPr>
        <w:t xml:space="preserve"> Constraints on the spin-mass coupling constants </w:t>
      </w:r>
      <m:oMath>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s</m:t>
            </m:r>
          </m:sub>
        </m:sSub>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p</m:t>
            </m:r>
          </m:sub>
        </m:sSub>
      </m:oMath>
      <w:r>
        <w:rPr>
          <w:rFonts w:ascii="Times New Roman" w:hAnsi="Times New Roman" w:cs="Times New Roman" w:hint="eastAsia"/>
        </w:rPr>
        <w:t xml:space="preserve"> </w:t>
      </w:r>
      <w:r>
        <w:rPr>
          <w:rFonts w:ascii="Times New Roman" w:hAnsi="Times New Roman" w:cs="Times New Roman"/>
        </w:rPr>
        <w:t xml:space="preserve">as a function of the force range λ. </w:t>
      </w:r>
    </w:p>
    <w:p w:rsidR="00681B4B" w:rsidRDefault="000A48AB">
      <w:pPr>
        <w:pStyle w:val="a3"/>
        <w:snapToGrid w:val="0"/>
        <w:rPr>
          <w:ins w:id="39" w:author="berks" w:date="2026-04-05T10:25:00Z"/>
          <w:rFonts w:ascii="Times New Roman" w:hAnsi="Times New Roman" w:cs="Times New Roman"/>
        </w:rPr>
      </w:pPr>
      <w:r>
        <w:rPr>
          <w:rFonts w:ascii="Times New Roman" w:hAnsi="Times New Roman" w:cs="Times New Roman"/>
        </w:rPr>
        <w:t xml:space="preserve">Line 1, </w:t>
      </w:r>
      <w:r>
        <w:rPr>
          <w:rFonts w:ascii="Times New Roman" w:hAnsi="Times New Roman" w:cs="Times New Roman"/>
          <w:vertAlign w:val="superscript"/>
        </w:rPr>
        <w:t>3</w:t>
      </w:r>
      <w:r>
        <w:rPr>
          <w:rFonts w:ascii="Times New Roman" w:hAnsi="Times New Roman" w:cs="Times New Roman"/>
        </w:rPr>
        <w:t>He depolarization:</w:t>
      </w:r>
      <w:r>
        <w:rPr>
          <w:rFonts w:ascii="Times New Roman" w:hAnsi="Times New Roman" w:cs="Times New Roman" w:hint="eastAsia"/>
        </w:rPr>
        <w:t xml:space="preserve"> </w:t>
      </w:r>
      <w:proofErr w:type="spellStart"/>
      <w:r>
        <w:rPr>
          <w:rFonts w:ascii="Times New Roman" w:hAnsi="Times New Roman" w:cs="Times New Roman"/>
        </w:rPr>
        <w:t>Guigue</w:t>
      </w:r>
      <w:proofErr w:type="spellEnd"/>
      <w:r>
        <w:rPr>
          <w:rFonts w:ascii="Times New Roman" w:hAnsi="Times New Roman" w:cs="Times New Roman"/>
        </w:rPr>
        <w:t xml:space="preserve">, M. et al., 2015 [36]. </w:t>
      </w:r>
    </w:p>
    <w:p w:rsidR="00681B4B" w:rsidRDefault="000A48AB">
      <w:pPr>
        <w:pStyle w:val="a3"/>
        <w:snapToGrid w:val="0"/>
        <w:rPr>
          <w:ins w:id="40" w:author="berks" w:date="2026-04-05T10:25:00Z"/>
          <w:rFonts w:ascii="Times New Roman" w:hAnsi="Times New Roman" w:cs="Times New Roman"/>
        </w:rPr>
      </w:pPr>
      <w:r>
        <w:rPr>
          <w:rFonts w:ascii="Times New Roman" w:hAnsi="Times New Roman" w:cs="Times New Roman"/>
        </w:rPr>
        <w:t>Line 2</w:t>
      </w:r>
      <w:r>
        <w:rPr>
          <w:rFonts w:ascii="Times New Roman" w:hAnsi="Times New Roman" w:cs="Times New Roman" w:hint="eastAsia"/>
        </w:rPr>
        <w:t>,</w:t>
      </w:r>
      <w:r>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Pr>
          <w:rFonts w:ascii="Times New Roman" w:hAnsi="Times New Roman" w:cs="Times New Roman"/>
        </w:rPr>
        <w:t>−</w:t>
      </w:r>
      <w:proofErr w:type="spellStart"/>
      <w:r>
        <w:rPr>
          <w:rFonts w:ascii="Times New Roman" w:hAnsi="Times New Roman" w:cs="Times New Roman"/>
        </w:rPr>
        <w:t>Rb</w:t>
      </w:r>
      <w:proofErr w:type="spellEnd"/>
      <w:r>
        <w:rPr>
          <w:rFonts w:ascii="Times New Roman" w:hAnsi="Times New Roman" w:cs="Times New Roman"/>
        </w:rPr>
        <w:t> comagnetometer: Feng, Y.-K.</w:t>
      </w:r>
      <w:ins w:id="41" w:author="berks" w:date="2026-04-05T10:25:00Z">
        <w:r>
          <w:rPr>
            <w:rFonts w:ascii="Times New Roman" w:hAnsi="Times New Roman" w:cs="Times New Roman"/>
          </w:rPr>
          <w:t xml:space="preserve"> </w:t>
        </w:r>
      </w:ins>
      <w:r>
        <w:rPr>
          <w:rFonts w:ascii="Times New Roman" w:hAnsi="Times New Roman" w:cs="Times New Roman"/>
        </w:rPr>
        <w:t xml:space="preserve">et al., 2022 [13]. </w:t>
      </w:r>
    </w:p>
    <w:p w:rsidR="00681B4B" w:rsidRDefault="000A48AB">
      <w:pPr>
        <w:pStyle w:val="a3"/>
        <w:snapToGrid w:val="0"/>
        <w:rPr>
          <w:ins w:id="42" w:author="berks" w:date="2026-04-05T10:25:00Z"/>
          <w:rFonts w:ascii="Times New Roman" w:hAnsi="Times New Roman" w:cs="Times New Roman"/>
        </w:rPr>
      </w:pPr>
      <w:r>
        <w:rPr>
          <w:rFonts w:ascii="Times New Roman" w:hAnsi="Times New Roman" w:cs="Times New Roman"/>
        </w:rPr>
        <w:t xml:space="preserve">Line 3,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Pr>
          <w:rFonts w:ascii="Times New Roman" w:hAnsi="Times New Roman" w:cs="Times New Roman"/>
        </w:rPr>
        <w:t>−</w:t>
      </w:r>
      <w:proofErr w:type="spellStart"/>
      <w:r>
        <w:rPr>
          <w:rFonts w:ascii="Times New Roman" w:hAnsi="Times New Roman" w:cs="Times New Roman"/>
        </w:rPr>
        <w:t>Rb</w:t>
      </w:r>
      <w:proofErr w:type="spellEnd"/>
      <w:r>
        <w:rPr>
          <w:rFonts w:ascii="Times New Roman" w:hAnsi="Times New Roman" w:cs="Times New Roman"/>
        </w:rPr>
        <w:t xml:space="preserve"> comagnetometer: </w:t>
      </w:r>
      <w:proofErr w:type="spellStart"/>
      <w:r>
        <w:rPr>
          <w:rFonts w:ascii="Times New Roman" w:hAnsi="Times New Roman" w:cs="Times New Roman"/>
        </w:rPr>
        <w:t>Bulatowicz</w:t>
      </w:r>
      <w:proofErr w:type="spellEnd"/>
      <w:r>
        <w:rPr>
          <w:rFonts w:ascii="Times New Roman" w:hAnsi="Times New Roman" w:cs="Times New Roman"/>
        </w:rPr>
        <w:t xml:space="preserve">, M. et al., 2013 [12]. </w:t>
      </w:r>
    </w:p>
    <w:p w:rsidR="00681B4B" w:rsidRDefault="000A48AB">
      <w:pPr>
        <w:pStyle w:val="a3"/>
        <w:snapToGrid w:val="0"/>
        <w:rPr>
          <w:ins w:id="43" w:author="berks" w:date="2026-04-05T10:25:00Z"/>
          <w:rFonts w:ascii="Times New Roman" w:hAnsi="Times New Roman" w:cs="Times New Roman"/>
        </w:rPr>
      </w:pPr>
      <w:r>
        <w:rPr>
          <w:rFonts w:ascii="Times New Roman" w:hAnsi="Times New Roman" w:cs="Times New Roman"/>
        </w:rPr>
        <w:t xml:space="preserve">Line 4,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3</m:t>
            </m:r>
          </m:sup>
        </m:sSup>
        <m:r>
          <m:rPr>
            <m:sty m:val="p"/>
          </m:rPr>
          <w:rPr>
            <w:rFonts w:ascii="Cambria Math" w:hAnsi="Cambria Math" w:cs="Times New Roman"/>
          </w:rPr>
          <m:t>He</m:t>
        </m:r>
      </m:oMath>
      <w:r>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Pr>
          <w:rFonts w:ascii="Times New Roman" w:hAnsi="Times New Roman" w:cs="Times New Roman"/>
        </w:rPr>
        <w:t xml:space="preserve"> comagnetometer: Tullney, K. et al., 2013 [19]. </w:t>
      </w:r>
    </w:p>
    <w:p w:rsidR="00681B4B" w:rsidRDefault="000A48AB">
      <w:pPr>
        <w:pStyle w:val="a3"/>
        <w:snapToGrid w:val="0"/>
        <w:rPr>
          <w:rFonts w:ascii="Times New Roman" w:eastAsia="华文宋体" w:hAnsi="Times New Roman" w:cs="Times New Roman"/>
        </w:rPr>
      </w:pPr>
      <w:r>
        <w:rPr>
          <w:rFonts w:ascii="Times New Roman" w:hAnsi="Times New Roman" w:cs="Times New Roman"/>
        </w:rPr>
        <w:t xml:space="preserve">Line 5: projected sensitivity of a future search based on a </w:t>
      </w:r>
      <w:r>
        <w:rPr>
          <w:rFonts w:ascii="Times New Roman" w:hAnsi="Times New Roman" w:cs="Times New Roman"/>
          <w:vertAlign w:val="superscript"/>
        </w:rPr>
        <w:t>171</w:t>
      </w:r>
      <w:r>
        <w:rPr>
          <w:rFonts w:ascii="Times New Roman" w:hAnsi="Times New Roman" w:cs="Times New Roman"/>
        </w:rPr>
        <w:t xml:space="preserve">Yb – </w:t>
      </w:r>
      <w:r>
        <w:rPr>
          <w:rFonts w:ascii="Times New Roman" w:hAnsi="Times New Roman" w:cs="Times New Roman"/>
          <w:vertAlign w:val="superscript"/>
        </w:rPr>
        <w:t>173</w:t>
      </w:r>
      <w:r>
        <w:rPr>
          <w:rFonts w:ascii="Times New Roman" w:hAnsi="Times New Roman" w:cs="Times New Roman"/>
        </w:rPr>
        <w:t>Yb cold-atom comagne</w:t>
      </w:r>
      <w:r>
        <w:rPr>
          <w:rFonts w:ascii="Times New Roman" w:hAnsi="Times New Roman" w:cs="Times New Roman"/>
        </w:rPr>
        <w:t>tometer as reported in this work.</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t xml:space="preserve">Q3: </w:t>
      </w:r>
      <w:r>
        <w:rPr>
          <w:rFonts w:ascii="Times New Roman" w:eastAsia="华文宋体" w:hAnsi="Times New Roman" w:cs="Times New Roman"/>
        </w:rPr>
        <w:t>“The ratio of their Larmor frequencies —termed the comagnetometer ratio—” We are not sure that this is a standard term.</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 xml:space="preserve">The term "comagnetometer ratio" was introduced in this manuscript for convenience and is </w:t>
      </w:r>
      <w:r>
        <w:rPr>
          <w:rFonts w:ascii="Times New Roman" w:eastAsia="华文宋体" w:hAnsi="Times New Roman" w:cs="Times New Roman"/>
        </w:rPr>
        <w:t>not a standard term. Following the Reviewer comment, it has been changed to "Larmor-frequency ratio" throughout the manuscript.</w:t>
      </w:r>
    </w:p>
    <w:p w:rsidR="00681B4B" w:rsidRDefault="00681B4B">
      <w:pPr>
        <w:spacing w:afterLines="50" w:after="156"/>
        <w:rPr>
          <w:rFonts w:ascii="Times New Roman" w:eastAsia="华文宋体" w:hAnsi="Times New Roman" w:cs="Times New Roman"/>
        </w:rPr>
      </w:pPr>
    </w:p>
    <w:p w:rsidR="00681B4B" w:rsidRDefault="000A48AB">
      <w:pPr>
        <w:spacing w:afterLines="50" w:after="156"/>
        <w:rPr>
          <w:rFonts w:ascii="Times New Roman" w:eastAsia="华文宋体" w:hAnsi="Times New Roman" w:cs="Times New Roman"/>
        </w:rPr>
      </w:pPr>
      <w:r>
        <w:rPr>
          <w:rFonts w:ascii="Times New Roman" w:eastAsia="华文宋体" w:hAnsi="Times New Roman" w:cs="Times New Roman"/>
          <w:b/>
        </w:rPr>
        <w:lastRenderedPageBreak/>
        <w:t>Q4:</w:t>
      </w:r>
      <w:r>
        <w:rPr>
          <w:rFonts w:ascii="Times New Roman" w:eastAsia="华文宋体" w:hAnsi="Times New Roman" w:cs="Times New Roman"/>
        </w:rPr>
        <w:t xml:space="preserve"> In the introduction, the authors mention that they have identified a “novel systematic effect stemming from the interplay between Zeeman and tensor light shifts”. Does this refer to the discussion in section “Tensor shift”?</w:t>
      </w:r>
    </w:p>
    <w:p w:rsidR="00681B4B" w:rsidRDefault="000A48AB">
      <w:pPr>
        <w:spacing w:afterLines="50" w:after="156"/>
        <w:rPr>
          <w:rFonts w:ascii="Times New Roman" w:eastAsia="华文宋体" w:hAnsi="Times New Roman" w:cs="Times New Roman"/>
        </w:rPr>
      </w:pPr>
      <w:r>
        <w:rPr>
          <w:rFonts w:ascii="Times New Roman" w:hAnsi="Times New Roman" w:cs="Times New Roman"/>
          <w:b/>
        </w:rPr>
        <w:t>Answer:</w:t>
      </w:r>
      <w:r>
        <w:rPr>
          <w:rFonts w:ascii="Times New Roman" w:eastAsia="华文宋体" w:hAnsi="Times New Roman" w:cs="Times New Roman"/>
          <w:b/>
        </w:rPr>
        <w:t xml:space="preserve"> </w:t>
      </w:r>
      <w:r>
        <w:rPr>
          <w:rFonts w:ascii="Times New Roman" w:eastAsia="华文宋体" w:hAnsi="Times New Roman" w:cs="Times New Roman"/>
        </w:rPr>
        <w:t xml:space="preserve">Yes. </w:t>
      </w:r>
      <w:ins w:id="44" w:author="berks" w:date="2026-04-08T18:09:00Z">
        <w:r>
          <w:rPr>
            <w:rFonts w:ascii="Times New Roman" w:eastAsia="华文宋体" w:hAnsi="Times New Roman" w:cs="Times New Roman"/>
          </w:rPr>
          <w:t>Following the Revi</w:t>
        </w:r>
        <w:r>
          <w:rPr>
            <w:rFonts w:ascii="Times New Roman" w:eastAsia="华文宋体" w:hAnsi="Times New Roman" w:cs="Times New Roman"/>
          </w:rPr>
          <w:t>ewer comme</w:t>
        </w:r>
      </w:ins>
      <w:ins w:id="45" w:author="berks" w:date="2026-04-08T18:10:00Z">
        <w:r>
          <w:rPr>
            <w:rFonts w:ascii="Times New Roman" w:eastAsia="华文宋体" w:hAnsi="Times New Roman" w:cs="Times New Roman"/>
          </w:rPr>
          <w:t xml:space="preserve">nt, </w:t>
        </w:r>
      </w:ins>
      <w:r>
        <w:rPr>
          <w:rFonts w:ascii="Times New Roman" w:eastAsia="华文宋体" w:hAnsi="Times New Roman" w:cs="Times New Roman"/>
        </w:rPr>
        <w:t xml:space="preserve">we have added </w:t>
      </w:r>
      <w:del w:id="46" w:author="berks" w:date="2026-04-08T18:10:00Z">
        <w:r>
          <w:rPr>
            <w:rFonts w:ascii="Times New Roman" w:eastAsia="华文宋体" w:hAnsi="Times New Roman" w:cs="Times New Roman"/>
          </w:rPr>
          <w:delText xml:space="preserve">For clarity, the </w:delText>
        </w:r>
      </w:del>
      <w:r>
        <w:rPr>
          <w:rFonts w:ascii="Times New Roman" w:eastAsia="华文宋体" w:hAnsi="Times New Roman" w:cs="Times New Roman"/>
        </w:rPr>
        <w:t>a note</w:t>
      </w:r>
      <w:r>
        <w:rPr>
          <w:rFonts w:ascii="Times New Roman" w:eastAsia="华文宋体" w:hAnsi="Times New Roman" w:cs="Times New Roman"/>
        </w:rPr>
        <w:t xml:space="preserve"> </w:t>
      </w:r>
      <w:r>
        <w:rPr>
          <w:rFonts w:ascii="Times New Roman" w:eastAsia="华文宋体" w:hAnsi="Times New Roman" w:cs="Times New Roman"/>
        </w:rPr>
        <w:t>for the readers</w:t>
      </w:r>
      <w:ins w:id="47" w:author="berks" w:date="2026-04-08T18:10:00Z">
        <w:r>
          <w:rPr>
            <w:rFonts w:ascii="Times New Roman" w:eastAsia="华文宋体" w:hAnsi="Times New Roman" w:cs="Times New Roman"/>
          </w:rPr>
          <w:t xml:space="preserve">. </w:t>
        </w:r>
      </w:ins>
      <w:r>
        <w:rPr>
          <w:rFonts w:ascii="Times New Roman" w:eastAsia="华文宋体" w:hAnsi="Times New Roman" w:cs="Times New Roman"/>
        </w:rPr>
        <w:t>(ai)</w:t>
      </w:r>
      <w:bookmarkStart w:id="48" w:name="_GoBack"/>
      <w:bookmarkEnd w:id="48"/>
    </w:p>
    <w:sectPr w:rsidR="00681B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00"/>
    <w:family w:val="auto"/>
    <w:pitch w:val="default"/>
  </w:font>
  <w:font w:name="Cambria Math">
    <w:panose1 w:val="02040503050406030204"/>
    <w:charset w:val="00"/>
    <w:family w:val="roman"/>
    <w:pitch w:val="variable"/>
    <w:sig w:usb0="E00006FF" w:usb1="420024FF" w:usb2="02000000" w:usb3="00000000" w:csb0="0000019F" w:csb1="00000000"/>
  </w:font>
  <w:font w:name="华文宋体">
    <w:panose1 w:val="02010600040101010101"/>
    <w:charset w:val="86"/>
    <w:family w:val="auto"/>
    <w:pitch w:val="variable"/>
    <w:sig w:usb0="00000287" w:usb1="080F0000" w:usb2="00000010" w:usb3="00000000" w:csb0="0004009F" w:csb1="00000000"/>
  </w:font>
  <w:font w:name="DejaVu Math TeX Gyre">
    <w:charset w:val="00"/>
    <w:family w:val="auto"/>
    <w:pitch w:val="default"/>
    <w:sig w:usb0="A10000EF" w:usb1="4201F9EE" w:usb2="02000000" w:usb3="00000000" w:csb0="60000193" w:csb1="0DD4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rks">
    <w15:presenceInfo w15:providerId="Windows Live" w15:userId="b3ce6ff16d79dd11"/>
  </w15:person>
  <w15:person w15:author="唐延宇">
    <w15:presenceInfo w15:providerId="AD" w15:userId="S::yanyutang@mail.ustc.edu.cn::09dda409-4adf-4165-a4fb-33e45af2a5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7D"/>
    <w:rsid w:val="8D77B1EE"/>
    <w:rsid w:val="8EF16884"/>
    <w:rsid w:val="934D0A2C"/>
    <w:rsid w:val="93FB8FA1"/>
    <w:rsid w:val="95F61F28"/>
    <w:rsid w:val="96EB67C8"/>
    <w:rsid w:val="9938105E"/>
    <w:rsid w:val="9AF68BD6"/>
    <w:rsid w:val="9AFF1EA2"/>
    <w:rsid w:val="9BD7F4A1"/>
    <w:rsid w:val="9D57A768"/>
    <w:rsid w:val="9EFFCE3A"/>
    <w:rsid w:val="9F759811"/>
    <w:rsid w:val="A4F75EAC"/>
    <w:rsid w:val="A7359ADF"/>
    <w:rsid w:val="A73EA677"/>
    <w:rsid w:val="ABDA0C49"/>
    <w:rsid w:val="ACEFFE94"/>
    <w:rsid w:val="ACFF48B9"/>
    <w:rsid w:val="AD4FFFAC"/>
    <w:rsid w:val="AE7F2ADF"/>
    <w:rsid w:val="AEA5F748"/>
    <w:rsid w:val="AEF8C439"/>
    <w:rsid w:val="AF7FDED5"/>
    <w:rsid w:val="AF8B600B"/>
    <w:rsid w:val="AFA53D61"/>
    <w:rsid w:val="AFB8AE10"/>
    <w:rsid w:val="AFEFB669"/>
    <w:rsid w:val="AFF7E96B"/>
    <w:rsid w:val="AFFE4254"/>
    <w:rsid w:val="AFFFBF66"/>
    <w:rsid w:val="B16F8C5F"/>
    <w:rsid w:val="B17D2DE7"/>
    <w:rsid w:val="B2BB3F30"/>
    <w:rsid w:val="B5DCD545"/>
    <w:rsid w:val="B63E7E25"/>
    <w:rsid w:val="B6DDFE1F"/>
    <w:rsid w:val="B7AEE4DE"/>
    <w:rsid w:val="B7DB4C0F"/>
    <w:rsid w:val="B9EFDF0C"/>
    <w:rsid w:val="BBAFF4F7"/>
    <w:rsid w:val="BBD42FF5"/>
    <w:rsid w:val="BBDA1D87"/>
    <w:rsid w:val="BC6BBF37"/>
    <w:rsid w:val="BC7BEF49"/>
    <w:rsid w:val="BCDFB8DC"/>
    <w:rsid w:val="BCF96182"/>
    <w:rsid w:val="BDED4317"/>
    <w:rsid w:val="BDFF1E14"/>
    <w:rsid w:val="BE5FE27D"/>
    <w:rsid w:val="BED779FC"/>
    <w:rsid w:val="BED7FB6D"/>
    <w:rsid w:val="BEFFDEE5"/>
    <w:rsid w:val="BF3E3E56"/>
    <w:rsid w:val="BF594607"/>
    <w:rsid w:val="BF9FE18C"/>
    <w:rsid w:val="BFB78EAF"/>
    <w:rsid w:val="BFBE927A"/>
    <w:rsid w:val="BFBF0175"/>
    <w:rsid w:val="BFC906EB"/>
    <w:rsid w:val="BFF102C4"/>
    <w:rsid w:val="BFF70B0A"/>
    <w:rsid w:val="BFFB2B60"/>
    <w:rsid w:val="BFFD9C1B"/>
    <w:rsid w:val="BFFDAFEC"/>
    <w:rsid w:val="BFFE678A"/>
    <w:rsid w:val="BFFFB303"/>
    <w:rsid w:val="C2FF6F6E"/>
    <w:rsid w:val="C4D5037C"/>
    <w:rsid w:val="C7BBE523"/>
    <w:rsid w:val="C8C6FD83"/>
    <w:rsid w:val="C97E5D70"/>
    <w:rsid w:val="CBD1C8DF"/>
    <w:rsid w:val="CDAF9C2B"/>
    <w:rsid w:val="CDF79DBF"/>
    <w:rsid w:val="CDFFD7FF"/>
    <w:rsid w:val="CEB698F4"/>
    <w:rsid w:val="CEB7D81D"/>
    <w:rsid w:val="CEFE079F"/>
    <w:rsid w:val="CFE38160"/>
    <w:rsid w:val="CFEF2E8B"/>
    <w:rsid w:val="CFFF4C7C"/>
    <w:rsid w:val="D27ABBB5"/>
    <w:rsid w:val="D2F7400F"/>
    <w:rsid w:val="D47FDE02"/>
    <w:rsid w:val="D5EFDA20"/>
    <w:rsid w:val="D5FFFD3C"/>
    <w:rsid w:val="D65F6DCC"/>
    <w:rsid w:val="D67F7639"/>
    <w:rsid w:val="D6B6073B"/>
    <w:rsid w:val="D6FF41BF"/>
    <w:rsid w:val="D77F0FA3"/>
    <w:rsid w:val="D7E62FD0"/>
    <w:rsid w:val="D7EF0410"/>
    <w:rsid w:val="D7F76DCD"/>
    <w:rsid w:val="DAED143D"/>
    <w:rsid w:val="DAFD4A96"/>
    <w:rsid w:val="DBEE4334"/>
    <w:rsid w:val="DBF7D4F3"/>
    <w:rsid w:val="DCAF867A"/>
    <w:rsid w:val="DCFF5DE6"/>
    <w:rsid w:val="DCFFFA53"/>
    <w:rsid w:val="DDB39BDD"/>
    <w:rsid w:val="DDDC5CDD"/>
    <w:rsid w:val="DDFBF265"/>
    <w:rsid w:val="DDFFC5AB"/>
    <w:rsid w:val="DDFFCBCC"/>
    <w:rsid w:val="DE6E2499"/>
    <w:rsid w:val="DE9389E4"/>
    <w:rsid w:val="DEB96010"/>
    <w:rsid w:val="DEBF211C"/>
    <w:rsid w:val="DEDB4A58"/>
    <w:rsid w:val="DEEFF35D"/>
    <w:rsid w:val="DEFD59E4"/>
    <w:rsid w:val="DF353A06"/>
    <w:rsid w:val="DF3E1183"/>
    <w:rsid w:val="DF3E74F1"/>
    <w:rsid w:val="DF5D2F49"/>
    <w:rsid w:val="DF7F97C4"/>
    <w:rsid w:val="DF7FE022"/>
    <w:rsid w:val="DF8D159C"/>
    <w:rsid w:val="DF9C3722"/>
    <w:rsid w:val="DFBFDD99"/>
    <w:rsid w:val="DFBFF0EA"/>
    <w:rsid w:val="DFCFD7A6"/>
    <w:rsid w:val="DFD74C8C"/>
    <w:rsid w:val="DFD7D89A"/>
    <w:rsid w:val="DFEFAEEF"/>
    <w:rsid w:val="DFF7752B"/>
    <w:rsid w:val="DFFA6836"/>
    <w:rsid w:val="DFFBBFD7"/>
    <w:rsid w:val="DFFDFE52"/>
    <w:rsid w:val="E3CFAF8B"/>
    <w:rsid w:val="E3FF528A"/>
    <w:rsid w:val="E6FBEFF5"/>
    <w:rsid w:val="E6FF25A2"/>
    <w:rsid w:val="E6FFE2EB"/>
    <w:rsid w:val="E77BD732"/>
    <w:rsid w:val="E7CDECBE"/>
    <w:rsid w:val="E7FD517D"/>
    <w:rsid w:val="E88B3DDA"/>
    <w:rsid w:val="E9B55615"/>
    <w:rsid w:val="E9FEEF00"/>
    <w:rsid w:val="EAF75869"/>
    <w:rsid w:val="EAFFACC1"/>
    <w:rsid w:val="EB1FEAB3"/>
    <w:rsid w:val="EB7D229A"/>
    <w:rsid w:val="EB7E9F33"/>
    <w:rsid w:val="ECB991CF"/>
    <w:rsid w:val="ED2B5F9B"/>
    <w:rsid w:val="ED457867"/>
    <w:rsid w:val="EDFEB72C"/>
    <w:rsid w:val="EE37CC2A"/>
    <w:rsid w:val="EE5792AE"/>
    <w:rsid w:val="EE7E1010"/>
    <w:rsid w:val="EEBB484D"/>
    <w:rsid w:val="EEBD07DE"/>
    <w:rsid w:val="EEEED36A"/>
    <w:rsid w:val="EEF106AD"/>
    <w:rsid w:val="EEF62C6A"/>
    <w:rsid w:val="EEF674D6"/>
    <w:rsid w:val="EEFE5236"/>
    <w:rsid w:val="EEFEC4A4"/>
    <w:rsid w:val="EEFFC205"/>
    <w:rsid w:val="EF4D4EA3"/>
    <w:rsid w:val="EF5D333F"/>
    <w:rsid w:val="EF7F0B09"/>
    <w:rsid w:val="EF9D6179"/>
    <w:rsid w:val="EFA72130"/>
    <w:rsid w:val="EFADA60A"/>
    <w:rsid w:val="EFAE87E8"/>
    <w:rsid w:val="EFB7A72A"/>
    <w:rsid w:val="EFD0BEA2"/>
    <w:rsid w:val="EFDF34D6"/>
    <w:rsid w:val="EFDF34ED"/>
    <w:rsid w:val="EFDF8BEA"/>
    <w:rsid w:val="EFECE3F4"/>
    <w:rsid w:val="EFFEA1E5"/>
    <w:rsid w:val="EFFFA916"/>
    <w:rsid w:val="EFFFED72"/>
    <w:rsid w:val="F1F54DC0"/>
    <w:rsid w:val="F2F169D0"/>
    <w:rsid w:val="F2FB017D"/>
    <w:rsid w:val="F31EAF91"/>
    <w:rsid w:val="F36F5932"/>
    <w:rsid w:val="F3930D63"/>
    <w:rsid w:val="F3DDC2D2"/>
    <w:rsid w:val="F3E3083B"/>
    <w:rsid w:val="F3EED5B7"/>
    <w:rsid w:val="F4F741A4"/>
    <w:rsid w:val="F4FFC750"/>
    <w:rsid w:val="F55880A7"/>
    <w:rsid w:val="F65EC389"/>
    <w:rsid w:val="F6DFA220"/>
    <w:rsid w:val="F6FF6F30"/>
    <w:rsid w:val="F72F8B18"/>
    <w:rsid w:val="F76FFF3F"/>
    <w:rsid w:val="F7B7FAE0"/>
    <w:rsid w:val="F7BF0395"/>
    <w:rsid w:val="F7DDD596"/>
    <w:rsid w:val="F7DE0CAF"/>
    <w:rsid w:val="F7DF0B31"/>
    <w:rsid w:val="F7E3B304"/>
    <w:rsid w:val="F7F9569B"/>
    <w:rsid w:val="F7FAE051"/>
    <w:rsid w:val="F7FD124A"/>
    <w:rsid w:val="F7FF4ECD"/>
    <w:rsid w:val="F7FF72FF"/>
    <w:rsid w:val="F85BCD8C"/>
    <w:rsid w:val="F99F1450"/>
    <w:rsid w:val="F9FAE667"/>
    <w:rsid w:val="F9FFB6BC"/>
    <w:rsid w:val="FAB599DE"/>
    <w:rsid w:val="FAD3DCA9"/>
    <w:rsid w:val="FAFDDA9E"/>
    <w:rsid w:val="FAFF8001"/>
    <w:rsid w:val="FB2A6849"/>
    <w:rsid w:val="FB55483D"/>
    <w:rsid w:val="FB6D41FE"/>
    <w:rsid w:val="FB71070F"/>
    <w:rsid w:val="FB730A82"/>
    <w:rsid w:val="FB73F758"/>
    <w:rsid w:val="FB7F5316"/>
    <w:rsid w:val="FB991C53"/>
    <w:rsid w:val="FBBB332D"/>
    <w:rsid w:val="FBDA6D39"/>
    <w:rsid w:val="FBDB578F"/>
    <w:rsid w:val="FBDC7D47"/>
    <w:rsid w:val="FBF5FCDA"/>
    <w:rsid w:val="FBF7D691"/>
    <w:rsid w:val="FBFD2D9E"/>
    <w:rsid w:val="FBFD408B"/>
    <w:rsid w:val="FBFDC309"/>
    <w:rsid w:val="FC335D1C"/>
    <w:rsid w:val="FCBF46F6"/>
    <w:rsid w:val="FCC79C1E"/>
    <w:rsid w:val="FCF7DC52"/>
    <w:rsid w:val="FD1EA3C1"/>
    <w:rsid w:val="FD372117"/>
    <w:rsid w:val="FD4F3536"/>
    <w:rsid w:val="FD5E67EC"/>
    <w:rsid w:val="FD9D2CF1"/>
    <w:rsid w:val="FDBD262B"/>
    <w:rsid w:val="FDBDCFAA"/>
    <w:rsid w:val="FDE30B10"/>
    <w:rsid w:val="FDE3A377"/>
    <w:rsid w:val="FDEC5BD2"/>
    <w:rsid w:val="FDEDAE0C"/>
    <w:rsid w:val="FDEF8F47"/>
    <w:rsid w:val="FDFDD2A2"/>
    <w:rsid w:val="FDFFA44C"/>
    <w:rsid w:val="FE3B5AFD"/>
    <w:rsid w:val="FE471C11"/>
    <w:rsid w:val="FE6C53D1"/>
    <w:rsid w:val="FEB7AC31"/>
    <w:rsid w:val="FEBB948D"/>
    <w:rsid w:val="FEDA5139"/>
    <w:rsid w:val="FEDFF1F8"/>
    <w:rsid w:val="FEF5AFE7"/>
    <w:rsid w:val="FEFFD269"/>
    <w:rsid w:val="FF199531"/>
    <w:rsid w:val="FF37B447"/>
    <w:rsid w:val="FF3E2EE2"/>
    <w:rsid w:val="FF4F0613"/>
    <w:rsid w:val="FF5A1AA7"/>
    <w:rsid w:val="FF6E0EA5"/>
    <w:rsid w:val="FF73151C"/>
    <w:rsid w:val="FF77A011"/>
    <w:rsid w:val="FF7F1DA0"/>
    <w:rsid w:val="FF7F4C69"/>
    <w:rsid w:val="FF86BE80"/>
    <w:rsid w:val="FFA674FA"/>
    <w:rsid w:val="FFA6BCE5"/>
    <w:rsid w:val="FFBD2632"/>
    <w:rsid w:val="FFBF3EFF"/>
    <w:rsid w:val="FFBF4172"/>
    <w:rsid w:val="FFBF4E04"/>
    <w:rsid w:val="FFCF85B4"/>
    <w:rsid w:val="FFD59A90"/>
    <w:rsid w:val="FFD88D2A"/>
    <w:rsid w:val="FFDFB0BE"/>
    <w:rsid w:val="FFE71919"/>
    <w:rsid w:val="FFEEB5C5"/>
    <w:rsid w:val="FFEEDB04"/>
    <w:rsid w:val="FFEF2FFE"/>
    <w:rsid w:val="FFEFE69B"/>
    <w:rsid w:val="FFF3AB46"/>
    <w:rsid w:val="FFF73B82"/>
    <w:rsid w:val="FFF78F4F"/>
    <w:rsid w:val="FFF7BCCA"/>
    <w:rsid w:val="FFFC8AD0"/>
    <w:rsid w:val="FFFC95F8"/>
    <w:rsid w:val="FFFD561A"/>
    <w:rsid w:val="FFFD5A88"/>
    <w:rsid w:val="FFFF0538"/>
    <w:rsid w:val="FFFF540B"/>
    <w:rsid w:val="FFFF9780"/>
    <w:rsid w:val="FFFFB82C"/>
    <w:rsid w:val="FFFFD409"/>
    <w:rsid w:val="0000104F"/>
    <w:rsid w:val="00004D39"/>
    <w:rsid w:val="0000573C"/>
    <w:rsid w:val="0000678A"/>
    <w:rsid w:val="00007D61"/>
    <w:rsid w:val="0001048D"/>
    <w:rsid w:val="000110E5"/>
    <w:rsid w:val="00012A23"/>
    <w:rsid w:val="000147AB"/>
    <w:rsid w:val="000232E9"/>
    <w:rsid w:val="00023EA1"/>
    <w:rsid w:val="00030A4E"/>
    <w:rsid w:val="00032C1F"/>
    <w:rsid w:val="0003323A"/>
    <w:rsid w:val="0004157A"/>
    <w:rsid w:val="00044E62"/>
    <w:rsid w:val="000550AA"/>
    <w:rsid w:val="00074AFC"/>
    <w:rsid w:val="00075EC5"/>
    <w:rsid w:val="00077C7E"/>
    <w:rsid w:val="00082307"/>
    <w:rsid w:val="00083297"/>
    <w:rsid w:val="000849D4"/>
    <w:rsid w:val="00097F00"/>
    <w:rsid w:val="000A1D86"/>
    <w:rsid w:val="000A2B65"/>
    <w:rsid w:val="000A355A"/>
    <w:rsid w:val="000A41F0"/>
    <w:rsid w:val="000A48AB"/>
    <w:rsid w:val="000A5608"/>
    <w:rsid w:val="000B0460"/>
    <w:rsid w:val="000B15C3"/>
    <w:rsid w:val="000B2CE7"/>
    <w:rsid w:val="000C0646"/>
    <w:rsid w:val="000C3D3A"/>
    <w:rsid w:val="000C5B09"/>
    <w:rsid w:val="000C668E"/>
    <w:rsid w:val="000D05B6"/>
    <w:rsid w:val="000D5E9D"/>
    <w:rsid w:val="000D6D73"/>
    <w:rsid w:val="000D6F58"/>
    <w:rsid w:val="000D7EFF"/>
    <w:rsid w:val="000E2944"/>
    <w:rsid w:val="000F0F2D"/>
    <w:rsid w:val="000F3424"/>
    <w:rsid w:val="000F4630"/>
    <w:rsid w:val="000F5ABF"/>
    <w:rsid w:val="000F74D8"/>
    <w:rsid w:val="000F778E"/>
    <w:rsid w:val="00104511"/>
    <w:rsid w:val="00106A74"/>
    <w:rsid w:val="00113199"/>
    <w:rsid w:val="00121DD6"/>
    <w:rsid w:val="001226E2"/>
    <w:rsid w:val="00127334"/>
    <w:rsid w:val="0013026E"/>
    <w:rsid w:val="00131910"/>
    <w:rsid w:val="00137B65"/>
    <w:rsid w:val="00140372"/>
    <w:rsid w:val="00141BA7"/>
    <w:rsid w:val="00142392"/>
    <w:rsid w:val="001544F7"/>
    <w:rsid w:val="00155030"/>
    <w:rsid w:val="00155CAB"/>
    <w:rsid w:val="001570B8"/>
    <w:rsid w:val="0015799A"/>
    <w:rsid w:val="0016028F"/>
    <w:rsid w:val="00164AAA"/>
    <w:rsid w:val="001676E3"/>
    <w:rsid w:val="00170015"/>
    <w:rsid w:val="0017343E"/>
    <w:rsid w:val="00176504"/>
    <w:rsid w:val="00184205"/>
    <w:rsid w:val="00184CA9"/>
    <w:rsid w:val="00184D5D"/>
    <w:rsid w:val="00187D87"/>
    <w:rsid w:val="00190262"/>
    <w:rsid w:val="00193EFF"/>
    <w:rsid w:val="00197068"/>
    <w:rsid w:val="001A23BC"/>
    <w:rsid w:val="001A31F1"/>
    <w:rsid w:val="001A56AA"/>
    <w:rsid w:val="001B1347"/>
    <w:rsid w:val="001B26D2"/>
    <w:rsid w:val="001B2DC1"/>
    <w:rsid w:val="001B3660"/>
    <w:rsid w:val="001B5116"/>
    <w:rsid w:val="001B6DBB"/>
    <w:rsid w:val="001B7F8B"/>
    <w:rsid w:val="001C194E"/>
    <w:rsid w:val="001C439A"/>
    <w:rsid w:val="001C72C1"/>
    <w:rsid w:val="001D7A17"/>
    <w:rsid w:val="001E3F73"/>
    <w:rsid w:val="001E47F0"/>
    <w:rsid w:val="001E495B"/>
    <w:rsid w:val="001E6379"/>
    <w:rsid w:val="001E6B77"/>
    <w:rsid w:val="001F3698"/>
    <w:rsid w:val="001F4123"/>
    <w:rsid w:val="001F49C5"/>
    <w:rsid w:val="001F5AEB"/>
    <w:rsid w:val="001F5E69"/>
    <w:rsid w:val="0020434E"/>
    <w:rsid w:val="002142D5"/>
    <w:rsid w:val="00220992"/>
    <w:rsid w:val="002235D0"/>
    <w:rsid w:val="0024217B"/>
    <w:rsid w:val="00246D5E"/>
    <w:rsid w:val="00254667"/>
    <w:rsid w:val="002552A4"/>
    <w:rsid w:val="00255ED6"/>
    <w:rsid w:val="0026412A"/>
    <w:rsid w:val="002747E5"/>
    <w:rsid w:val="0027577D"/>
    <w:rsid w:val="0027648A"/>
    <w:rsid w:val="00281FFE"/>
    <w:rsid w:val="00296D59"/>
    <w:rsid w:val="00297275"/>
    <w:rsid w:val="002973B5"/>
    <w:rsid w:val="002A1C5B"/>
    <w:rsid w:val="002A5FEF"/>
    <w:rsid w:val="002B1025"/>
    <w:rsid w:val="002C0D00"/>
    <w:rsid w:val="002C6636"/>
    <w:rsid w:val="002D214B"/>
    <w:rsid w:val="002D2F90"/>
    <w:rsid w:val="002E427F"/>
    <w:rsid w:val="002F089F"/>
    <w:rsid w:val="002F0CA7"/>
    <w:rsid w:val="00302C1A"/>
    <w:rsid w:val="0030303C"/>
    <w:rsid w:val="00305BAB"/>
    <w:rsid w:val="00306624"/>
    <w:rsid w:val="003119DC"/>
    <w:rsid w:val="003154B7"/>
    <w:rsid w:val="00327AD5"/>
    <w:rsid w:val="00330EA3"/>
    <w:rsid w:val="00331040"/>
    <w:rsid w:val="00332219"/>
    <w:rsid w:val="00337521"/>
    <w:rsid w:val="00340337"/>
    <w:rsid w:val="003411D3"/>
    <w:rsid w:val="003429A4"/>
    <w:rsid w:val="00344185"/>
    <w:rsid w:val="00345021"/>
    <w:rsid w:val="0035272C"/>
    <w:rsid w:val="00354B31"/>
    <w:rsid w:val="00354CB1"/>
    <w:rsid w:val="00356B25"/>
    <w:rsid w:val="00360B7B"/>
    <w:rsid w:val="00371D18"/>
    <w:rsid w:val="003821EA"/>
    <w:rsid w:val="003847B2"/>
    <w:rsid w:val="00391C60"/>
    <w:rsid w:val="00393B77"/>
    <w:rsid w:val="00396731"/>
    <w:rsid w:val="00397D5D"/>
    <w:rsid w:val="003A0DCB"/>
    <w:rsid w:val="003A26E1"/>
    <w:rsid w:val="003A39B0"/>
    <w:rsid w:val="003A7186"/>
    <w:rsid w:val="003A7C23"/>
    <w:rsid w:val="003C5E71"/>
    <w:rsid w:val="003C6F0A"/>
    <w:rsid w:val="003D12AE"/>
    <w:rsid w:val="003D19F5"/>
    <w:rsid w:val="003D4D48"/>
    <w:rsid w:val="003D53C7"/>
    <w:rsid w:val="003E1F53"/>
    <w:rsid w:val="003F2118"/>
    <w:rsid w:val="003F241B"/>
    <w:rsid w:val="003F641E"/>
    <w:rsid w:val="003F749C"/>
    <w:rsid w:val="00400F25"/>
    <w:rsid w:val="0040518F"/>
    <w:rsid w:val="0040747F"/>
    <w:rsid w:val="00407604"/>
    <w:rsid w:val="00411EF8"/>
    <w:rsid w:val="004124BD"/>
    <w:rsid w:val="0041625D"/>
    <w:rsid w:val="00416BC9"/>
    <w:rsid w:val="004242DF"/>
    <w:rsid w:val="004256BB"/>
    <w:rsid w:val="004334D4"/>
    <w:rsid w:val="0043530D"/>
    <w:rsid w:val="00436E71"/>
    <w:rsid w:val="00445A6D"/>
    <w:rsid w:val="00453064"/>
    <w:rsid w:val="00455E83"/>
    <w:rsid w:val="004629BE"/>
    <w:rsid w:val="0046536A"/>
    <w:rsid w:val="0046671A"/>
    <w:rsid w:val="00466F00"/>
    <w:rsid w:val="0047602B"/>
    <w:rsid w:val="00480C65"/>
    <w:rsid w:val="00485547"/>
    <w:rsid w:val="00491486"/>
    <w:rsid w:val="0049209B"/>
    <w:rsid w:val="004967F5"/>
    <w:rsid w:val="004970BF"/>
    <w:rsid w:val="004A381C"/>
    <w:rsid w:val="004A392F"/>
    <w:rsid w:val="004A3F35"/>
    <w:rsid w:val="004A642B"/>
    <w:rsid w:val="004A721F"/>
    <w:rsid w:val="004B0B9D"/>
    <w:rsid w:val="004B2DA6"/>
    <w:rsid w:val="004B691E"/>
    <w:rsid w:val="004C3F64"/>
    <w:rsid w:val="004C7486"/>
    <w:rsid w:val="004F03BB"/>
    <w:rsid w:val="004F4652"/>
    <w:rsid w:val="005056FB"/>
    <w:rsid w:val="005136C7"/>
    <w:rsid w:val="00516E7D"/>
    <w:rsid w:val="00516F3D"/>
    <w:rsid w:val="005174C2"/>
    <w:rsid w:val="0053721A"/>
    <w:rsid w:val="00541627"/>
    <w:rsid w:val="00541AEC"/>
    <w:rsid w:val="00541D9A"/>
    <w:rsid w:val="005426F6"/>
    <w:rsid w:val="00543F99"/>
    <w:rsid w:val="0055129B"/>
    <w:rsid w:val="00552752"/>
    <w:rsid w:val="00562B3D"/>
    <w:rsid w:val="00565ABD"/>
    <w:rsid w:val="00574CA3"/>
    <w:rsid w:val="005750B7"/>
    <w:rsid w:val="005754DE"/>
    <w:rsid w:val="00585172"/>
    <w:rsid w:val="00586A5D"/>
    <w:rsid w:val="005905D8"/>
    <w:rsid w:val="005978E6"/>
    <w:rsid w:val="005A2663"/>
    <w:rsid w:val="005A2734"/>
    <w:rsid w:val="005A2BEE"/>
    <w:rsid w:val="005B0953"/>
    <w:rsid w:val="005B20FC"/>
    <w:rsid w:val="005B58B1"/>
    <w:rsid w:val="005B680B"/>
    <w:rsid w:val="005C1D93"/>
    <w:rsid w:val="005C269E"/>
    <w:rsid w:val="005C3060"/>
    <w:rsid w:val="005C6C60"/>
    <w:rsid w:val="005C6E45"/>
    <w:rsid w:val="005C7688"/>
    <w:rsid w:val="005D6360"/>
    <w:rsid w:val="005E056C"/>
    <w:rsid w:val="005E1236"/>
    <w:rsid w:val="005E49C4"/>
    <w:rsid w:val="005E5664"/>
    <w:rsid w:val="005F175B"/>
    <w:rsid w:val="005F4274"/>
    <w:rsid w:val="005F50BB"/>
    <w:rsid w:val="00601A8E"/>
    <w:rsid w:val="00601DAC"/>
    <w:rsid w:val="00614671"/>
    <w:rsid w:val="006166F6"/>
    <w:rsid w:val="00624A9A"/>
    <w:rsid w:val="00632454"/>
    <w:rsid w:val="0063470F"/>
    <w:rsid w:val="00637D52"/>
    <w:rsid w:val="006469BE"/>
    <w:rsid w:val="0065785C"/>
    <w:rsid w:val="00661ECD"/>
    <w:rsid w:val="006641B5"/>
    <w:rsid w:val="00665CD9"/>
    <w:rsid w:val="00667038"/>
    <w:rsid w:val="00671028"/>
    <w:rsid w:val="0067446D"/>
    <w:rsid w:val="0067742A"/>
    <w:rsid w:val="00681B4B"/>
    <w:rsid w:val="00683DFF"/>
    <w:rsid w:val="0068597A"/>
    <w:rsid w:val="00685F4E"/>
    <w:rsid w:val="00690703"/>
    <w:rsid w:val="00691505"/>
    <w:rsid w:val="00694068"/>
    <w:rsid w:val="006A233E"/>
    <w:rsid w:val="006A2663"/>
    <w:rsid w:val="006A2AFE"/>
    <w:rsid w:val="006A2B41"/>
    <w:rsid w:val="006B01B9"/>
    <w:rsid w:val="006B1CF0"/>
    <w:rsid w:val="006B3825"/>
    <w:rsid w:val="006B7F0F"/>
    <w:rsid w:val="006C1AEB"/>
    <w:rsid w:val="006C3E0B"/>
    <w:rsid w:val="006C7B11"/>
    <w:rsid w:val="006D0EA9"/>
    <w:rsid w:val="006E00EF"/>
    <w:rsid w:val="006E0916"/>
    <w:rsid w:val="006E1547"/>
    <w:rsid w:val="006E2461"/>
    <w:rsid w:val="006E6ACF"/>
    <w:rsid w:val="006E774B"/>
    <w:rsid w:val="006F2F85"/>
    <w:rsid w:val="006F32F3"/>
    <w:rsid w:val="006F4689"/>
    <w:rsid w:val="00700FD9"/>
    <w:rsid w:val="00706797"/>
    <w:rsid w:val="00710CB1"/>
    <w:rsid w:val="00713FF4"/>
    <w:rsid w:val="00714505"/>
    <w:rsid w:val="00716AD7"/>
    <w:rsid w:val="007207FE"/>
    <w:rsid w:val="00721BE4"/>
    <w:rsid w:val="007225B1"/>
    <w:rsid w:val="00722A4D"/>
    <w:rsid w:val="007247EF"/>
    <w:rsid w:val="007260DA"/>
    <w:rsid w:val="00730805"/>
    <w:rsid w:val="00732008"/>
    <w:rsid w:val="00732496"/>
    <w:rsid w:val="0073519F"/>
    <w:rsid w:val="00737F27"/>
    <w:rsid w:val="00742F0E"/>
    <w:rsid w:val="007453FD"/>
    <w:rsid w:val="00747875"/>
    <w:rsid w:val="007505B6"/>
    <w:rsid w:val="007513E4"/>
    <w:rsid w:val="00752048"/>
    <w:rsid w:val="00755383"/>
    <w:rsid w:val="007556A9"/>
    <w:rsid w:val="0075756E"/>
    <w:rsid w:val="00761AFA"/>
    <w:rsid w:val="00766CF1"/>
    <w:rsid w:val="00772B05"/>
    <w:rsid w:val="007A5314"/>
    <w:rsid w:val="007A5EE2"/>
    <w:rsid w:val="007B68E2"/>
    <w:rsid w:val="007C0249"/>
    <w:rsid w:val="007C6C76"/>
    <w:rsid w:val="007C7225"/>
    <w:rsid w:val="007C7281"/>
    <w:rsid w:val="007D0BE9"/>
    <w:rsid w:val="007D20D3"/>
    <w:rsid w:val="007D7D04"/>
    <w:rsid w:val="007E19B4"/>
    <w:rsid w:val="007E4494"/>
    <w:rsid w:val="007F23A2"/>
    <w:rsid w:val="007F456B"/>
    <w:rsid w:val="007F7921"/>
    <w:rsid w:val="00807B73"/>
    <w:rsid w:val="0081051C"/>
    <w:rsid w:val="00810E70"/>
    <w:rsid w:val="008126C2"/>
    <w:rsid w:val="00813C20"/>
    <w:rsid w:val="008152AE"/>
    <w:rsid w:val="0081539E"/>
    <w:rsid w:val="00823E75"/>
    <w:rsid w:val="00824BD7"/>
    <w:rsid w:val="00830654"/>
    <w:rsid w:val="00841C05"/>
    <w:rsid w:val="00842EC8"/>
    <w:rsid w:val="00845FF2"/>
    <w:rsid w:val="008521E0"/>
    <w:rsid w:val="00856560"/>
    <w:rsid w:val="00857AA9"/>
    <w:rsid w:val="008653A8"/>
    <w:rsid w:val="0086766A"/>
    <w:rsid w:val="00872123"/>
    <w:rsid w:val="0087261E"/>
    <w:rsid w:val="008751CF"/>
    <w:rsid w:val="0088227F"/>
    <w:rsid w:val="00883B4B"/>
    <w:rsid w:val="00885205"/>
    <w:rsid w:val="0088634A"/>
    <w:rsid w:val="00887F95"/>
    <w:rsid w:val="00891F46"/>
    <w:rsid w:val="0089323E"/>
    <w:rsid w:val="008944D5"/>
    <w:rsid w:val="008946F5"/>
    <w:rsid w:val="00896A11"/>
    <w:rsid w:val="00897F72"/>
    <w:rsid w:val="008A6DAB"/>
    <w:rsid w:val="008A7279"/>
    <w:rsid w:val="008B0C7B"/>
    <w:rsid w:val="008B3F5C"/>
    <w:rsid w:val="008C0793"/>
    <w:rsid w:val="008C6FD8"/>
    <w:rsid w:val="008D04A5"/>
    <w:rsid w:val="008E0FD8"/>
    <w:rsid w:val="008E5461"/>
    <w:rsid w:val="008E63ED"/>
    <w:rsid w:val="008E6CEA"/>
    <w:rsid w:val="008F2DB9"/>
    <w:rsid w:val="009009EE"/>
    <w:rsid w:val="00904CB8"/>
    <w:rsid w:val="00911DA1"/>
    <w:rsid w:val="00912210"/>
    <w:rsid w:val="009128D5"/>
    <w:rsid w:val="00913D02"/>
    <w:rsid w:val="00917F0A"/>
    <w:rsid w:val="00921957"/>
    <w:rsid w:val="00922623"/>
    <w:rsid w:val="00924CF7"/>
    <w:rsid w:val="009274EA"/>
    <w:rsid w:val="00930B02"/>
    <w:rsid w:val="009435DD"/>
    <w:rsid w:val="00943A8B"/>
    <w:rsid w:val="00944C23"/>
    <w:rsid w:val="00944D45"/>
    <w:rsid w:val="00944DB1"/>
    <w:rsid w:val="009470CD"/>
    <w:rsid w:val="009556B3"/>
    <w:rsid w:val="009610F5"/>
    <w:rsid w:val="00963B27"/>
    <w:rsid w:val="0096737F"/>
    <w:rsid w:val="009779D3"/>
    <w:rsid w:val="0099189D"/>
    <w:rsid w:val="009A0A95"/>
    <w:rsid w:val="009A26D4"/>
    <w:rsid w:val="009A2D53"/>
    <w:rsid w:val="009A35D0"/>
    <w:rsid w:val="009A6A5C"/>
    <w:rsid w:val="009B5389"/>
    <w:rsid w:val="009B782E"/>
    <w:rsid w:val="009C2785"/>
    <w:rsid w:val="009C46ED"/>
    <w:rsid w:val="009C5096"/>
    <w:rsid w:val="009C693A"/>
    <w:rsid w:val="009C78B5"/>
    <w:rsid w:val="009D0BF6"/>
    <w:rsid w:val="009D1A19"/>
    <w:rsid w:val="009D66A1"/>
    <w:rsid w:val="009E0CA2"/>
    <w:rsid w:val="009E1300"/>
    <w:rsid w:val="009E71E3"/>
    <w:rsid w:val="009F1E49"/>
    <w:rsid w:val="00A004CE"/>
    <w:rsid w:val="00A03B52"/>
    <w:rsid w:val="00A0503C"/>
    <w:rsid w:val="00A143B5"/>
    <w:rsid w:val="00A152CC"/>
    <w:rsid w:val="00A15A59"/>
    <w:rsid w:val="00A17928"/>
    <w:rsid w:val="00A2011E"/>
    <w:rsid w:val="00A206D8"/>
    <w:rsid w:val="00A21CD8"/>
    <w:rsid w:val="00A25684"/>
    <w:rsid w:val="00A26880"/>
    <w:rsid w:val="00A309FF"/>
    <w:rsid w:val="00A310F6"/>
    <w:rsid w:val="00A31D6A"/>
    <w:rsid w:val="00A32E94"/>
    <w:rsid w:val="00A34726"/>
    <w:rsid w:val="00A364D4"/>
    <w:rsid w:val="00A3651F"/>
    <w:rsid w:val="00A422F2"/>
    <w:rsid w:val="00A42E41"/>
    <w:rsid w:val="00A54BA9"/>
    <w:rsid w:val="00A5722A"/>
    <w:rsid w:val="00A6247E"/>
    <w:rsid w:val="00A63C0F"/>
    <w:rsid w:val="00A66A2A"/>
    <w:rsid w:val="00A72179"/>
    <w:rsid w:val="00A727B7"/>
    <w:rsid w:val="00A76666"/>
    <w:rsid w:val="00A9077A"/>
    <w:rsid w:val="00A92B5D"/>
    <w:rsid w:val="00A95830"/>
    <w:rsid w:val="00A95E24"/>
    <w:rsid w:val="00AA60B7"/>
    <w:rsid w:val="00AA7767"/>
    <w:rsid w:val="00AB0B53"/>
    <w:rsid w:val="00AD2706"/>
    <w:rsid w:val="00AD47E5"/>
    <w:rsid w:val="00AD49A3"/>
    <w:rsid w:val="00AE0C5B"/>
    <w:rsid w:val="00AE5699"/>
    <w:rsid w:val="00AE617D"/>
    <w:rsid w:val="00AE6921"/>
    <w:rsid w:val="00AE7565"/>
    <w:rsid w:val="00AE7B7E"/>
    <w:rsid w:val="00AE7D5D"/>
    <w:rsid w:val="00AF0BEE"/>
    <w:rsid w:val="00AF5D3F"/>
    <w:rsid w:val="00AF75FC"/>
    <w:rsid w:val="00AF796C"/>
    <w:rsid w:val="00B053CB"/>
    <w:rsid w:val="00B11CB8"/>
    <w:rsid w:val="00B153DC"/>
    <w:rsid w:val="00B16007"/>
    <w:rsid w:val="00B16614"/>
    <w:rsid w:val="00B2025D"/>
    <w:rsid w:val="00B23B64"/>
    <w:rsid w:val="00B267AF"/>
    <w:rsid w:val="00B26BCE"/>
    <w:rsid w:val="00B3201E"/>
    <w:rsid w:val="00B32271"/>
    <w:rsid w:val="00B33B03"/>
    <w:rsid w:val="00B33E31"/>
    <w:rsid w:val="00B34BB5"/>
    <w:rsid w:val="00B40B9C"/>
    <w:rsid w:val="00B41566"/>
    <w:rsid w:val="00B4558E"/>
    <w:rsid w:val="00B46266"/>
    <w:rsid w:val="00B52460"/>
    <w:rsid w:val="00B52BBB"/>
    <w:rsid w:val="00B54BBD"/>
    <w:rsid w:val="00B60BDE"/>
    <w:rsid w:val="00B61B77"/>
    <w:rsid w:val="00B62A24"/>
    <w:rsid w:val="00B66750"/>
    <w:rsid w:val="00B66962"/>
    <w:rsid w:val="00B67EB5"/>
    <w:rsid w:val="00B85782"/>
    <w:rsid w:val="00B876FA"/>
    <w:rsid w:val="00B936E7"/>
    <w:rsid w:val="00B95929"/>
    <w:rsid w:val="00B96E76"/>
    <w:rsid w:val="00B97579"/>
    <w:rsid w:val="00BA137F"/>
    <w:rsid w:val="00BA43FA"/>
    <w:rsid w:val="00BA4623"/>
    <w:rsid w:val="00BA4FFE"/>
    <w:rsid w:val="00BB0D87"/>
    <w:rsid w:val="00BB493E"/>
    <w:rsid w:val="00BC3A84"/>
    <w:rsid w:val="00BC5384"/>
    <w:rsid w:val="00BC75C3"/>
    <w:rsid w:val="00BD20A8"/>
    <w:rsid w:val="00BE2AC0"/>
    <w:rsid w:val="00BE7DC7"/>
    <w:rsid w:val="00BF2BD8"/>
    <w:rsid w:val="00C01AB8"/>
    <w:rsid w:val="00C06B29"/>
    <w:rsid w:val="00C107AC"/>
    <w:rsid w:val="00C13D47"/>
    <w:rsid w:val="00C13D63"/>
    <w:rsid w:val="00C14519"/>
    <w:rsid w:val="00C24FC3"/>
    <w:rsid w:val="00C316BC"/>
    <w:rsid w:val="00C328A7"/>
    <w:rsid w:val="00C35160"/>
    <w:rsid w:val="00C35760"/>
    <w:rsid w:val="00C35B54"/>
    <w:rsid w:val="00C4642D"/>
    <w:rsid w:val="00C46611"/>
    <w:rsid w:val="00C4667B"/>
    <w:rsid w:val="00C55230"/>
    <w:rsid w:val="00C65D35"/>
    <w:rsid w:val="00C76AD6"/>
    <w:rsid w:val="00C81F67"/>
    <w:rsid w:val="00C828B1"/>
    <w:rsid w:val="00C924F4"/>
    <w:rsid w:val="00C93F58"/>
    <w:rsid w:val="00CA08B7"/>
    <w:rsid w:val="00CA1E7A"/>
    <w:rsid w:val="00CA1F7D"/>
    <w:rsid w:val="00CA3687"/>
    <w:rsid w:val="00CA4274"/>
    <w:rsid w:val="00CA6BD1"/>
    <w:rsid w:val="00CA730F"/>
    <w:rsid w:val="00CB1595"/>
    <w:rsid w:val="00CB5DDC"/>
    <w:rsid w:val="00CB76A6"/>
    <w:rsid w:val="00CC075F"/>
    <w:rsid w:val="00CC1708"/>
    <w:rsid w:val="00CC311C"/>
    <w:rsid w:val="00CC4C3E"/>
    <w:rsid w:val="00CD2E3B"/>
    <w:rsid w:val="00CD5A75"/>
    <w:rsid w:val="00CD6E6D"/>
    <w:rsid w:val="00CE1EF7"/>
    <w:rsid w:val="00CE2B46"/>
    <w:rsid w:val="00CF058F"/>
    <w:rsid w:val="00CF097E"/>
    <w:rsid w:val="00CF3B57"/>
    <w:rsid w:val="00CF6641"/>
    <w:rsid w:val="00D001C6"/>
    <w:rsid w:val="00D02E5C"/>
    <w:rsid w:val="00D02EB8"/>
    <w:rsid w:val="00D03699"/>
    <w:rsid w:val="00D073D7"/>
    <w:rsid w:val="00D07E13"/>
    <w:rsid w:val="00D13B78"/>
    <w:rsid w:val="00D15CBB"/>
    <w:rsid w:val="00D160AC"/>
    <w:rsid w:val="00D24F2C"/>
    <w:rsid w:val="00D2526F"/>
    <w:rsid w:val="00D30347"/>
    <w:rsid w:val="00D305D2"/>
    <w:rsid w:val="00D31108"/>
    <w:rsid w:val="00D32216"/>
    <w:rsid w:val="00D32A05"/>
    <w:rsid w:val="00D3366A"/>
    <w:rsid w:val="00D33919"/>
    <w:rsid w:val="00D3486D"/>
    <w:rsid w:val="00D43E72"/>
    <w:rsid w:val="00D513EE"/>
    <w:rsid w:val="00D538D5"/>
    <w:rsid w:val="00D60025"/>
    <w:rsid w:val="00D60F8D"/>
    <w:rsid w:val="00D654A6"/>
    <w:rsid w:val="00D66A13"/>
    <w:rsid w:val="00D71035"/>
    <w:rsid w:val="00D72BAD"/>
    <w:rsid w:val="00D7334C"/>
    <w:rsid w:val="00D74FD0"/>
    <w:rsid w:val="00D75C11"/>
    <w:rsid w:val="00D776DD"/>
    <w:rsid w:val="00D83D03"/>
    <w:rsid w:val="00D93314"/>
    <w:rsid w:val="00D9447A"/>
    <w:rsid w:val="00D94A09"/>
    <w:rsid w:val="00DB12DD"/>
    <w:rsid w:val="00DB27C1"/>
    <w:rsid w:val="00DB6D23"/>
    <w:rsid w:val="00DC15FC"/>
    <w:rsid w:val="00DC3389"/>
    <w:rsid w:val="00DD3C89"/>
    <w:rsid w:val="00DD70FF"/>
    <w:rsid w:val="00DE47EC"/>
    <w:rsid w:val="00DE5132"/>
    <w:rsid w:val="00DF1F7E"/>
    <w:rsid w:val="00DF3DF4"/>
    <w:rsid w:val="00DF5E6B"/>
    <w:rsid w:val="00E02B40"/>
    <w:rsid w:val="00E06A3F"/>
    <w:rsid w:val="00E076C5"/>
    <w:rsid w:val="00E1386C"/>
    <w:rsid w:val="00E22F44"/>
    <w:rsid w:val="00E246C8"/>
    <w:rsid w:val="00E256EB"/>
    <w:rsid w:val="00E2687F"/>
    <w:rsid w:val="00E27EEE"/>
    <w:rsid w:val="00E32217"/>
    <w:rsid w:val="00E33D3D"/>
    <w:rsid w:val="00E358A9"/>
    <w:rsid w:val="00E36667"/>
    <w:rsid w:val="00E40F5C"/>
    <w:rsid w:val="00E4233C"/>
    <w:rsid w:val="00E474F1"/>
    <w:rsid w:val="00E501EF"/>
    <w:rsid w:val="00E51751"/>
    <w:rsid w:val="00E55815"/>
    <w:rsid w:val="00E56A11"/>
    <w:rsid w:val="00E57B6A"/>
    <w:rsid w:val="00E60BED"/>
    <w:rsid w:val="00E625F0"/>
    <w:rsid w:val="00E62F68"/>
    <w:rsid w:val="00E64C42"/>
    <w:rsid w:val="00E667D9"/>
    <w:rsid w:val="00E72942"/>
    <w:rsid w:val="00E72DC9"/>
    <w:rsid w:val="00E72FD6"/>
    <w:rsid w:val="00E751FF"/>
    <w:rsid w:val="00E77FDE"/>
    <w:rsid w:val="00E903D2"/>
    <w:rsid w:val="00E93646"/>
    <w:rsid w:val="00E94EF1"/>
    <w:rsid w:val="00E95F52"/>
    <w:rsid w:val="00E970C1"/>
    <w:rsid w:val="00EA2CB0"/>
    <w:rsid w:val="00EA3D4E"/>
    <w:rsid w:val="00EA680E"/>
    <w:rsid w:val="00EB4BE6"/>
    <w:rsid w:val="00EB5A63"/>
    <w:rsid w:val="00EB5F7D"/>
    <w:rsid w:val="00EB6049"/>
    <w:rsid w:val="00EC3DFF"/>
    <w:rsid w:val="00ED016F"/>
    <w:rsid w:val="00ED01A1"/>
    <w:rsid w:val="00ED1523"/>
    <w:rsid w:val="00ED3AB9"/>
    <w:rsid w:val="00ED7259"/>
    <w:rsid w:val="00ED752B"/>
    <w:rsid w:val="00ED7FDD"/>
    <w:rsid w:val="00EE117A"/>
    <w:rsid w:val="00EE34A5"/>
    <w:rsid w:val="00EE3674"/>
    <w:rsid w:val="00EE4AB1"/>
    <w:rsid w:val="00EE54B7"/>
    <w:rsid w:val="00EF63AB"/>
    <w:rsid w:val="00F033C8"/>
    <w:rsid w:val="00F035EC"/>
    <w:rsid w:val="00F10351"/>
    <w:rsid w:val="00F13B1C"/>
    <w:rsid w:val="00F14635"/>
    <w:rsid w:val="00F1673B"/>
    <w:rsid w:val="00F21087"/>
    <w:rsid w:val="00F2222E"/>
    <w:rsid w:val="00F23F5F"/>
    <w:rsid w:val="00F32AC6"/>
    <w:rsid w:val="00F4041E"/>
    <w:rsid w:val="00F445BE"/>
    <w:rsid w:val="00F46083"/>
    <w:rsid w:val="00F606C5"/>
    <w:rsid w:val="00F63F18"/>
    <w:rsid w:val="00F70D0F"/>
    <w:rsid w:val="00F7386A"/>
    <w:rsid w:val="00F7550B"/>
    <w:rsid w:val="00F75AEB"/>
    <w:rsid w:val="00F75EC0"/>
    <w:rsid w:val="00F83670"/>
    <w:rsid w:val="00F85273"/>
    <w:rsid w:val="00F85FEE"/>
    <w:rsid w:val="00F8729A"/>
    <w:rsid w:val="00F9051E"/>
    <w:rsid w:val="00F96443"/>
    <w:rsid w:val="00F96B22"/>
    <w:rsid w:val="00FA5913"/>
    <w:rsid w:val="00FB2A3B"/>
    <w:rsid w:val="00FC1BD9"/>
    <w:rsid w:val="00FC2F72"/>
    <w:rsid w:val="00FC60C4"/>
    <w:rsid w:val="00FC7B11"/>
    <w:rsid w:val="00FD335B"/>
    <w:rsid w:val="00FE179E"/>
    <w:rsid w:val="00FE24D8"/>
    <w:rsid w:val="00FF0928"/>
    <w:rsid w:val="00FF2178"/>
    <w:rsid w:val="00FF2252"/>
    <w:rsid w:val="00FF3800"/>
    <w:rsid w:val="00FF495D"/>
    <w:rsid w:val="00FF63DA"/>
    <w:rsid w:val="02A52D3C"/>
    <w:rsid w:val="03D7E2F4"/>
    <w:rsid w:val="09FB64A3"/>
    <w:rsid w:val="0A3E362E"/>
    <w:rsid w:val="0EBB885B"/>
    <w:rsid w:val="0F1F4D7B"/>
    <w:rsid w:val="0F7E9F57"/>
    <w:rsid w:val="0FF712C8"/>
    <w:rsid w:val="147D94B8"/>
    <w:rsid w:val="14EEA582"/>
    <w:rsid w:val="177C868B"/>
    <w:rsid w:val="17DCE11C"/>
    <w:rsid w:val="17EC6193"/>
    <w:rsid w:val="195C2CD0"/>
    <w:rsid w:val="19DF0B61"/>
    <w:rsid w:val="1AFEE5CD"/>
    <w:rsid w:val="1BBCF847"/>
    <w:rsid w:val="1BFE49D8"/>
    <w:rsid w:val="1E3FA404"/>
    <w:rsid w:val="1E7FBD03"/>
    <w:rsid w:val="1E9EAAB4"/>
    <w:rsid w:val="1EEFEC32"/>
    <w:rsid w:val="1EFB5573"/>
    <w:rsid w:val="1EFFD19B"/>
    <w:rsid w:val="1F52B98E"/>
    <w:rsid w:val="1F7AAB25"/>
    <w:rsid w:val="1FC533ED"/>
    <w:rsid w:val="1FD6DAA7"/>
    <w:rsid w:val="1FDFFE4F"/>
    <w:rsid w:val="1FF97A1D"/>
    <w:rsid w:val="1FFC7578"/>
    <w:rsid w:val="1FFF06F6"/>
    <w:rsid w:val="247FFCE5"/>
    <w:rsid w:val="2645CE6C"/>
    <w:rsid w:val="2943B81B"/>
    <w:rsid w:val="29EF5E64"/>
    <w:rsid w:val="2AF3A097"/>
    <w:rsid w:val="2B777627"/>
    <w:rsid w:val="2C3B4CEC"/>
    <w:rsid w:val="2DFFE43C"/>
    <w:rsid w:val="2E9C23D7"/>
    <w:rsid w:val="2EEB9BA5"/>
    <w:rsid w:val="2F5F2DA6"/>
    <w:rsid w:val="2FFFD547"/>
    <w:rsid w:val="31E40DC5"/>
    <w:rsid w:val="31EABC38"/>
    <w:rsid w:val="33FD301A"/>
    <w:rsid w:val="355F26FE"/>
    <w:rsid w:val="369FC956"/>
    <w:rsid w:val="36AD6A0B"/>
    <w:rsid w:val="36BC69EC"/>
    <w:rsid w:val="3777DDE9"/>
    <w:rsid w:val="37BA1179"/>
    <w:rsid w:val="37DB4B5E"/>
    <w:rsid w:val="37DB8DFE"/>
    <w:rsid w:val="37FB5E32"/>
    <w:rsid w:val="37FB63D5"/>
    <w:rsid w:val="37FD032F"/>
    <w:rsid w:val="37FFC91B"/>
    <w:rsid w:val="3A338BB9"/>
    <w:rsid w:val="3B7798DA"/>
    <w:rsid w:val="3BBFECF4"/>
    <w:rsid w:val="3BDF2B66"/>
    <w:rsid w:val="3BEFB6C4"/>
    <w:rsid w:val="3BFE2B4E"/>
    <w:rsid w:val="3BFEAAFA"/>
    <w:rsid w:val="3BFEC347"/>
    <w:rsid w:val="3D77199B"/>
    <w:rsid w:val="3DB7DDB3"/>
    <w:rsid w:val="3DE66086"/>
    <w:rsid w:val="3DEF0AD1"/>
    <w:rsid w:val="3E375438"/>
    <w:rsid w:val="3E6FF707"/>
    <w:rsid w:val="3ECBD1AB"/>
    <w:rsid w:val="3EFFDA6C"/>
    <w:rsid w:val="3F3F6A7C"/>
    <w:rsid w:val="3F3F750F"/>
    <w:rsid w:val="3F63CEBE"/>
    <w:rsid w:val="3F75E646"/>
    <w:rsid w:val="3FB4BD97"/>
    <w:rsid w:val="3FBFD164"/>
    <w:rsid w:val="3FC7FD37"/>
    <w:rsid w:val="3FE983F5"/>
    <w:rsid w:val="3FEBC9EE"/>
    <w:rsid w:val="3FFB694C"/>
    <w:rsid w:val="3FFBAF65"/>
    <w:rsid w:val="3FFBDA65"/>
    <w:rsid w:val="3FFCA913"/>
    <w:rsid w:val="3FFCDC50"/>
    <w:rsid w:val="3FFD906E"/>
    <w:rsid w:val="3FFDF03D"/>
    <w:rsid w:val="3FFF90F6"/>
    <w:rsid w:val="41C9EBF4"/>
    <w:rsid w:val="43AE2E61"/>
    <w:rsid w:val="45F77BD9"/>
    <w:rsid w:val="461769E9"/>
    <w:rsid w:val="4B1F46D5"/>
    <w:rsid w:val="4CF3CE29"/>
    <w:rsid w:val="4D2B3379"/>
    <w:rsid w:val="4DC243B5"/>
    <w:rsid w:val="4E3D6CB5"/>
    <w:rsid w:val="4E592053"/>
    <w:rsid w:val="4FB16FBA"/>
    <w:rsid w:val="4FB31DE2"/>
    <w:rsid w:val="4FEBA54C"/>
    <w:rsid w:val="4FF7BADE"/>
    <w:rsid w:val="4FFF1606"/>
    <w:rsid w:val="5336F198"/>
    <w:rsid w:val="53EB0739"/>
    <w:rsid w:val="563E7037"/>
    <w:rsid w:val="56FDA5EF"/>
    <w:rsid w:val="57DDD70F"/>
    <w:rsid w:val="57F9EC17"/>
    <w:rsid w:val="57FF7598"/>
    <w:rsid w:val="5A7ACA21"/>
    <w:rsid w:val="5AD55A43"/>
    <w:rsid w:val="5AFBE1A9"/>
    <w:rsid w:val="5BEF6EA6"/>
    <w:rsid w:val="5BFC0579"/>
    <w:rsid w:val="5BFFFD8C"/>
    <w:rsid w:val="5CBF4630"/>
    <w:rsid w:val="5CFB7EAC"/>
    <w:rsid w:val="5D5D87F9"/>
    <w:rsid w:val="5D70A317"/>
    <w:rsid w:val="5D761ADA"/>
    <w:rsid w:val="5DCE4C60"/>
    <w:rsid w:val="5DF66F1D"/>
    <w:rsid w:val="5DF78696"/>
    <w:rsid w:val="5DFB6659"/>
    <w:rsid w:val="5DFFDB4E"/>
    <w:rsid w:val="5E1BB82C"/>
    <w:rsid w:val="5EAB7BBA"/>
    <w:rsid w:val="5EDF6EE8"/>
    <w:rsid w:val="5EDF8C1F"/>
    <w:rsid w:val="5EDFFC59"/>
    <w:rsid w:val="5EF7454F"/>
    <w:rsid w:val="5EFE40FE"/>
    <w:rsid w:val="5F6F4372"/>
    <w:rsid w:val="5F70CD77"/>
    <w:rsid w:val="5F73ACAF"/>
    <w:rsid w:val="5F7BB660"/>
    <w:rsid w:val="5F7BDD66"/>
    <w:rsid w:val="5F9F7389"/>
    <w:rsid w:val="5FB3AF4E"/>
    <w:rsid w:val="5FCFDBE6"/>
    <w:rsid w:val="5FDD11D3"/>
    <w:rsid w:val="5FDE18A5"/>
    <w:rsid w:val="5FEA468B"/>
    <w:rsid w:val="5FF62AB9"/>
    <w:rsid w:val="5FFBB832"/>
    <w:rsid w:val="5FFCADD0"/>
    <w:rsid w:val="5FFD0340"/>
    <w:rsid w:val="5FFF0FC5"/>
    <w:rsid w:val="5FFF1772"/>
    <w:rsid w:val="5FFF58C2"/>
    <w:rsid w:val="5FFFDD4A"/>
    <w:rsid w:val="62FF61E5"/>
    <w:rsid w:val="6333DF6F"/>
    <w:rsid w:val="63F62459"/>
    <w:rsid w:val="64778263"/>
    <w:rsid w:val="677D079A"/>
    <w:rsid w:val="67B72E4F"/>
    <w:rsid w:val="67BF1DF6"/>
    <w:rsid w:val="68FFB86A"/>
    <w:rsid w:val="6B8B134E"/>
    <w:rsid w:val="6BAE436F"/>
    <w:rsid w:val="6BDB000F"/>
    <w:rsid w:val="6BDEAAA5"/>
    <w:rsid w:val="6BEF437E"/>
    <w:rsid w:val="6BFB5A16"/>
    <w:rsid w:val="6BFF1B9F"/>
    <w:rsid w:val="6BFFE6B7"/>
    <w:rsid w:val="6C7DB6FB"/>
    <w:rsid w:val="6D2B8208"/>
    <w:rsid w:val="6DB74796"/>
    <w:rsid w:val="6DEFC4A2"/>
    <w:rsid w:val="6DFB3ECD"/>
    <w:rsid w:val="6DFB959D"/>
    <w:rsid w:val="6E27A3D6"/>
    <w:rsid w:val="6E759E85"/>
    <w:rsid w:val="6EFCFFBF"/>
    <w:rsid w:val="6EFE5F59"/>
    <w:rsid w:val="6F571AFF"/>
    <w:rsid w:val="6F6739D5"/>
    <w:rsid w:val="6F9BF238"/>
    <w:rsid w:val="6FBFCB26"/>
    <w:rsid w:val="6FCF2612"/>
    <w:rsid w:val="6FDF4853"/>
    <w:rsid w:val="6FEE95EA"/>
    <w:rsid w:val="6FFB7A97"/>
    <w:rsid w:val="6FFBB188"/>
    <w:rsid w:val="6FFE456E"/>
    <w:rsid w:val="6FFF0D63"/>
    <w:rsid w:val="706F39E5"/>
    <w:rsid w:val="7326441F"/>
    <w:rsid w:val="73EFE1B6"/>
    <w:rsid w:val="73F7EA14"/>
    <w:rsid w:val="7495A4B7"/>
    <w:rsid w:val="74FFA25F"/>
    <w:rsid w:val="75BF2B21"/>
    <w:rsid w:val="75D26489"/>
    <w:rsid w:val="75DD423A"/>
    <w:rsid w:val="75E903F5"/>
    <w:rsid w:val="7674CBA3"/>
    <w:rsid w:val="76E5B21B"/>
    <w:rsid w:val="76FEE760"/>
    <w:rsid w:val="76FFAFA4"/>
    <w:rsid w:val="76FFB1CD"/>
    <w:rsid w:val="773FEF24"/>
    <w:rsid w:val="7797F6AA"/>
    <w:rsid w:val="779ECBAB"/>
    <w:rsid w:val="77AED3BA"/>
    <w:rsid w:val="77B31B9B"/>
    <w:rsid w:val="77B69C60"/>
    <w:rsid w:val="77D2B0F3"/>
    <w:rsid w:val="77D9018F"/>
    <w:rsid w:val="77F33731"/>
    <w:rsid w:val="77F71FD9"/>
    <w:rsid w:val="77F93E48"/>
    <w:rsid w:val="77FAB7E2"/>
    <w:rsid w:val="77FD1BEC"/>
    <w:rsid w:val="77FDA77C"/>
    <w:rsid w:val="77FFD16B"/>
    <w:rsid w:val="77FFD565"/>
    <w:rsid w:val="79FD9DEA"/>
    <w:rsid w:val="79FFDEAD"/>
    <w:rsid w:val="7A7E3CE2"/>
    <w:rsid w:val="7AE23E13"/>
    <w:rsid w:val="7AEE7C2A"/>
    <w:rsid w:val="7AEFA709"/>
    <w:rsid w:val="7B1E0986"/>
    <w:rsid w:val="7B57849C"/>
    <w:rsid w:val="7B65DBFB"/>
    <w:rsid w:val="7B6787F6"/>
    <w:rsid w:val="7B6E7A9B"/>
    <w:rsid w:val="7B7F2AC3"/>
    <w:rsid w:val="7B7F8741"/>
    <w:rsid w:val="7BBB0B33"/>
    <w:rsid w:val="7BBFF756"/>
    <w:rsid w:val="7BD748B1"/>
    <w:rsid w:val="7BD75799"/>
    <w:rsid w:val="7BDFC51A"/>
    <w:rsid w:val="7BEDEC64"/>
    <w:rsid w:val="7BEF4DD9"/>
    <w:rsid w:val="7BF149C8"/>
    <w:rsid w:val="7BF17915"/>
    <w:rsid w:val="7BF282A6"/>
    <w:rsid w:val="7BF557AA"/>
    <w:rsid w:val="7BF792BA"/>
    <w:rsid w:val="7C7C0512"/>
    <w:rsid w:val="7C7C0BDF"/>
    <w:rsid w:val="7C7DC7C9"/>
    <w:rsid w:val="7C9FC530"/>
    <w:rsid w:val="7CDE858A"/>
    <w:rsid w:val="7CDF27DC"/>
    <w:rsid w:val="7CF6FA52"/>
    <w:rsid w:val="7CFE0301"/>
    <w:rsid w:val="7CFF9894"/>
    <w:rsid w:val="7CFFDE48"/>
    <w:rsid w:val="7D6FCFDC"/>
    <w:rsid w:val="7D7C9AE5"/>
    <w:rsid w:val="7D7DA742"/>
    <w:rsid w:val="7D8955C6"/>
    <w:rsid w:val="7D8F2E62"/>
    <w:rsid w:val="7DBFDE89"/>
    <w:rsid w:val="7DD720DA"/>
    <w:rsid w:val="7DDD7CC0"/>
    <w:rsid w:val="7DEB7E98"/>
    <w:rsid w:val="7DECAF17"/>
    <w:rsid w:val="7DEFA846"/>
    <w:rsid w:val="7DFE1E0C"/>
    <w:rsid w:val="7E2E9F39"/>
    <w:rsid w:val="7E599A4C"/>
    <w:rsid w:val="7E7CC0AE"/>
    <w:rsid w:val="7E7F5652"/>
    <w:rsid w:val="7E97DDFA"/>
    <w:rsid w:val="7E9F333F"/>
    <w:rsid w:val="7E9FE822"/>
    <w:rsid w:val="7EBD990A"/>
    <w:rsid w:val="7ECFCF05"/>
    <w:rsid w:val="7EDF745C"/>
    <w:rsid w:val="7EE7DCC4"/>
    <w:rsid w:val="7EEF7927"/>
    <w:rsid w:val="7EF25AC5"/>
    <w:rsid w:val="7EF5B6B9"/>
    <w:rsid w:val="7EFEB695"/>
    <w:rsid w:val="7F1F42E9"/>
    <w:rsid w:val="7F1F501F"/>
    <w:rsid w:val="7F290870"/>
    <w:rsid w:val="7F2BE32F"/>
    <w:rsid w:val="7F2CAEC6"/>
    <w:rsid w:val="7F3E58AA"/>
    <w:rsid w:val="7F4F4E48"/>
    <w:rsid w:val="7F5B0F5E"/>
    <w:rsid w:val="7F5EAC2A"/>
    <w:rsid w:val="7F6C63F3"/>
    <w:rsid w:val="7F6E9E81"/>
    <w:rsid w:val="7F75D6BC"/>
    <w:rsid w:val="7F7FC26B"/>
    <w:rsid w:val="7F8F2CD0"/>
    <w:rsid w:val="7F9F68C9"/>
    <w:rsid w:val="7FB1B846"/>
    <w:rsid w:val="7FBB2DA3"/>
    <w:rsid w:val="7FBBA078"/>
    <w:rsid w:val="7FBC82BF"/>
    <w:rsid w:val="7FBED726"/>
    <w:rsid w:val="7FBF21D5"/>
    <w:rsid w:val="7FC7A488"/>
    <w:rsid w:val="7FD5F5BD"/>
    <w:rsid w:val="7FEA39A7"/>
    <w:rsid w:val="7FF003A0"/>
    <w:rsid w:val="7FF74617"/>
    <w:rsid w:val="7FF96433"/>
    <w:rsid w:val="7FFA1E50"/>
    <w:rsid w:val="7FFAFEED"/>
    <w:rsid w:val="7FFBF547"/>
    <w:rsid w:val="7FFDB57C"/>
    <w:rsid w:val="7FFDCA19"/>
    <w:rsid w:val="7FFE30F2"/>
    <w:rsid w:val="7FFE665C"/>
    <w:rsid w:val="7FFE7744"/>
    <w:rsid w:val="7FFFF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140915-FEC8-4830-BCF6-D9B6F3E6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alloon Text"/>
    <w:basedOn w:val="a"/>
    <w:link w:val="a7"/>
    <w:uiPriority w:val="99"/>
    <w:semiHidden/>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rPr>
      <w:sz w:val="21"/>
      <w:szCs w:val="21"/>
    </w:rPr>
  </w:style>
  <w:style w:type="character" w:styleId="af1">
    <w:name w:val="Placeholder Text"/>
    <w:basedOn w:val="a0"/>
    <w:uiPriority w:val="99"/>
    <w:semiHidden/>
    <w:qFormat/>
    <w:rPr>
      <w:color w:val="808080"/>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character" w:customStyle="1" w:styleId="a7">
    <w:name w:val="批注框文本 字符"/>
    <w:basedOn w:val="a0"/>
    <w:link w:val="a6"/>
    <w:uiPriority w:val="99"/>
    <w:semiHidden/>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character" w:customStyle="1" w:styleId="ab">
    <w:name w:val="页眉 字符"/>
    <w:basedOn w:val="a0"/>
    <w:link w:val="aa"/>
    <w:uiPriority w:val="99"/>
    <w:rPr>
      <w:rFonts w:asciiTheme="minorHAnsi" w:eastAsiaTheme="minorEastAsia" w:hAnsiTheme="minorHAnsi" w:cstheme="minorBidi"/>
      <w:kern w:val="2"/>
      <w:sz w:val="18"/>
      <w:szCs w:val="18"/>
    </w:rPr>
  </w:style>
  <w:style w:type="character" w:customStyle="1" w:styleId="a9">
    <w:name w:val="页脚 字符"/>
    <w:basedOn w:val="a0"/>
    <w:link w:val="a8"/>
    <w:uiPriority w:val="99"/>
    <w:rPr>
      <w:rFonts w:asciiTheme="minorHAnsi" w:eastAsiaTheme="minorEastAsia" w:hAnsiTheme="minorHAnsi" w:cstheme="minorBidi"/>
      <w:kern w:val="2"/>
      <w:sz w:val="18"/>
      <w:szCs w:val="18"/>
    </w:rPr>
  </w:style>
  <w:style w:type="paragraph" w:customStyle="1" w:styleId="Eq1">
    <w:name w:val="Eq1"/>
    <w:basedOn w:val="a"/>
    <w:link w:val="Eq10"/>
    <w:pPr>
      <w:spacing w:afterLines="50" w:after="156"/>
    </w:pPr>
    <w:rPr>
      <w:rFonts w:ascii="Cambria Math" w:eastAsia="Times New Roman" w:hAnsi="Cambria Math" w:cs="宋体"/>
    </w:rPr>
  </w:style>
  <w:style w:type="character" w:customStyle="1" w:styleId="Eq10">
    <w:name w:val="Eq1 字符"/>
    <w:basedOn w:val="a0"/>
    <w:link w:val="Eq1"/>
    <w:rPr>
      <w:rFonts w:ascii="Cambria Math" w:eastAsia="Times New Roman" w:hAnsi="Cambria Math" w:cs="宋体"/>
      <w:kern w:val="2"/>
      <w:sz w:val="21"/>
      <w:szCs w:val="22"/>
    </w:rPr>
  </w:style>
  <w:style w:type="paragraph" w:customStyle="1" w:styleId="2">
    <w:name w:val="修订2"/>
    <w:hidden/>
    <w:uiPriority w:val="99"/>
    <w:semiHidden/>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A465CAA5-C908-4952-BDD8-193FCDCAC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2401</Words>
  <Characters>13689</Characters>
  <Application>Microsoft Office Word</Application>
  <DocSecurity>0</DocSecurity>
  <Lines>114</Lines>
  <Paragraphs>32</Paragraphs>
  <ScaleCrop>false</ScaleCrop>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USTC</dc:creator>
  <cp:lastModifiedBy>USTC</cp:lastModifiedBy>
  <cp:revision>2</cp:revision>
  <dcterms:created xsi:type="dcterms:W3CDTF">2026-04-09T02:42:00Z</dcterms:created>
  <dcterms:modified xsi:type="dcterms:W3CDTF">2026-04-09T02:42:00Z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ABDA8706322027794458D669F517C8E6_43</vt:lpwstr>
  </property>
</Properties>
</file>