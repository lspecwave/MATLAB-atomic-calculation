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697A6F" w14:textId="77777777" w:rsidR="00C4642D" w:rsidRDefault="00BC5384">
      <w:pPr>
        <w:spacing w:afterLines="50" w:after="156"/>
        <w:rPr>
          <w:rFonts w:ascii="Times New Roman" w:hAnsi="Times New Roman" w:cs="Times New Roman"/>
          <w:color w:val="C00000"/>
        </w:rPr>
      </w:pPr>
      <w:r>
        <w:rPr>
          <w:rFonts w:ascii="Times New Roman" w:hAnsi="Times New Roman" w:cs="Times New Roman"/>
          <w:color w:val="C00000"/>
        </w:rPr>
        <w:t>#R1</w:t>
      </w:r>
    </w:p>
    <w:p w14:paraId="378AC925" w14:textId="77777777" w:rsidR="00C4642D" w:rsidRDefault="00BC5384">
      <w:pPr>
        <w:spacing w:afterLines="50" w:after="156"/>
        <w:rPr>
          <w:rFonts w:ascii="Times New Roman" w:hAnsi="Times New Roman" w:cs="Times New Roman"/>
        </w:rPr>
      </w:pPr>
      <w:r>
        <w:rPr>
          <w:rFonts w:ascii="Times New Roman" w:hAnsi="Times New Roman" w:cs="Times New Roman"/>
        </w:rPr>
        <w:t xml:space="preserve">Q1: If the argument against vapor cell includes mm-thick walls for limiting short-range interactions below 100 </w:t>
      </w:r>
      <w:proofErr w:type="gramStart"/>
      <w:r>
        <w:rPr>
          <w:rFonts w:ascii="Times New Roman" w:hAnsi="Times New Roman" w:cs="Times New Roman"/>
        </w:rPr>
        <w:t>um</w:t>
      </w:r>
      <w:proofErr w:type="gramEnd"/>
      <w:r>
        <w:rPr>
          <w:rFonts w:ascii="Times New Roman" w:hAnsi="Times New Roman" w:cs="Times New Roman"/>
        </w:rPr>
        <w:t xml:space="preserve">, I am not understanding how cold-atom comagnetometers </w:t>
      </w:r>
      <w:proofErr w:type="spellStart"/>
      <w:r>
        <w:rPr>
          <w:rFonts w:ascii="Times New Roman" w:hAnsi="Times New Roman" w:cs="Times New Roman"/>
        </w:rPr>
        <w:t>over come</w:t>
      </w:r>
      <w:proofErr w:type="spellEnd"/>
      <w:r>
        <w:rPr>
          <w:rFonts w:ascii="Times New Roman" w:hAnsi="Times New Roman" w:cs="Times New Roman"/>
        </w:rPr>
        <w:t xml:space="preserve"> this range in part by not having ‘cell walls’---isn’t the cold-atom comagnetometer contained within a vacuum chamber?</w:t>
      </w:r>
    </w:p>
    <w:p w14:paraId="62535B98" w14:textId="7DBE27D4" w:rsidR="00C4642D" w:rsidRDefault="00BC5384">
      <w:pPr>
        <w:spacing w:afterLines="50" w:after="156"/>
        <w:rPr>
          <w:rFonts w:ascii="Times New Roman" w:eastAsia="华文宋体" w:hAnsi="Times New Roman" w:cs="Times New Roman"/>
        </w:rPr>
      </w:pPr>
      <w:r>
        <w:rPr>
          <w:rFonts w:ascii="Times New Roman" w:hAnsi="Times New Roman" w:cs="Times New Roman"/>
        </w:rPr>
        <w:t xml:space="preserve">A1: </w:t>
      </w:r>
      <w:r>
        <w:rPr>
          <w:rFonts w:ascii="Times New Roman" w:eastAsia="华文宋体" w:hAnsi="Times New Roman" w:cs="Times New Roman"/>
        </w:rPr>
        <w:t>热原子</w:t>
      </w:r>
      <w:del w:id="0" w:author="Tian Xia" w:date="2026-03-26T13:17:00Z">
        <w:r w:rsidDel="007E19B4">
          <w:rPr>
            <w:rFonts w:ascii="Times New Roman" w:eastAsia="华文宋体" w:hAnsi="Times New Roman" w:cs="Times New Roman"/>
          </w:rPr>
          <w:delText>体系需要使用</w:delText>
        </w:r>
      </w:del>
      <w:ins w:id="1" w:author="Tian Xia" w:date="2026-03-26T13:17:00Z">
        <w:r w:rsidR="007E19B4">
          <w:rPr>
            <w:rFonts w:ascii="Times New Roman" w:eastAsia="华文宋体" w:hAnsi="Times New Roman" w:cs="Times New Roman" w:hint="eastAsia"/>
          </w:rPr>
          <w:t>被封装在</w:t>
        </w:r>
      </w:ins>
      <w:r>
        <w:rPr>
          <w:rFonts w:ascii="Times New Roman" w:eastAsia="华文宋体" w:hAnsi="Times New Roman" w:cs="Times New Roman"/>
        </w:rPr>
        <w:t>vapor cell</w:t>
      </w:r>
      <w:del w:id="2" w:author="Tian Xia" w:date="2026-03-26T13:17:00Z">
        <w:r w:rsidDel="007E19B4">
          <w:rPr>
            <w:rFonts w:ascii="Times New Roman" w:eastAsia="华文宋体" w:hAnsi="Times New Roman" w:cs="Times New Roman"/>
          </w:rPr>
          <w:delText>封装原子</w:delText>
        </w:r>
      </w:del>
      <w:ins w:id="3" w:author="Tian Xia" w:date="2026-03-26T13:17:00Z">
        <w:r w:rsidR="007E19B4">
          <w:rPr>
            <w:rFonts w:ascii="Times New Roman" w:eastAsia="华文宋体" w:hAnsi="Times New Roman" w:cs="Times New Roman" w:hint="eastAsia"/>
          </w:rPr>
          <w:t>内部</w:t>
        </w:r>
      </w:ins>
      <w:r>
        <w:rPr>
          <w:rFonts w:ascii="Times New Roman" w:eastAsia="华文宋体" w:hAnsi="Times New Roman" w:cs="Times New Roman"/>
        </w:rPr>
        <w:t>，</w:t>
      </w:r>
      <w:del w:id="4" w:author="Tian Xia" w:date="2026-03-26T13:16:00Z">
        <w:r w:rsidDel="007E19B4">
          <w:rPr>
            <w:rFonts w:ascii="Times New Roman" w:eastAsia="华文宋体" w:hAnsi="Times New Roman" w:cs="Times New Roman"/>
          </w:rPr>
          <w:delText>cell</w:delText>
        </w:r>
        <w:r w:rsidDel="007E19B4">
          <w:rPr>
            <w:rFonts w:ascii="Times New Roman" w:eastAsia="华文宋体" w:hAnsi="Times New Roman" w:cs="Times New Roman"/>
          </w:rPr>
          <w:delText>的尺寸一般在毫米量级</w:delText>
        </w:r>
      </w:del>
      <w:ins w:id="5" w:author="Tian Xia" w:date="2026-03-26T13:15:00Z">
        <w:r w:rsidR="007E19B4">
          <w:rPr>
            <w:rFonts w:ascii="Times New Roman" w:eastAsia="华文宋体" w:hAnsi="Times New Roman" w:cs="Times New Roman" w:hint="eastAsia"/>
          </w:rPr>
          <w:t>测试质量块在</w:t>
        </w:r>
        <w:r w:rsidR="007E19B4">
          <w:rPr>
            <w:rFonts w:ascii="Times New Roman" w:eastAsia="华文宋体" w:hAnsi="Times New Roman" w:cs="Times New Roman" w:hint="eastAsia"/>
          </w:rPr>
          <w:t>vapor cell</w:t>
        </w:r>
        <w:r w:rsidR="007E19B4">
          <w:rPr>
            <w:rFonts w:ascii="Times New Roman" w:eastAsia="华文宋体" w:hAnsi="Times New Roman" w:cs="Times New Roman" w:hint="eastAsia"/>
          </w:rPr>
          <w:t>外，因此热原子与质量</w:t>
        </w:r>
      </w:ins>
      <w:ins w:id="6" w:author="Tian Xia" w:date="2026-03-26T13:20:00Z">
        <w:r w:rsidR="007E19B4">
          <w:rPr>
            <w:rFonts w:ascii="Times New Roman" w:eastAsia="华文宋体" w:hAnsi="Times New Roman" w:cs="Times New Roman" w:hint="eastAsia"/>
          </w:rPr>
          <w:t>块</w:t>
        </w:r>
      </w:ins>
      <w:ins w:id="7" w:author="Tian Xia" w:date="2026-03-26T13:15:00Z">
        <w:r w:rsidR="007E19B4">
          <w:rPr>
            <w:rFonts w:ascii="Times New Roman" w:eastAsia="华文宋体" w:hAnsi="Times New Roman" w:cs="Times New Roman" w:hint="eastAsia"/>
          </w:rPr>
          <w:t>的最短</w:t>
        </w:r>
      </w:ins>
      <w:ins w:id="8" w:author="Tian Xia" w:date="2026-03-26T13:16:00Z">
        <w:r w:rsidR="007E19B4">
          <w:rPr>
            <w:rFonts w:ascii="Times New Roman" w:eastAsia="华文宋体" w:hAnsi="Times New Roman" w:cs="Times New Roman" w:hint="eastAsia"/>
          </w:rPr>
          <w:t>距离不能小于</w:t>
        </w:r>
        <w:r w:rsidR="007E19B4">
          <w:rPr>
            <w:rFonts w:ascii="Times New Roman" w:eastAsia="华文宋体" w:hAnsi="Times New Roman" w:cs="Times New Roman" w:hint="eastAsia"/>
          </w:rPr>
          <w:t>vapor cell wall</w:t>
        </w:r>
      </w:ins>
      <w:ins w:id="9" w:author="Tian Xia" w:date="2026-03-26T13:17:00Z">
        <w:r w:rsidR="007E19B4">
          <w:rPr>
            <w:rFonts w:ascii="Times New Roman" w:eastAsia="华文宋体" w:hAnsi="Times New Roman" w:cs="Times New Roman" w:hint="eastAsia"/>
          </w:rPr>
          <w:t>（一般都在</w:t>
        </w:r>
        <w:r w:rsidR="007E19B4">
          <w:rPr>
            <w:rFonts w:ascii="Times New Roman" w:eastAsia="华文宋体" w:hAnsi="Times New Roman" w:cs="Times New Roman" w:hint="eastAsia"/>
          </w:rPr>
          <w:t xml:space="preserve">mm </w:t>
        </w:r>
        <w:r w:rsidR="007E19B4">
          <w:rPr>
            <w:rFonts w:ascii="Times New Roman" w:eastAsia="华文宋体" w:hAnsi="Times New Roman" w:cs="Times New Roman" w:hint="eastAsia"/>
          </w:rPr>
          <w:t>量级）</w:t>
        </w:r>
      </w:ins>
      <w:r>
        <w:rPr>
          <w:rFonts w:ascii="Times New Roman" w:eastAsia="华文宋体" w:hAnsi="Times New Roman" w:cs="Times New Roman"/>
        </w:rPr>
        <w:t>。而冷原子体系由光</w:t>
      </w:r>
      <w:proofErr w:type="gramStart"/>
      <w:r>
        <w:rPr>
          <w:rFonts w:ascii="Times New Roman" w:eastAsia="华文宋体" w:hAnsi="Times New Roman" w:cs="Times New Roman"/>
        </w:rPr>
        <w:t>阱</w:t>
      </w:r>
      <w:proofErr w:type="gramEnd"/>
      <w:r>
        <w:rPr>
          <w:rFonts w:ascii="Times New Roman" w:eastAsia="华文宋体" w:hAnsi="Times New Roman" w:cs="Times New Roman"/>
        </w:rPr>
        <w:t>装载</w:t>
      </w:r>
      <w:ins w:id="10" w:author="Tian Xia" w:date="2026-03-26T13:18:00Z">
        <w:r w:rsidR="007E19B4">
          <w:rPr>
            <w:rFonts w:ascii="Times New Roman" w:eastAsia="华文宋体" w:hAnsi="Times New Roman" w:cs="Times New Roman" w:hint="eastAsia"/>
          </w:rPr>
          <w:t>（光阱的径向尺寸一般在</w:t>
        </w:r>
        <w:r w:rsidR="007E19B4">
          <w:rPr>
            <w:rFonts w:ascii="Times New Roman" w:eastAsia="华文宋体" w:hAnsi="Times New Roman" w:cs="Times New Roman" w:hint="eastAsia"/>
          </w:rPr>
          <w:t>1-100</w:t>
        </w:r>
        <w:r w:rsidR="007E19B4">
          <w:rPr>
            <w:rFonts w:ascii="Times New Roman" w:eastAsia="华文宋体" w:hAnsi="Times New Roman" w:cs="Times New Roman" w:hint="eastAsia"/>
          </w:rPr>
          <w:t>微米）</w:t>
        </w:r>
      </w:ins>
      <w:r>
        <w:rPr>
          <w:rFonts w:ascii="Times New Roman" w:eastAsia="华文宋体" w:hAnsi="Times New Roman" w:cs="Times New Roman"/>
        </w:rPr>
        <w:t>，</w:t>
      </w:r>
      <w:ins w:id="11" w:author="Tian Xia" w:date="2026-03-26T13:19:00Z">
        <w:r w:rsidR="007E19B4">
          <w:rPr>
            <w:rFonts w:ascii="Times New Roman" w:eastAsia="华文宋体" w:hAnsi="Times New Roman" w:cs="Times New Roman" w:hint="eastAsia"/>
          </w:rPr>
          <w:t>光阱和</w:t>
        </w:r>
      </w:ins>
      <w:del w:id="12" w:author="Tian Xia" w:date="2026-03-26T13:18:00Z">
        <w:r w:rsidDel="007E19B4">
          <w:rPr>
            <w:rFonts w:ascii="Times New Roman" w:eastAsia="华文宋体" w:hAnsi="Times New Roman" w:cs="Times New Roman"/>
          </w:rPr>
          <w:delText>并不依赖于</w:delText>
        </w:r>
        <w:r w:rsidDel="007E19B4">
          <w:rPr>
            <w:rFonts w:ascii="Times New Roman" w:eastAsia="华文宋体" w:hAnsi="Times New Roman" w:cs="Times New Roman"/>
          </w:rPr>
          <w:delText>cell wall</w:delText>
        </w:r>
        <w:r w:rsidDel="007E19B4">
          <w:rPr>
            <w:rFonts w:ascii="Times New Roman" w:eastAsia="华文宋体" w:hAnsi="Times New Roman" w:cs="Times New Roman"/>
          </w:rPr>
          <w:delText>的束缚，原子团布居局域，因此原子</w:delText>
        </w:r>
      </w:del>
      <w:del w:id="13" w:author="Tian Xia" w:date="2026-03-26T13:19:00Z">
        <w:r w:rsidDel="007E19B4">
          <w:rPr>
            <w:rFonts w:ascii="Times New Roman" w:eastAsia="华文宋体" w:hAnsi="Times New Roman" w:cs="Times New Roman"/>
          </w:rPr>
          <w:delText>和</w:delText>
        </w:r>
      </w:del>
      <w:r>
        <w:rPr>
          <w:rFonts w:ascii="Times New Roman" w:eastAsia="华文宋体" w:hAnsi="Times New Roman" w:cs="Times New Roman"/>
        </w:rPr>
        <w:t>质量块都封装在真空腔内，中间</w:t>
      </w:r>
      <w:proofErr w:type="gramStart"/>
      <w:r>
        <w:rPr>
          <w:rFonts w:ascii="Times New Roman" w:eastAsia="华文宋体" w:hAnsi="Times New Roman" w:cs="Times New Roman"/>
        </w:rPr>
        <w:t>没有窗片</w:t>
      </w:r>
      <w:proofErr w:type="gramEnd"/>
      <w:r>
        <w:rPr>
          <w:rFonts w:ascii="Times New Roman" w:eastAsia="华文宋体" w:hAnsi="Times New Roman" w:cs="Times New Roman" w:hint="eastAsia"/>
        </w:rPr>
        <w:t>和</w:t>
      </w:r>
      <w:ins w:id="14" w:author="Tian Xia" w:date="2026-03-26T13:19:00Z">
        <w:r w:rsidR="007E19B4">
          <w:rPr>
            <w:rFonts w:ascii="Times New Roman" w:eastAsia="华文宋体" w:hAnsi="Times New Roman" w:cs="Times New Roman" w:hint="eastAsia"/>
          </w:rPr>
          <w:t>真空</w:t>
        </w:r>
      </w:ins>
      <w:r>
        <w:rPr>
          <w:rFonts w:ascii="Times New Roman" w:eastAsia="华文宋体" w:hAnsi="Times New Roman" w:cs="Times New Roman" w:hint="eastAsia"/>
        </w:rPr>
        <w:t>腔壁</w:t>
      </w:r>
      <w:r>
        <w:rPr>
          <w:rFonts w:ascii="Times New Roman" w:eastAsia="华文宋体" w:hAnsi="Times New Roman" w:cs="Times New Roman"/>
        </w:rPr>
        <w:t>阻隔</w:t>
      </w:r>
      <w:ins w:id="15" w:author="Tian Xia" w:date="2026-03-26T13:19:00Z">
        <w:r w:rsidR="007E19B4">
          <w:rPr>
            <w:rFonts w:ascii="Times New Roman" w:eastAsia="华文宋体" w:hAnsi="Times New Roman" w:cs="Times New Roman" w:hint="eastAsia"/>
          </w:rPr>
          <w:t>，原子和</w:t>
        </w:r>
      </w:ins>
      <w:ins w:id="16" w:author="Tian Xia" w:date="2026-03-26T13:20:00Z">
        <w:r w:rsidR="007E19B4">
          <w:rPr>
            <w:rFonts w:ascii="Times New Roman" w:eastAsia="华文宋体" w:hAnsi="Times New Roman" w:cs="Times New Roman" w:hint="eastAsia"/>
          </w:rPr>
          <w:t>质量块的距离可以低至</w:t>
        </w:r>
        <w:r w:rsidR="007E19B4">
          <w:rPr>
            <w:rFonts w:ascii="Times New Roman" w:eastAsia="华文宋体" w:hAnsi="Times New Roman" w:cs="Times New Roman" w:hint="eastAsia"/>
          </w:rPr>
          <w:t>1-100</w:t>
        </w:r>
        <w:r w:rsidR="007E19B4">
          <w:rPr>
            <w:rFonts w:ascii="Times New Roman" w:eastAsia="华文宋体" w:hAnsi="Times New Roman" w:cs="Times New Roman" w:hint="eastAsia"/>
          </w:rPr>
          <w:t>微米</w:t>
        </w:r>
      </w:ins>
      <w:r>
        <w:rPr>
          <w:rFonts w:ascii="Times New Roman" w:eastAsia="华文宋体" w:hAnsi="Times New Roman" w:cs="Times New Roman"/>
        </w:rPr>
        <w:t>。</w:t>
      </w:r>
    </w:p>
    <w:p w14:paraId="32EDB72D"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rPr>
        <w:t xml:space="preserve">Q2: The total field used herein is relatively high compared to some of the other paramagnetic/paramagnetic-diamagnetic/and </w:t>
      </w:r>
      <w:proofErr w:type="spellStart"/>
      <w:r>
        <w:rPr>
          <w:rFonts w:ascii="Times New Roman" w:eastAsia="华文宋体" w:hAnsi="Times New Roman" w:cs="Times New Roman"/>
        </w:rPr>
        <w:t>diag</w:t>
      </w:r>
      <w:proofErr w:type="spellEnd"/>
      <w:r>
        <w:rPr>
          <w:rFonts w:ascii="Times New Roman" w:eastAsia="华文宋体" w:hAnsi="Times New Roman" w:cs="Times New Roman"/>
        </w:rPr>
        <w:t>\magnetic pair systems you’ve mentioned in the introduction, which you allude to in the introduction. Doesn’t this affect your absolute energy resolution quite significantly as compared to these systems, as a ppm on 0.1 G is not as impressive as a ppm on the much lower fields used in those studies?</w:t>
      </w:r>
    </w:p>
    <w:p w14:paraId="649914D5" w14:textId="59227B9D"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2: </w:t>
      </w:r>
      <w:r>
        <w:rPr>
          <w:rFonts w:ascii="Times New Roman" w:eastAsia="华文宋体" w:hAnsi="Times New Roman" w:cs="Times New Roman" w:hint="eastAsia"/>
        </w:rPr>
        <w:t>我们的冷原子共磁力仪的单次探测的绝对能量灵敏度</w:t>
      </w:r>
      <m:oMath>
        <m:r>
          <m:rPr>
            <m:sty m:val="p"/>
          </m:rPr>
          <w:rPr>
            <w:rFonts w:ascii="Cambria Math" w:eastAsia="华文宋体" w:hAnsi="Cambria Math" w:cs="Times New Roman"/>
          </w:rPr>
          <m:t>2π×2 mHz</m:t>
        </m:r>
      </m:oMath>
      <w:r>
        <w:rPr>
          <w:rFonts w:ascii="Times New Roman" w:eastAsia="华文宋体" w:hAnsi="Times New Roman" w:cs="Times New Roman" w:hint="eastAsia"/>
        </w:rPr>
        <w:t>，</w:t>
      </w:r>
      <w:del w:id="17" w:author="Tian Xia" w:date="2026-03-26T15:53:00Z">
        <w:r w:rsidDel="000F74D8">
          <w:rPr>
            <w:rFonts w:ascii="Times New Roman" w:eastAsia="华文宋体" w:hAnsi="Times New Roman" w:cs="Times New Roman" w:hint="eastAsia"/>
          </w:rPr>
          <w:delText>cycling time</w:delText>
        </w:r>
      </w:del>
      <w:ins w:id="18" w:author="Tian Xia" w:date="2026-03-26T15:53:00Z">
        <w:r w:rsidR="000F74D8">
          <w:rPr>
            <w:rFonts w:ascii="Times New Roman" w:eastAsia="华文宋体" w:hAnsi="Times New Roman" w:cs="Times New Roman" w:hint="eastAsia"/>
          </w:rPr>
          <w:t>单次测量的总时间</w:t>
        </w:r>
      </w:ins>
      <w:r>
        <w:rPr>
          <w:rFonts w:ascii="Times New Roman" w:eastAsia="华文宋体" w:hAnsi="Times New Roman" w:cs="Times New Roman" w:hint="eastAsia"/>
        </w:rPr>
        <w:t>约</w:t>
      </w:r>
      <w:r>
        <w:rPr>
          <w:rFonts w:ascii="Times New Roman" w:eastAsia="华文宋体" w:hAnsi="Times New Roman" w:cs="Times New Roman" w:hint="eastAsia"/>
        </w:rPr>
        <w:t>3</w:t>
      </w:r>
      <w:r>
        <w:rPr>
          <w:rFonts w:ascii="Times New Roman" w:eastAsia="华文宋体" w:hAnsi="Times New Roman" w:cs="Times New Roman"/>
        </w:rPr>
        <w:t>0</w:t>
      </w:r>
      <w:r>
        <w:rPr>
          <w:rFonts w:ascii="Times New Roman" w:eastAsia="华文宋体" w:hAnsi="Times New Roman" w:cs="Times New Roman" w:hint="eastAsia"/>
        </w:rPr>
        <w:t xml:space="preserve"> </w:t>
      </w:r>
      <w:r>
        <w:rPr>
          <w:rFonts w:ascii="Times New Roman" w:eastAsia="华文宋体" w:hAnsi="Times New Roman" w:cs="Times New Roman"/>
        </w:rPr>
        <w:t>s</w:t>
      </w:r>
      <w:r>
        <w:rPr>
          <w:rFonts w:ascii="Times New Roman" w:eastAsia="华文宋体" w:hAnsi="Times New Roman" w:cs="Times New Roman" w:hint="eastAsia"/>
        </w:rPr>
        <w:t>，其中</w:t>
      </w:r>
      <w:r>
        <w:rPr>
          <w:rFonts w:ascii="Times New Roman" w:eastAsia="华文宋体" w:hAnsi="Times New Roman" w:cs="Times New Roman" w:hint="eastAsia"/>
        </w:rPr>
        <w:t>interrogation</w:t>
      </w:r>
      <w:r>
        <w:rPr>
          <w:rFonts w:ascii="Times New Roman" w:eastAsia="华文宋体" w:hAnsi="Times New Roman" w:cs="Times New Roman"/>
        </w:rPr>
        <w:t xml:space="preserve"> </w:t>
      </w:r>
      <w:r>
        <w:rPr>
          <w:rFonts w:ascii="Times New Roman" w:eastAsia="华文宋体" w:hAnsi="Times New Roman" w:cs="Times New Roman" w:hint="eastAsia"/>
        </w:rPr>
        <w:t>time</w:t>
      </w:r>
      <w:r>
        <w:rPr>
          <w:rFonts w:ascii="Times New Roman" w:eastAsia="华文宋体" w:hAnsi="Times New Roman" w:cs="Times New Roman"/>
        </w:rPr>
        <w:t xml:space="preserve"> </w:t>
      </w:r>
      <w:r>
        <w:rPr>
          <w:rFonts w:ascii="Times New Roman" w:eastAsia="华文宋体" w:hAnsi="Times New Roman" w:cs="Times New Roman" w:hint="eastAsia"/>
        </w:rPr>
        <w:t>1</w:t>
      </w:r>
      <w:r>
        <w:rPr>
          <w:rFonts w:ascii="Times New Roman" w:eastAsia="华文宋体" w:hAnsi="Times New Roman" w:cs="Times New Roman"/>
        </w:rPr>
        <w:t>0 s</w:t>
      </w:r>
      <w:r>
        <w:rPr>
          <w:rFonts w:ascii="Times New Roman" w:eastAsia="华文宋体" w:hAnsi="Times New Roman" w:cs="Times New Roman" w:hint="eastAsia"/>
        </w:rPr>
        <w:t>，主要受限于</w:t>
      </w:r>
      <m:oMath>
        <m:r>
          <m:rPr>
            <m:sty m:val="p"/>
          </m:rPr>
          <w:rPr>
            <w:rFonts w:ascii="Cambria Math" w:eastAsia="华文宋体" w:hAnsi="Cambria Math" w:cs="Times New Roman"/>
          </w:rPr>
          <m:t>2×</m:t>
        </m:r>
        <m:sSup>
          <m:sSupPr>
            <m:ctrlPr>
              <w:rPr>
                <w:rFonts w:ascii="Cambria Math" w:eastAsia="华文宋体" w:hAnsi="Cambria Math" w:cs="Times New Roman"/>
              </w:rPr>
            </m:ctrlPr>
          </m:sSupPr>
          <m:e>
            <m:r>
              <m:rPr>
                <m:sty m:val="p"/>
              </m:rPr>
              <w:rPr>
                <w:rFonts w:ascii="Cambria Math" w:eastAsia="华文宋体" w:hAnsi="Cambria Math" w:cs="Times New Roman"/>
              </w:rPr>
              <m:t>10</m:t>
            </m:r>
          </m:e>
          <m:sup>
            <m:r>
              <m:rPr>
                <m:sty m:val="p"/>
              </m:rPr>
              <w:rPr>
                <w:rFonts w:ascii="Cambria Math" w:eastAsia="华文宋体" w:hAnsi="Cambria Math" w:cs="Times New Roman"/>
              </w:rPr>
              <m:t>4</m:t>
            </m:r>
          </m:sup>
        </m:sSup>
      </m:oMath>
      <w:r>
        <w:rPr>
          <w:rFonts w:ascii="Times New Roman" w:eastAsia="华文宋体" w:hAnsi="Times New Roman" w:cs="Times New Roman" w:hint="eastAsia"/>
        </w:rPr>
        <w:t>原子</w:t>
      </w:r>
      <w:proofErr w:type="gramStart"/>
      <w:r>
        <w:rPr>
          <w:rFonts w:ascii="Times New Roman" w:eastAsia="华文宋体" w:hAnsi="Times New Roman" w:cs="Times New Roman" w:hint="eastAsia"/>
        </w:rPr>
        <w:t>数带来</w:t>
      </w:r>
      <w:proofErr w:type="gramEnd"/>
      <w:r>
        <w:rPr>
          <w:rFonts w:ascii="Times New Roman" w:eastAsia="华文宋体" w:hAnsi="Times New Roman" w:cs="Times New Roman" w:hint="eastAsia"/>
        </w:rPr>
        <w:t>的</w:t>
      </w:r>
      <w:del w:id="19" w:author="Tian Xia" w:date="2026-03-26T15:54:00Z">
        <w:r w:rsidDel="005A2663">
          <w:rPr>
            <w:rFonts w:ascii="Times New Roman" w:eastAsia="华文宋体" w:hAnsi="Times New Roman" w:cs="Times New Roman" w:hint="eastAsia"/>
          </w:rPr>
          <w:delText>统计误差</w:delText>
        </w:r>
      </w:del>
      <w:ins w:id="20" w:author="Tian Xia" w:date="2026-03-26T15:54:00Z">
        <w:r w:rsidR="005A2663">
          <w:rPr>
            <w:rFonts w:ascii="Times New Roman" w:eastAsia="华文宋体" w:hAnsi="Times New Roman" w:cs="Times New Roman" w:hint="eastAsia"/>
          </w:rPr>
          <w:t>自旋投影噪声</w:t>
        </w:r>
      </w:ins>
      <w:r>
        <w:rPr>
          <w:rFonts w:ascii="Times New Roman" w:eastAsia="华文宋体" w:hAnsi="Times New Roman" w:cs="Times New Roman" w:hint="eastAsia"/>
        </w:rPr>
        <w:t>，和光阱引入的剩余</w:t>
      </w:r>
      <w:r>
        <w:rPr>
          <w:rFonts w:ascii="Times New Roman" w:eastAsia="华文宋体" w:hAnsi="Times New Roman" w:cs="Times New Roman" w:hint="eastAsia"/>
        </w:rPr>
        <w:t>light</w:t>
      </w:r>
      <w:r>
        <w:rPr>
          <w:rFonts w:ascii="Times New Roman" w:eastAsia="华文宋体" w:hAnsi="Times New Roman" w:cs="Times New Roman"/>
        </w:rPr>
        <w:t xml:space="preserve"> </w:t>
      </w:r>
      <w:r>
        <w:rPr>
          <w:rFonts w:ascii="Times New Roman" w:eastAsia="华文宋体" w:hAnsi="Times New Roman" w:cs="Times New Roman" w:hint="eastAsia"/>
        </w:rPr>
        <w:t>shift</w:t>
      </w:r>
      <w:r>
        <w:rPr>
          <w:rFonts w:ascii="Times New Roman" w:eastAsia="华文宋体" w:hAnsi="Times New Roman" w:cs="Times New Roman" w:hint="eastAsia"/>
        </w:rPr>
        <w:t>；</w:t>
      </w:r>
      <w:r>
        <w:rPr>
          <w:rFonts w:ascii="Times New Roman" w:eastAsia="华文宋体" w:hAnsi="Times New Roman" w:cs="Times New Roman" w:hint="eastAsia"/>
        </w:rPr>
        <w:t>0</w:t>
      </w:r>
      <w:r>
        <w:rPr>
          <w:rFonts w:ascii="Times New Roman" w:eastAsia="华文宋体" w:hAnsi="Times New Roman" w:cs="Times New Roman"/>
        </w:rPr>
        <w:t>.1 G</w:t>
      </w:r>
      <w:r>
        <w:rPr>
          <w:rFonts w:ascii="Times New Roman" w:eastAsia="华文宋体" w:hAnsi="Times New Roman" w:cs="Times New Roman" w:hint="eastAsia"/>
        </w:rPr>
        <w:t>磁场引入的噪声并不占主导，且在共磁力仪中能够被</w:t>
      </w:r>
      <m:oMath>
        <m:r>
          <m:rPr>
            <m:sty m:val="p"/>
          </m:rPr>
          <w:rPr>
            <w:rFonts w:ascii="Cambria Math" w:eastAsia="华文宋体" w:hAnsi="Cambria Math" w:cs="Times New Roman"/>
          </w:rPr>
          <m:t>3×</m:t>
        </m:r>
        <m:sSup>
          <m:sSupPr>
            <m:ctrlPr>
              <w:rPr>
                <w:rFonts w:ascii="Cambria Math" w:eastAsia="华文宋体" w:hAnsi="Cambria Math" w:cs="Times New Roman"/>
              </w:rPr>
            </m:ctrlPr>
          </m:sSupPr>
          <m:e>
            <m:r>
              <m:rPr>
                <m:sty m:val="p"/>
              </m:rPr>
              <w:rPr>
                <w:rFonts w:ascii="Cambria Math" w:eastAsia="华文宋体" w:hAnsi="Cambria Math" w:cs="Times New Roman"/>
              </w:rPr>
              <m:t>10</m:t>
            </m:r>
          </m:e>
          <m:sup>
            <m:r>
              <m:rPr>
                <m:sty m:val="p"/>
              </m:rPr>
              <w:rPr>
                <w:rFonts w:ascii="Cambria Math" w:eastAsia="华文宋体" w:hAnsi="Cambria Math" w:cs="Times New Roman"/>
              </w:rPr>
              <m:t>4</m:t>
            </m:r>
          </m:sup>
        </m:sSup>
      </m:oMath>
      <w:r>
        <w:rPr>
          <w:rFonts w:ascii="Times New Roman" w:eastAsia="华文宋体" w:hAnsi="Times New Roman" w:cs="Times New Roman" w:hint="eastAsia"/>
        </w:rPr>
        <w:t>的抑制比进一步压制。另外，在共磁力仪中，</w:t>
      </w:r>
      <w:r>
        <w:rPr>
          <w:rFonts w:ascii="Times New Roman" w:eastAsia="华文宋体" w:hAnsi="Times New Roman" w:cs="Times New Roman" w:hint="eastAsia"/>
        </w:rPr>
        <w:t>light</w:t>
      </w:r>
      <w:r>
        <w:rPr>
          <w:rFonts w:ascii="Times New Roman" w:eastAsia="华文宋体" w:hAnsi="Times New Roman" w:cs="Times New Roman"/>
        </w:rPr>
        <w:t xml:space="preserve"> </w:t>
      </w:r>
      <w:r>
        <w:rPr>
          <w:rFonts w:ascii="Times New Roman" w:eastAsia="华文宋体" w:hAnsi="Times New Roman" w:cs="Times New Roman" w:hint="eastAsia"/>
        </w:rPr>
        <w:t>shift</w:t>
      </w:r>
      <w:r>
        <w:rPr>
          <w:rFonts w:ascii="Times New Roman" w:eastAsia="华文宋体" w:hAnsi="Times New Roman" w:cs="Times New Roman" w:hint="eastAsia"/>
        </w:rPr>
        <w:t>无法像磁场噪声一样被抑制，</w:t>
      </w:r>
      <w:r w:rsidRPr="00D74FD0">
        <w:rPr>
          <w:rFonts w:ascii="Times New Roman" w:eastAsia="华文宋体" w:hAnsi="Times New Roman" w:cs="Times New Roman" w:hint="eastAsia"/>
          <w:highlight w:val="yellow"/>
          <w:rPrChange w:id="21" w:author="Tian Xia" w:date="2026-03-26T15:55:00Z">
            <w:rPr>
              <w:rFonts w:ascii="Times New Roman" w:eastAsia="华文宋体" w:hAnsi="Times New Roman" w:cs="Times New Roman" w:hint="eastAsia"/>
            </w:rPr>
          </w:rPrChange>
        </w:rPr>
        <w:t>因此，施加较大的磁场，能相对减小</w:t>
      </w:r>
      <w:r w:rsidRPr="00D74FD0">
        <w:rPr>
          <w:rFonts w:ascii="Times New Roman" w:eastAsia="华文宋体" w:hAnsi="Times New Roman" w:cs="Times New Roman"/>
          <w:highlight w:val="yellow"/>
          <w:rPrChange w:id="22" w:author="Tian Xia" w:date="2026-03-26T15:55:00Z">
            <w:rPr>
              <w:rFonts w:ascii="Times New Roman" w:eastAsia="华文宋体" w:hAnsi="Times New Roman" w:cs="Times New Roman"/>
            </w:rPr>
          </w:rPrChange>
        </w:rPr>
        <w:t>light shift</w:t>
      </w:r>
      <w:r w:rsidRPr="00D74FD0">
        <w:rPr>
          <w:rFonts w:ascii="Times New Roman" w:eastAsia="华文宋体" w:hAnsi="Times New Roman" w:cs="Times New Roman" w:hint="eastAsia"/>
          <w:highlight w:val="yellow"/>
          <w:rPrChange w:id="23" w:author="Tian Xia" w:date="2026-03-26T15:55:00Z">
            <w:rPr>
              <w:rFonts w:ascii="Times New Roman" w:eastAsia="华文宋体" w:hAnsi="Times New Roman" w:cs="Times New Roman" w:hint="eastAsia"/>
            </w:rPr>
          </w:rPrChange>
        </w:rPr>
        <w:t>的影响</w:t>
      </w:r>
      <w:r>
        <w:rPr>
          <w:rFonts w:ascii="Times New Roman" w:eastAsia="华文宋体" w:hAnsi="Times New Roman" w:cs="Times New Roman" w:hint="eastAsia"/>
        </w:rPr>
        <w:t>。</w:t>
      </w:r>
      <w:del w:id="24" w:author="Tian Xia" w:date="2026-03-26T15:55:00Z">
        <w:r w:rsidDel="00D74FD0">
          <w:rPr>
            <w:rFonts w:ascii="Times New Roman" w:eastAsia="华文宋体" w:hAnsi="Times New Roman" w:cs="Times New Roman" w:hint="eastAsia"/>
          </w:rPr>
          <w:delText>而</w:delText>
        </w:r>
      </w:del>
      <w:r>
        <w:rPr>
          <w:rFonts w:ascii="Times New Roman" w:eastAsia="华文宋体" w:hAnsi="Times New Roman" w:cs="Times New Roman" w:hint="eastAsia"/>
        </w:rPr>
        <w:t>热原子不囚禁于光</w:t>
      </w:r>
      <w:proofErr w:type="gramStart"/>
      <w:r>
        <w:rPr>
          <w:rFonts w:ascii="Times New Roman" w:eastAsia="华文宋体" w:hAnsi="Times New Roman" w:cs="Times New Roman" w:hint="eastAsia"/>
        </w:rPr>
        <w:t>阱</w:t>
      </w:r>
      <w:proofErr w:type="gramEnd"/>
      <w:r>
        <w:rPr>
          <w:rFonts w:ascii="Times New Roman" w:eastAsia="华文宋体" w:hAnsi="Times New Roman" w:cs="Times New Roman" w:hint="eastAsia"/>
        </w:rPr>
        <w:t>中，</w:t>
      </w:r>
      <w:ins w:id="25" w:author="Tian Xia" w:date="2026-03-26T15:55:00Z">
        <w:r w:rsidR="00D74FD0">
          <w:rPr>
            <w:rFonts w:ascii="Times New Roman" w:eastAsia="华文宋体" w:hAnsi="Times New Roman" w:cs="Times New Roman" w:hint="eastAsia"/>
          </w:rPr>
          <w:t>没有</w:t>
        </w:r>
      </w:ins>
      <w:del w:id="26" w:author="Tian Xia" w:date="2026-03-26T15:55:00Z">
        <w:r w:rsidDel="00D74FD0">
          <w:rPr>
            <w:rFonts w:ascii="Times New Roman" w:eastAsia="华文宋体" w:hAnsi="Times New Roman" w:cs="Times New Roman" w:hint="eastAsia"/>
          </w:rPr>
          <w:delText>不受这项</w:delText>
        </w:r>
      </w:del>
      <w:r>
        <w:rPr>
          <w:rFonts w:ascii="Times New Roman" w:eastAsia="华文宋体" w:hAnsi="Times New Roman" w:cs="Times New Roman" w:hint="eastAsia"/>
        </w:rPr>
        <w:t>light</w:t>
      </w:r>
      <w:r>
        <w:rPr>
          <w:rFonts w:ascii="Times New Roman" w:eastAsia="华文宋体" w:hAnsi="Times New Roman" w:cs="Times New Roman"/>
        </w:rPr>
        <w:t xml:space="preserve"> </w:t>
      </w:r>
      <w:r>
        <w:rPr>
          <w:rFonts w:ascii="Times New Roman" w:eastAsia="华文宋体" w:hAnsi="Times New Roman" w:cs="Times New Roman" w:hint="eastAsia"/>
        </w:rPr>
        <w:t>shift</w:t>
      </w:r>
      <w:r>
        <w:rPr>
          <w:rFonts w:ascii="Times New Roman" w:eastAsia="华文宋体" w:hAnsi="Times New Roman" w:cs="Times New Roman" w:hint="eastAsia"/>
        </w:rPr>
        <w:t>影响；然而在实际测量中，根据不同的实验需要，热原子体系也会采用从几</w:t>
      </w:r>
      <w:proofErr w:type="spellStart"/>
      <w:r>
        <w:rPr>
          <w:rFonts w:ascii="Times New Roman" w:eastAsia="华文宋体" w:hAnsi="Times New Roman" w:cs="Times New Roman"/>
        </w:rPr>
        <w:t>mG</w:t>
      </w:r>
      <w:proofErr w:type="spellEnd"/>
      <w:r>
        <w:rPr>
          <w:rFonts w:ascii="Times New Roman" w:eastAsia="华文宋体" w:hAnsi="Times New Roman" w:cs="Times New Roman"/>
        </w:rPr>
        <w:t xml:space="preserve">[11, </w:t>
      </w:r>
      <w:proofErr w:type="spellStart"/>
      <w:r>
        <w:rPr>
          <w:rFonts w:ascii="Times New Roman" w:eastAsia="华文宋体" w:hAnsi="Times New Roman" w:cs="Times New Roman"/>
        </w:rPr>
        <w:t>Allmendinge</w:t>
      </w:r>
      <w:proofErr w:type="spellEnd"/>
      <w:r>
        <w:rPr>
          <w:rFonts w:ascii="Times New Roman" w:eastAsia="华文宋体" w:hAnsi="Times New Roman" w:cs="Times New Roman"/>
        </w:rPr>
        <w:t xml:space="preserve"> 2014]</w:t>
      </w:r>
      <w:r>
        <w:rPr>
          <w:rFonts w:ascii="Times New Roman" w:eastAsia="华文宋体" w:hAnsi="Times New Roman" w:cs="Times New Roman" w:hint="eastAsia"/>
        </w:rPr>
        <w:t>到几十</w:t>
      </w:r>
      <w:proofErr w:type="spellStart"/>
      <w:r>
        <w:rPr>
          <w:rFonts w:ascii="Times New Roman" w:eastAsia="华文宋体" w:hAnsi="Times New Roman" w:cs="Times New Roman"/>
        </w:rPr>
        <w:t>mG</w:t>
      </w:r>
      <w:proofErr w:type="spellEnd"/>
      <w:r>
        <w:rPr>
          <w:rFonts w:ascii="Times New Roman" w:eastAsia="华文宋体" w:hAnsi="Times New Roman" w:cs="Times New Roman"/>
        </w:rPr>
        <w:t>[13, Feng 2022]</w:t>
      </w:r>
      <w:r>
        <w:rPr>
          <w:rFonts w:ascii="Times New Roman" w:eastAsia="华文宋体" w:hAnsi="Times New Roman" w:cs="Times New Roman" w:hint="eastAsia"/>
        </w:rPr>
        <w:t>甚至几</w:t>
      </w:r>
      <w:r>
        <w:rPr>
          <w:rFonts w:ascii="Times New Roman" w:eastAsia="华文宋体" w:hAnsi="Times New Roman" w:cs="Times New Roman" w:hint="eastAsia"/>
        </w:rPr>
        <w:t>G</w:t>
      </w:r>
      <w:r>
        <w:rPr>
          <w:rFonts w:ascii="Times New Roman" w:eastAsia="华文宋体" w:hAnsi="Times New Roman" w:cs="Times New Roman"/>
        </w:rPr>
        <w:t xml:space="preserve">[7, </w:t>
      </w:r>
      <w:proofErr w:type="spellStart"/>
      <w:r>
        <w:rPr>
          <w:rFonts w:ascii="Times New Roman" w:eastAsia="华文宋体" w:hAnsi="Times New Roman" w:cs="Times New Roman" w:hint="eastAsia"/>
        </w:rPr>
        <w:t>Va</w:t>
      </w:r>
      <w:r>
        <w:rPr>
          <w:rFonts w:ascii="Times New Roman" w:eastAsia="华文宋体" w:hAnsi="Times New Roman" w:cs="Times New Roman"/>
        </w:rPr>
        <w:t>silakis</w:t>
      </w:r>
      <w:proofErr w:type="spellEnd"/>
      <w:r>
        <w:rPr>
          <w:rFonts w:ascii="Times New Roman" w:eastAsia="华文宋体" w:hAnsi="Times New Roman" w:cs="Times New Roman"/>
        </w:rPr>
        <w:t xml:space="preserve"> 2009]</w:t>
      </w:r>
      <w:r>
        <w:rPr>
          <w:rFonts w:ascii="Times New Roman" w:eastAsia="华文宋体" w:hAnsi="Times New Roman" w:cs="Times New Roman" w:hint="eastAsia"/>
        </w:rPr>
        <w:t>不等的主磁场。</w:t>
      </w:r>
    </w:p>
    <w:p w14:paraId="5FC12743"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3: Related to 2, how does your ppm performance and absolute energy resolution compare to other trapped atom systems more similar to your own?</w:t>
      </w:r>
    </w:p>
    <w:p w14:paraId="100C2729" w14:textId="2C401D9C"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3: </w:t>
      </w:r>
      <w:r>
        <w:rPr>
          <w:rFonts w:ascii="Times New Roman" w:eastAsia="华文宋体" w:hAnsi="Times New Roman" w:cs="Times New Roman" w:hint="eastAsia"/>
        </w:rPr>
        <w:t>当前有两项基于</w:t>
      </w:r>
      <w:r>
        <w:rPr>
          <w:rFonts w:ascii="Times New Roman" w:eastAsia="华文宋体" w:hAnsi="Times New Roman" w:cs="Times New Roman"/>
        </w:rPr>
        <w:t>trapped atom systems</w:t>
      </w:r>
      <w:r>
        <w:rPr>
          <w:rFonts w:ascii="Times New Roman" w:eastAsia="华文宋体" w:hAnsi="Times New Roman" w:cs="Times New Roman" w:hint="eastAsia"/>
        </w:rPr>
        <w:t>的工作。其中一项共磁力仪利用</w:t>
      </w:r>
      <w:r>
        <w:rPr>
          <w:rFonts w:ascii="Times New Roman" w:eastAsia="华文宋体" w:hAnsi="Times New Roman" w:cs="Times New Roman"/>
        </w:rPr>
        <w:t>87</w:t>
      </w:r>
      <w:r>
        <w:rPr>
          <w:rFonts w:ascii="Times New Roman" w:eastAsia="华文宋体" w:hAnsi="Times New Roman" w:cs="Times New Roman" w:hint="eastAsia"/>
        </w:rPr>
        <w:t>Rb</w:t>
      </w:r>
      <w:r>
        <w:rPr>
          <w:rFonts w:ascii="Times New Roman" w:eastAsia="华文宋体" w:hAnsi="Times New Roman" w:cs="Times New Roman"/>
        </w:rPr>
        <w:t>的两</w:t>
      </w:r>
      <w:r>
        <w:rPr>
          <w:rFonts w:ascii="Times New Roman" w:eastAsia="华文宋体" w:hAnsi="Times New Roman" w:cs="Times New Roman" w:hint="eastAsia"/>
        </w:rPr>
        <w:t>个</w:t>
      </w:r>
      <w:r>
        <w:rPr>
          <w:rFonts w:ascii="Times New Roman" w:eastAsia="华文宋体" w:hAnsi="Times New Roman" w:cs="Times New Roman"/>
        </w:rPr>
        <w:t>超精细能级</w:t>
      </w:r>
      <w:r>
        <w:rPr>
          <w:rFonts w:ascii="Times New Roman" w:eastAsia="华文宋体" w:hAnsi="Times New Roman" w:cs="Times New Roman" w:hint="eastAsia"/>
        </w:rPr>
        <w:t>组成</w:t>
      </w:r>
      <w:r>
        <w:rPr>
          <w:rFonts w:ascii="Times New Roman" w:eastAsia="华文宋体" w:hAnsi="Times New Roman" w:cs="Times New Roman" w:hint="eastAsia"/>
        </w:rPr>
        <w:t>[</w:t>
      </w:r>
      <w:r>
        <w:rPr>
          <w:rFonts w:ascii="Times New Roman" w:eastAsia="华文宋体" w:hAnsi="Times New Roman" w:cs="Times New Roman"/>
        </w:rPr>
        <w:t>24]</w:t>
      </w:r>
      <w:r>
        <w:rPr>
          <w:rFonts w:ascii="Times New Roman" w:eastAsia="华文宋体" w:hAnsi="Times New Roman" w:cs="Times New Roman" w:hint="eastAsia"/>
        </w:rPr>
        <w:t>，抑制比为</w:t>
      </w:r>
      <w:r>
        <w:rPr>
          <w:rFonts w:ascii="Times New Roman" w:eastAsia="华文宋体" w:hAnsi="Times New Roman" w:cs="Times New Roman"/>
        </w:rPr>
        <w:t>159(15)</w:t>
      </w:r>
      <w:r>
        <w:rPr>
          <w:rFonts w:ascii="Times New Roman" w:eastAsia="华文宋体" w:hAnsi="Times New Roman" w:cs="Times New Roman" w:hint="eastAsia"/>
        </w:rPr>
        <w:t>，工作磁场几百</w:t>
      </w:r>
      <w:proofErr w:type="spellStart"/>
      <w:r>
        <w:rPr>
          <w:rFonts w:ascii="Times New Roman" w:eastAsia="华文宋体" w:hAnsi="Times New Roman" w:cs="Times New Roman" w:hint="eastAsia"/>
        </w:rPr>
        <w:t>mG</w:t>
      </w:r>
      <w:proofErr w:type="spellEnd"/>
      <w:r>
        <w:rPr>
          <w:rFonts w:ascii="Times New Roman" w:eastAsia="华文宋体" w:hAnsi="Times New Roman" w:cs="Times New Roman" w:hint="eastAsia"/>
        </w:rPr>
        <w:t>；考虑到</w:t>
      </w:r>
      <w:del w:id="27" w:author="Tian Xia" w:date="2026-03-26T16:08:00Z">
        <w:r w:rsidDel="00A310F6">
          <w:rPr>
            <w:rFonts w:ascii="Times New Roman" w:eastAsia="华文宋体" w:hAnsi="Times New Roman" w:cs="Times New Roman" w:hint="eastAsia"/>
          </w:rPr>
          <w:delText>cycling time</w:delText>
        </w:r>
      </w:del>
      <w:ins w:id="28" w:author="Tian Xia" w:date="2026-03-26T16:08:00Z">
        <w:r w:rsidR="00A310F6">
          <w:rPr>
            <w:rFonts w:ascii="Times New Roman" w:eastAsia="华文宋体" w:hAnsi="Times New Roman" w:cs="Times New Roman" w:hint="eastAsia"/>
          </w:rPr>
          <w:t>单次测量时间</w:t>
        </w:r>
      </w:ins>
      <w:r>
        <w:rPr>
          <w:rFonts w:ascii="Times New Roman" w:eastAsia="华文宋体" w:hAnsi="Times New Roman" w:cs="Times New Roman"/>
        </w:rPr>
        <w:t xml:space="preserve"> </w:t>
      </w:r>
      <w:r>
        <w:rPr>
          <w:rFonts w:ascii="Times New Roman" w:eastAsia="华文宋体" w:hAnsi="Times New Roman" w:cs="Times New Roman" w:hint="eastAsia"/>
        </w:rPr>
        <w:t>2</w:t>
      </w:r>
      <w:r>
        <w:rPr>
          <w:rFonts w:ascii="Times New Roman" w:eastAsia="华文宋体" w:hAnsi="Times New Roman" w:cs="Times New Roman"/>
        </w:rPr>
        <w:t>0 s (</w:t>
      </w:r>
      <w:r>
        <w:rPr>
          <w:rFonts w:ascii="Times New Roman" w:eastAsia="华文宋体" w:hAnsi="Times New Roman" w:cs="Times New Roman" w:hint="eastAsia"/>
        </w:rPr>
        <w:t>其中相干时长</w:t>
      </w:r>
      <w:r>
        <w:rPr>
          <w:rFonts w:ascii="Times New Roman" w:eastAsia="华文宋体" w:hAnsi="Times New Roman" w:cs="Times New Roman" w:hint="eastAsia"/>
        </w:rPr>
        <w:t>1</w:t>
      </w:r>
      <w:r>
        <w:rPr>
          <w:rFonts w:ascii="Times New Roman" w:eastAsia="华文宋体" w:hAnsi="Times New Roman" w:cs="Times New Roman"/>
        </w:rPr>
        <w:t xml:space="preserve"> s)</w:t>
      </w:r>
      <w:r>
        <w:rPr>
          <w:rFonts w:ascii="Times New Roman" w:eastAsia="华文宋体" w:hAnsi="Times New Roman" w:cs="Times New Roman" w:hint="eastAsia"/>
        </w:rPr>
        <w:t>和磁场灵敏度</w:t>
      </w:r>
      <m:oMath>
        <m:r>
          <m:rPr>
            <m:sty m:val="p"/>
          </m:rPr>
          <w:rPr>
            <w:rFonts w:ascii="Cambria Math" w:eastAsia="华文宋体" w:hAnsi="Cambria Math" w:cs="Times New Roman"/>
          </w:rPr>
          <m:t>8 pT/</m:t>
        </m:r>
        <m:rad>
          <m:radPr>
            <m:degHide m:val="1"/>
            <m:ctrlPr>
              <w:rPr>
                <w:rFonts w:ascii="Cambria Math" w:eastAsia="华文宋体" w:hAnsi="Cambria Math" w:cs="Times New Roman"/>
              </w:rPr>
            </m:ctrlPr>
          </m:radPr>
          <m:deg/>
          <m:e>
            <m:r>
              <m:rPr>
                <m:sty m:val="p"/>
              </m:rPr>
              <w:rPr>
                <w:rFonts w:ascii="Cambria Math" w:eastAsia="华文宋体" w:hAnsi="Cambria Math" w:cs="Times New Roman"/>
              </w:rPr>
              <m:t>Hz</m:t>
            </m:r>
          </m:e>
        </m:rad>
      </m:oMath>
      <w:r>
        <w:rPr>
          <w:rFonts w:ascii="Times New Roman" w:eastAsia="华文宋体" w:hAnsi="Times New Roman" w:cs="Times New Roman" w:hint="eastAsia"/>
        </w:rPr>
        <w:t>，单次测量</w:t>
      </w:r>
      <w:del w:id="29" w:author="Tian Xia" w:date="2026-03-26T16:08:00Z">
        <w:r w:rsidDel="00B267AF">
          <w:rPr>
            <w:rFonts w:ascii="Times New Roman" w:eastAsia="华文宋体" w:hAnsi="Times New Roman" w:cs="Times New Roman" w:hint="eastAsia"/>
          </w:rPr>
          <w:delText>原子</w:delText>
        </w:r>
      </w:del>
      <w:r>
        <w:rPr>
          <w:rFonts w:ascii="Times New Roman" w:eastAsia="华文宋体" w:hAnsi="Times New Roman" w:cs="Times New Roman" w:hint="eastAsia"/>
        </w:rPr>
        <w:t>的绝对</w:t>
      </w:r>
      <w:ins w:id="30" w:author="Tian Xia" w:date="2026-03-26T16:10:00Z">
        <w:r w:rsidR="00113199">
          <w:rPr>
            <w:rFonts w:ascii="Times New Roman" w:eastAsia="华文宋体" w:hAnsi="Times New Roman" w:cs="Times New Roman" w:hint="eastAsia"/>
          </w:rPr>
          <w:t>能量</w:t>
        </w:r>
      </w:ins>
      <w:del w:id="31" w:author="Tian Xia" w:date="2026-03-26T16:08:00Z">
        <w:r w:rsidDel="00B267AF">
          <w:rPr>
            <w:rFonts w:ascii="Times New Roman" w:eastAsia="华文宋体" w:hAnsi="Times New Roman" w:cs="Times New Roman" w:hint="eastAsia"/>
          </w:rPr>
          <w:delText>能量</w:delText>
        </w:r>
      </w:del>
      <w:r>
        <w:rPr>
          <w:rFonts w:ascii="Times New Roman" w:eastAsia="华文宋体" w:hAnsi="Times New Roman" w:cs="Times New Roman" w:hint="eastAsia"/>
        </w:rPr>
        <w:t>灵敏度</w:t>
      </w:r>
      <m:oMath>
        <m:r>
          <m:rPr>
            <m:sty m:val="p"/>
          </m:rPr>
          <w:rPr>
            <w:rFonts w:ascii="Cambria Math" w:eastAsia="华文宋体" w:hAnsi="Cambria Math" w:cs="Times New Roman"/>
          </w:rPr>
          <m:t>δE/ℏ</m:t>
        </m:r>
      </m:oMath>
      <w:r>
        <w:rPr>
          <w:rFonts w:ascii="Times New Roman" w:eastAsia="华文宋体" w:hAnsi="Times New Roman" w:cs="Times New Roman" w:hint="eastAsia"/>
        </w:rPr>
        <w:t>约为</w:t>
      </w:r>
      <m:oMath>
        <m:r>
          <m:rPr>
            <m:sty m:val="p"/>
          </m:rPr>
          <w:rPr>
            <w:rFonts w:ascii="Cambria Math" w:eastAsia="华文宋体" w:hAnsi="Cambria Math" w:cs="Times New Roman"/>
          </w:rPr>
          <m:t>2π×</m:t>
        </m:r>
        <m:r>
          <m:rPr>
            <m:sty m:val="p"/>
          </m:rPr>
          <w:rPr>
            <w:rFonts w:ascii="Cambria Math" w:eastAsia="华文宋体" w:hAnsi="Cambria Math" w:cs="Times New Roman" w:hint="eastAsia"/>
          </w:rPr>
          <m:t>1</m:t>
        </m:r>
        <m:r>
          <m:rPr>
            <m:sty m:val="p"/>
          </m:rPr>
          <w:rPr>
            <w:rFonts w:ascii="Cambria Math" w:eastAsia="华文宋体" w:hAnsi="Cambria Math" w:cs="Times New Roman"/>
          </w:rPr>
          <m:t>3 mHz</m:t>
        </m:r>
      </m:oMath>
      <w:r>
        <w:rPr>
          <w:rFonts w:ascii="Times New Roman" w:eastAsia="华文宋体" w:hAnsi="Times New Roman" w:cs="Times New Roman"/>
        </w:rPr>
        <w:t>。</w:t>
      </w:r>
      <w:r>
        <w:rPr>
          <w:rFonts w:ascii="Times New Roman" w:eastAsia="华文宋体" w:hAnsi="Times New Roman" w:cs="Times New Roman" w:hint="eastAsia"/>
        </w:rPr>
        <w:t>另一项共磁力仪由</w:t>
      </w:r>
      <w:r>
        <w:rPr>
          <w:rFonts w:ascii="Times New Roman" w:eastAsia="华文宋体" w:hAnsi="Times New Roman" w:cs="Times New Roman" w:hint="eastAsia"/>
        </w:rPr>
        <w:t>8</w:t>
      </w:r>
      <w:r>
        <w:rPr>
          <w:rFonts w:ascii="Times New Roman" w:eastAsia="华文宋体" w:hAnsi="Times New Roman" w:cs="Times New Roman"/>
        </w:rPr>
        <w:t>7Rb</w:t>
      </w:r>
      <w:r>
        <w:rPr>
          <w:rFonts w:ascii="Times New Roman" w:eastAsia="华文宋体" w:hAnsi="Times New Roman" w:cs="Times New Roman" w:hint="eastAsia"/>
        </w:rPr>
        <w:t>和</w:t>
      </w:r>
      <w:r>
        <w:rPr>
          <w:rFonts w:ascii="Times New Roman" w:eastAsia="华文宋体" w:hAnsi="Times New Roman" w:cs="Times New Roman" w:hint="eastAsia"/>
        </w:rPr>
        <w:t>8</w:t>
      </w:r>
      <w:r>
        <w:rPr>
          <w:rFonts w:ascii="Times New Roman" w:eastAsia="华文宋体" w:hAnsi="Times New Roman" w:cs="Times New Roman"/>
        </w:rPr>
        <w:t>7</w:t>
      </w:r>
      <w:r>
        <w:rPr>
          <w:rFonts w:ascii="Times New Roman" w:eastAsia="华文宋体" w:hAnsi="Times New Roman" w:cs="Times New Roman" w:hint="eastAsia"/>
        </w:rPr>
        <w:t>Sr</w:t>
      </w:r>
      <w:r>
        <w:rPr>
          <w:rFonts w:ascii="Times New Roman" w:eastAsia="华文宋体" w:hAnsi="Times New Roman" w:cs="Times New Roman" w:hint="eastAsia"/>
        </w:rPr>
        <w:t>组成</w:t>
      </w:r>
      <w:r>
        <w:rPr>
          <w:rFonts w:ascii="Times New Roman" w:eastAsia="华文宋体" w:hAnsi="Times New Roman" w:cs="Times New Roman"/>
        </w:rPr>
        <w:t>[25]</w:t>
      </w:r>
      <w:r>
        <w:rPr>
          <w:rFonts w:ascii="Times New Roman" w:eastAsia="华文宋体" w:hAnsi="Times New Roman" w:cs="Times New Roman" w:hint="eastAsia"/>
        </w:rPr>
        <w:t>，其中</w:t>
      </w:r>
      <w:r>
        <w:rPr>
          <w:rFonts w:ascii="Times New Roman" w:eastAsia="华文宋体" w:hAnsi="Times New Roman" w:cs="Times New Roman" w:hint="eastAsia"/>
        </w:rPr>
        <w:t>8</w:t>
      </w:r>
      <w:r>
        <w:rPr>
          <w:rFonts w:ascii="Times New Roman" w:eastAsia="华文宋体" w:hAnsi="Times New Roman" w:cs="Times New Roman"/>
        </w:rPr>
        <w:t>7</w:t>
      </w:r>
      <w:r>
        <w:rPr>
          <w:rFonts w:ascii="Times New Roman" w:eastAsia="华文宋体" w:hAnsi="Times New Roman" w:cs="Times New Roman" w:hint="eastAsia"/>
        </w:rPr>
        <w:t>Rb</w:t>
      </w:r>
      <w:r>
        <w:rPr>
          <w:rFonts w:ascii="Times New Roman" w:eastAsia="华文宋体" w:hAnsi="Times New Roman" w:cs="Times New Roman" w:hint="eastAsia"/>
        </w:rPr>
        <w:t>用于磁场校正，为了避免</w:t>
      </w:r>
      <w:r>
        <w:rPr>
          <w:rFonts w:ascii="Times New Roman" w:eastAsia="华文宋体" w:hAnsi="Times New Roman" w:cs="Times New Roman" w:hint="eastAsia"/>
        </w:rPr>
        <w:t>8</w:t>
      </w:r>
      <w:r>
        <w:rPr>
          <w:rFonts w:ascii="Times New Roman" w:eastAsia="华文宋体" w:hAnsi="Times New Roman" w:cs="Times New Roman"/>
        </w:rPr>
        <w:t>7</w:t>
      </w:r>
      <w:r>
        <w:rPr>
          <w:rFonts w:ascii="Times New Roman" w:eastAsia="华文宋体" w:hAnsi="Times New Roman" w:cs="Times New Roman" w:hint="eastAsia"/>
        </w:rPr>
        <w:t>Sr</w:t>
      </w:r>
      <w:r>
        <w:rPr>
          <w:rFonts w:ascii="Times New Roman" w:eastAsia="华文宋体" w:hAnsi="Times New Roman" w:cs="Times New Roman" w:hint="eastAsia"/>
        </w:rPr>
        <w:t>受光</w:t>
      </w:r>
      <w:proofErr w:type="gramStart"/>
      <w:r>
        <w:rPr>
          <w:rFonts w:ascii="Times New Roman" w:eastAsia="华文宋体" w:hAnsi="Times New Roman" w:cs="Times New Roman" w:hint="eastAsia"/>
        </w:rPr>
        <w:t>阱</w:t>
      </w:r>
      <w:proofErr w:type="gramEnd"/>
      <w:r>
        <w:rPr>
          <w:rFonts w:ascii="Times New Roman" w:eastAsia="华文宋体" w:hAnsi="Times New Roman" w:cs="Times New Roman" w:hint="eastAsia"/>
        </w:rPr>
        <w:t>引入的</w:t>
      </w:r>
      <w:r>
        <w:rPr>
          <w:rFonts w:ascii="Times New Roman" w:eastAsia="华文宋体" w:hAnsi="Times New Roman" w:cs="Times New Roman" w:hint="eastAsia"/>
        </w:rPr>
        <w:t>light</w:t>
      </w:r>
      <w:r>
        <w:rPr>
          <w:rFonts w:ascii="Times New Roman" w:eastAsia="华文宋体" w:hAnsi="Times New Roman" w:cs="Times New Roman"/>
        </w:rPr>
        <w:t xml:space="preserve"> </w:t>
      </w:r>
      <w:r>
        <w:rPr>
          <w:rFonts w:ascii="Times New Roman" w:eastAsia="华文宋体" w:hAnsi="Times New Roman" w:cs="Times New Roman" w:hint="eastAsia"/>
        </w:rPr>
        <w:t>shift</w:t>
      </w:r>
      <w:r>
        <w:rPr>
          <w:rFonts w:ascii="Times New Roman" w:eastAsia="华文宋体" w:hAnsi="Times New Roman" w:cs="Times New Roman" w:hint="eastAsia"/>
        </w:rPr>
        <w:t>影响导致迅速退相干，他们需要施加</w:t>
      </w:r>
      <w:r>
        <w:rPr>
          <w:rFonts w:ascii="Times New Roman" w:eastAsia="华文宋体" w:hAnsi="Times New Roman" w:cs="Times New Roman" w:hint="eastAsia"/>
        </w:rPr>
        <w:t>1</w:t>
      </w:r>
      <w:r>
        <w:rPr>
          <w:rFonts w:ascii="Times New Roman" w:eastAsia="华文宋体" w:hAnsi="Times New Roman" w:cs="Times New Roman"/>
        </w:rPr>
        <w:t xml:space="preserve">00-1000 </w:t>
      </w:r>
      <w:r>
        <w:rPr>
          <w:rFonts w:ascii="Times New Roman" w:eastAsia="华文宋体" w:hAnsi="Times New Roman" w:cs="Times New Roman" w:hint="eastAsia"/>
        </w:rPr>
        <w:t>G</w:t>
      </w:r>
      <w:r>
        <w:rPr>
          <w:rFonts w:ascii="Times New Roman" w:eastAsia="华文宋体" w:hAnsi="Times New Roman" w:cs="Times New Roman" w:hint="eastAsia"/>
        </w:rPr>
        <w:t>的工作磁场，但也因此导致</w:t>
      </w:r>
      <w:r>
        <w:rPr>
          <w:rFonts w:ascii="Times New Roman" w:eastAsia="华文宋体" w:hAnsi="Times New Roman" w:cs="Times New Roman" w:hint="eastAsia"/>
        </w:rPr>
        <w:t>8</w:t>
      </w:r>
      <w:r>
        <w:rPr>
          <w:rFonts w:ascii="Times New Roman" w:eastAsia="华文宋体" w:hAnsi="Times New Roman" w:cs="Times New Roman"/>
        </w:rPr>
        <w:t>7</w:t>
      </w:r>
      <w:r>
        <w:rPr>
          <w:rFonts w:ascii="Times New Roman" w:eastAsia="华文宋体" w:hAnsi="Times New Roman" w:cs="Times New Roman" w:hint="eastAsia"/>
        </w:rPr>
        <w:t>Rb</w:t>
      </w:r>
      <w:r>
        <w:rPr>
          <w:rFonts w:ascii="Times New Roman" w:eastAsia="华文宋体" w:hAnsi="Times New Roman" w:cs="Times New Roman" w:hint="eastAsia"/>
        </w:rPr>
        <w:t>仅有毫秒级别相干；当工作磁场为</w:t>
      </w:r>
      <w:r>
        <w:rPr>
          <w:rFonts w:ascii="Times New Roman" w:eastAsia="华文宋体" w:hAnsi="Times New Roman" w:cs="Times New Roman" w:hint="eastAsia"/>
        </w:rPr>
        <w:t>5</w:t>
      </w:r>
      <w:r>
        <w:rPr>
          <w:rFonts w:ascii="Times New Roman" w:eastAsia="华文宋体" w:hAnsi="Times New Roman" w:cs="Times New Roman"/>
        </w:rPr>
        <w:t xml:space="preserve">00 </w:t>
      </w:r>
      <w:r>
        <w:rPr>
          <w:rFonts w:ascii="Times New Roman" w:eastAsia="华文宋体" w:hAnsi="Times New Roman" w:cs="Times New Roman" w:hint="eastAsia"/>
        </w:rPr>
        <w:t>G</w:t>
      </w:r>
      <w:r>
        <w:rPr>
          <w:rFonts w:ascii="Times New Roman" w:eastAsia="华文宋体" w:hAnsi="Times New Roman" w:cs="Times New Roman" w:hint="eastAsia"/>
        </w:rPr>
        <w:t>，累积</w:t>
      </w:r>
      <w:r>
        <w:rPr>
          <w:rFonts w:ascii="Times New Roman" w:eastAsia="华文宋体" w:hAnsi="Times New Roman" w:cs="Times New Roman" w:hint="eastAsia"/>
        </w:rPr>
        <w:t xml:space="preserve">1.5 </w:t>
      </w:r>
      <w:r>
        <w:rPr>
          <w:rFonts w:ascii="Times New Roman" w:eastAsia="华文宋体" w:hAnsi="Times New Roman" w:cs="Times New Roman"/>
        </w:rPr>
        <w:t>h</w:t>
      </w:r>
      <w:r>
        <w:rPr>
          <w:rFonts w:ascii="Times New Roman" w:eastAsia="华文宋体" w:hAnsi="Times New Roman" w:cs="Times New Roman" w:hint="eastAsia"/>
        </w:rPr>
        <w:t>数据，频率比测量精度可达</w:t>
      </w:r>
      <w:r>
        <w:rPr>
          <w:rFonts w:ascii="Times New Roman" w:eastAsia="华文宋体" w:hAnsi="Times New Roman" w:cs="Times New Roman" w:hint="eastAsia"/>
        </w:rPr>
        <w:t>1.4 ppm</w:t>
      </w:r>
      <w:r>
        <w:rPr>
          <w:rFonts w:ascii="Times New Roman" w:eastAsia="华文宋体" w:hAnsi="Times New Roman" w:cs="Times New Roman" w:hint="eastAsia"/>
        </w:rPr>
        <w:t>，</w:t>
      </w:r>
      <w:r>
        <w:rPr>
          <w:rFonts w:ascii="Times New Roman" w:eastAsia="华文宋体" w:hAnsi="Times New Roman" w:cs="Times New Roman" w:hint="eastAsia"/>
        </w:rPr>
        <w:t>8</w:t>
      </w:r>
      <w:r>
        <w:rPr>
          <w:rFonts w:ascii="Times New Roman" w:eastAsia="华文宋体" w:hAnsi="Times New Roman" w:cs="Times New Roman"/>
        </w:rPr>
        <w:t>7</w:t>
      </w:r>
      <w:r>
        <w:rPr>
          <w:rFonts w:ascii="Times New Roman" w:eastAsia="华文宋体" w:hAnsi="Times New Roman" w:cs="Times New Roman" w:hint="eastAsia"/>
        </w:rPr>
        <w:t>S</w:t>
      </w:r>
      <w:r>
        <w:rPr>
          <w:rFonts w:ascii="Times New Roman" w:eastAsia="华文宋体" w:hAnsi="Times New Roman" w:cs="Times New Roman"/>
        </w:rPr>
        <w:t>r</w:t>
      </w:r>
      <w:r>
        <w:rPr>
          <w:rFonts w:ascii="Times New Roman" w:eastAsia="华文宋体" w:hAnsi="Times New Roman" w:cs="Times New Roman" w:hint="eastAsia"/>
        </w:rPr>
        <w:t>的绝对能量灵敏度约为</w:t>
      </w:r>
      <m:oMath>
        <m:r>
          <m:rPr>
            <m:nor/>
          </m:rPr>
          <w:rPr>
            <w:rFonts w:ascii="DejaVu Math TeX Gyre" w:eastAsia="华文宋体" w:hAnsi="DejaVu Math TeX Gyre" w:cs="Times New Roman Regular"/>
          </w:rPr>
          <m:t>2π×0.1 Hz</m:t>
        </m:r>
      </m:oMath>
      <w:r>
        <w:rPr>
          <w:rFonts w:ascii="Times New Roman" w:eastAsia="华文宋体" w:hAnsi="Times New Roman" w:cs="Times New Roman" w:hint="eastAsia"/>
        </w:rPr>
        <w:t>。</w:t>
      </w:r>
    </w:p>
    <w:p w14:paraId="3D470000"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4: The proposals at the end of the paper involving EDM searches, including those that incorporate 223Ra are 225Ra are ambitious, but I wonder how much these actually have to do with your current manuscript? You give no hard estimates of improvements sensitivity of your proposals herein, so it does not make sense to me to include them here.</w:t>
      </w:r>
    </w:p>
    <w:p w14:paraId="67D7CB00" w14:textId="2EE1FEC4"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4: </w:t>
      </w:r>
      <w:r>
        <w:rPr>
          <w:rFonts w:ascii="Times New Roman" w:eastAsia="华文宋体" w:hAnsi="Times New Roman" w:cs="Times New Roman" w:hint="eastAsia"/>
        </w:rPr>
        <w:t>当前我们的</w:t>
      </w:r>
      <w:r>
        <w:rPr>
          <w:rFonts w:ascii="Times New Roman" w:eastAsia="华文宋体" w:hAnsi="Times New Roman" w:cs="Times New Roman" w:hint="eastAsia"/>
        </w:rPr>
        <w:t>EDM</w:t>
      </w:r>
      <w:r>
        <w:rPr>
          <w:rFonts w:ascii="Times New Roman" w:eastAsia="华文宋体" w:hAnsi="Times New Roman" w:cs="Times New Roman" w:hint="eastAsia"/>
        </w:rPr>
        <w:t>测量采用的体系是</w:t>
      </w:r>
      <w:r>
        <w:rPr>
          <w:rFonts w:ascii="Times New Roman" w:eastAsia="华文宋体" w:hAnsi="Times New Roman" w:cs="Times New Roman" w:hint="eastAsia"/>
        </w:rPr>
        <w:t>171</w:t>
      </w:r>
      <w:r>
        <w:rPr>
          <w:rFonts w:ascii="Times New Roman" w:eastAsia="华文宋体" w:hAnsi="Times New Roman" w:cs="Times New Roman"/>
        </w:rPr>
        <w:t>Yb</w:t>
      </w:r>
      <w:r>
        <w:rPr>
          <w:rFonts w:ascii="Times New Roman" w:eastAsia="华文宋体" w:hAnsi="Times New Roman" w:cs="Times New Roman" w:hint="eastAsia"/>
        </w:rPr>
        <w:t>，灵敏度受限于磁场噪声，若能采用</w:t>
      </w:r>
      <w:r>
        <w:rPr>
          <w:rFonts w:ascii="Times New Roman" w:eastAsia="华文宋体" w:hAnsi="Times New Roman" w:cs="Times New Roman" w:hint="eastAsia"/>
        </w:rPr>
        <w:t>171</w:t>
      </w:r>
      <w:r>
        <w:rPr>
          <w:rFonts w:ascii="Times New Roman" w:eastAsia="华文宋体" w:hAnsi="Times New Roman" w:cs="Times New Roman"/>
        </w:rPr>
        <w:t>Yb-173Yb</w:t>
      </w:r>
      <w:r>
        <w:rPr>
          <w:rFonts w:ascii="Times New Roman" w:eastAsia="华文宋体" w:hAnsi="Times New Roman" w:cs="Times New Roman" w:hint="eastAsia"/>
        </w:rPr>
        <w:t>共磁力仪，能够有效提升</w:t>
      </w:r>
      <w:r>
        <w:rPr>
          <w:rFonts w:ascii="Times New Roman" w:eastAsia="华文宋体" w:hAnsi="Times New Roman" w:cs="Times New Roman" w:hint="eastAsia"/>
        </w:rPr>
        <w:t>EDM</w:t>
      </w:r>
      <w:r>
        <w:rPr>
          <w:rFonts w:ascii="Times New Roman" w:eastAsia="华文宋体" w:hAnsi="Times New Roman" w:cs="Times New Roman" w:hint="eastAsia"/>
        </w:rPr>
        <w:t>测量灵敏度。而若能将</w:t>
      </w:r>
      <w:proofErr w:type="spellStart"/>
      <w:r>
        <w:rPr>
          <w:rFonts w:ascii="Times New Roman" w:eastAsia="华文宋体" w:hAnsi="Times New Roman" w:cs="Times New Roman" w:hint="eastAsia"/>
        </w:rPr>
        <w:t>Y</w:t>
      </w:r>
      <w:r>
        <w:rPr>
          <w:rFonts w:ascii="Times New Roman" w:eastAsia="华文宋体" w:hAnsi="Times New Roman" w:cs="Times New Roman"/>
        </w:rPr>
        <w:t>b</w:t>
      </w:r>
      <w:proofErr w:type="spellEnd"/>
      <w:r>
        <w:rPr>
          <w:rFonts w:ascii="Times New Roman" w:eastAsia="华文宋体" w:hAnsi="Times New Roman" w:cs="Times New Roman" w:hint="eastAsia"/>
        </w:rPr>
        <w:t>同位素替换为</w:t>
      </w:r>
      <w:r>
        <w:rPr>
          <w:rFonts w:ascii="Times New Roman" w:eastAsia="华文宋体" w:hAnsi="Times New Roman" w:cs="Times New Roman"/>
        </w:rPr>
        <w:t>Ra</w:t>
      </w:r>
      <w:r>
        <w:rPr>
          <w:rFonts w:ascii="Times New Roman" w:eastAsia="华文宋体" w:hAnsi="Times New Roman" w:cs="Times New Roman" w:hint="eastAsia"/>
        </w:rPr>
        <w:t>同位素，得益于</w:t>
      </w:r>
      <w:ins w:id="32" w:author="Tian Xia" w:date="2026-03-26T16:16:00Z">
        <w:r w:rsidR="00D60F8D">
          <w:rPr>
            <w:rFonts w:ascii="Times New Roman" w:eastAsia="华文宋体" w:hAnsi="Times New Roman" w:cs="Times New Roman" w:hint="eastAsia"/>
          </w:rPr>
          <w:t>225</w:t>
        </w:r>
      </w:ins>
      <w:r>
        <w:rPr>
          <w:rFonts w:ascii="Times New Roman" w:eastAsia="华文宋体" w:hAnsi="Times New Roman" w:cs="Times New Roman" w:hint="eastAsia"/>
        </w:rPr>
        <w:t>Ra</w:t>
      </w:r>
      <w:r>
        <w:rPr>
          <w:rFonts w:ascii="Times New Roman" w:eastAsia="华文宋体" w:hAnsi="Times New Roman" w:cs="Times New Roman" w:hint="eastAsia"/>
        </w:rPr>
        <w:t>核的八极形变，还能进一步提高对</w:t>
      </w:r>
      <w:del w:id="33" w:author="Tian Xia" w:date="2026-03-26T16:11:00Z">
        <w:r w:rsidDel="00CE2B46">
          <w:rPr>
            <w:rFonts w:ascii="Times New Roman" w:eastAsia="华文宋体" w:hAnsi="Times New Roman" w:cs="Times New Roman" w:hint="eastAsia"/>
          </w:rPr>
          <w:delText>EDM</w:delText>
        </w:r>
      </w:del>
      <w:ins w:id="34" w:author="Tian Xia" w:date="2026-03-26T16:11:00Z">
        <w:r w:rsidR="00CE2B46">
          <w:rPr>
            <w:rFonts w:ascii="Times New Roman" w:eastAsia="华文宋体" w:hAnsi="Times New Roman" w:cs="Times New Roman" w:hint="eastAsia"/>
          </w:rPr>
          <w:t>CP</w:t>
        </w:r>
        <w:r w:rsidR="00CE2B46">
          <w:rPr>
            <w:rFonts w:ascii="Times New Roman" w:eastAsia="华文宋体" w:hAnsi="Times New Roman" w:cs="Times New Roman" w:hint="eastAsia"/>
          </w:rPr>
          <w:t>对称性破缺机制</w:t>
        </w:r>
      </w:ins>
      <w:r>
        <w:rPr>
          <w:rFonts w:ascii="Times New Roman" w:eastAsia="华文宋体" w:hAnsi="Times New Roman" w:cs="Times New Roman" w:hint="eastAsia"/>
        </w:rPr>
        <w:t>的灵敏度。利用</w:t>
      </w:r>
      <w:r>
        <w:rPr>
          <w:rFonts w:ascii="Times New Roman" w:eastAsia="华文宋体" w:hAnsi="Times New Roman" w:cs="Times New Roman" w:hint="eastAsia"/>
        </w:rPr>
        <w:lastRenderedPageBreak/>
        <w:t>R</w:t>
      </w:r>
      <w:r>
        <w:rPr>
          <w:rFonts w:ascii="Times New Roman" w:eastAsia="华文宋体" w:hAnsi="Times New Roman" w:cs="Times New Roman"/>
        </w:rPr>
        <w:t>a</w:t>
      </w:r>
      <w:r>
        <w:rPr>
          <w:rFonts w:ascii="Times New Roman" w:eastAsia="华文宋体" w:hAnsi="Times New Roman" w:cs="Times New Roman" w:hint="eastAsia"/>
        </w:rPr>
        <w:t>测量</w:t>
      </w:r>
      <w:r>
        <w:rPr>
          <w:rFonts w:ascii="Times New Roman" w:eastAsia="华文宋体" w:hAnsi="Times New Roman" w:cs="Times New Roman" w:hint="eastAsia"/>
        </w:rPr>
        <w:t>EDM</w:t>
      </w:r>
      <w:r>
        <w:rPr>
          <w:rFonts w:ascii="Times New Roman" w:eastAsia="华文宋体" w:hAnsi="Times New Roman" w:cs="Times New Roman" w:hint="eastAsia"/>
        </w:rPr>
        <w:t>是一项相对久远的计划，当前处于提案阶段，暂未进行对灵敏度的详尽分析。此处可以不必提及，我们已将</w:t>
      </w:r>
      <w:r>
        <w:rPr>
          <w:rFonts w:ascii="Times New Roman" w:eastAsia="华文宋体" w:hAnsi="Times New Roman" w:cs="Times New Roman" w:hint="eastAsia"/>
        </w:rPr>
        <w:t>Ra</w:t>
      </w:r>
      <w:r>
        <w:rPr>
          <w:rFonts w:ascii="Times New Roman" w:eastAsia="华文宋体" w:hAnsi="Times New Roman" w:cs="Times New Roman" w:hint="eastAsia"/>
        </w:rPr>
        <w:t>相关内容删除。</w:t>
      </w:r>
    </w:p>
    <w:p w14:paraId="5C93B862" w14:textId="77777777" w:rsidR="00C4642D" w:rsidRDefault="00C4642D">
      <w:pPr>
        <w:spacing w:afterLines="50" w:after="156"/>
        <w:rPr>
          <w:rFonts w:ascii="Times New Roman" w:eastAsia="华文宋体" w:hAnsi="Times New Roman" w:cs="Times New Roman"/>
        </w:rPr>
      </w:pPr>
    </w:p>
    <w:p w14:paraId="2A156B55" w14:textId="77777777" w:rsidR="00C4642D" w:rsidRDefault="00BC5384">
      <w:pPr>
        <w:spacing w:afterLines="50" w:after="156"/>
        <w:rPr>
          <w:rFonts w:ascii="Times New Roman" w:hAnsi="Times New Roman" w:cs="Times New Roman"/>
          <w:color w:val="C00000"/>
        </w:rPr>
      </w:pPr>
      <w:r>
        <w:rPr>
          <w:rFonts w:ascii="Times New Roman" w:hAnsi="Times New Roman" w:cs="Times New Roman"/>
          <w:color w:val="C00000"/>
        </w:rPr>
        <w:t>#R2</w:t>
      </w:r>
    </w:p>
    <w:p w14:paraId="12C36CA8" w14:textId="77777777" w:rsidR="00C4642D" w:rsidRDefault="00BC5384">
      <w:pPr>
        <w:spacing w:afterLines="50" w:after="156"/>
        <w:rPr>
          <w:rFonts w:ascii="Times New Roman" w:hAnsi="Times New Roman" w:cs="Times New Roman"/>
        </w:rPr>
      </w:pPr>
      <w:r>
        <w:rPr>
          <w:rFonts w:ascii="Times New Roman" w:hAnsi="Times New Roman" w:cs="Times New Roman"/>
        </w:rPr>
        <w:t xml:space="preserve">Q1: The "cat" state used for Yb-173, is it what is called a </w:t>
      </w:r>
      <w:proofErr w:type="spellStart"/>
      <w:r>
        <w:rPr>
          <w:rFonts w:ascii="Times New Roman" w:hAnsi="Times New Roman" w:cs="Times New Roman"/>
        </w:rPr>
        <w:t>NooN</w:t>
      </w:r>
      <w:proofErr w:type="spellEnd"/>
      <w:r>
        <w:rPr>
          <w:rFonts w:ascii="Times New Roman" w:hAnsi="Times New Roman" w:cs="Times New Roman"/>
        </w:rPr>
        <w:t xml:space="preserve"> state? Should the connection be mentioned?</w:t>
      </w:r>
    </w:p>
    <w:p w14:paraId="6E2C1529"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1: </w:t>
      </w:r>
      <w:r>
        <w:rPr>
          <w:rFonts w:ascii="Times New Roman" w:eastAsia="华文宋体" w:hAnsi="Times New Roman" w:cs="Times New Roman" w:hint="eastAsia"/>
        </w:rPr>
        <w:t>原子的</w:t>
      </w:r>
      <w:r>
        <w:rPr>
          <w:rFonts w:ascii="Times New Roman" w:eastAsia="华文宋体" w:hAnsi="Times New Roman" w:cs="Times New Roman" w:hint="eastAsia"/>
        </w:rPr>
        <w:t>cat state</w:t>
      </w:r>
      <w:r>
        <w:rPr>
          <w:rFonts w:ascii="Times New Roman" w:eastAsia="华文宋体" w:hAnsi="Times New Roman" w:cs="Times New Roman"/>
        </w:rPr>
        <w:t xml:space="preserve"> (</w:t>
      </w:r>
      <m:oMath>
        <m:r>
          <w:rPr>
            <w:rFonts w:ascii="DejaVu Math TeX Gyre" w:eastAsia="华文宋体" w:hAnsi="DejaVu Math TeX Gyre"/>
          </w:rPr>
          <m:t>|F,+F</m:t>
        </m:r>
        <m:r>
          <m:rPr>
            <m:sty m:val="p"/>
          </m:rPr>
          <w:rPr>
            <w:rFonts w:ascii="DejaVu Math TeX Gyre" w:eastAsia="华文宋体" w:hAnsi="DejaVu Math TeX Gyre"/>
          </w:rPr>
          <m:t>⟩</m:t>
        </m:r>
        <m:r>
          <w:rPr>
            <w:rFonts w:ascii="DejaVu Math TeX Gyre" w:eastAsia="华文宋体" w:hAnsi="DejaVu Math TeX Gyre"/>
          </w:rPr>
          <m:t>+|F,-F</m:t>
        </m:r>
        <m:r>
          <m:rPr>
            <m:sty m:val="p"/>
          </m:rPr>
          <w:rPr>
            <w:rFonts w:ascii="DejaVu Math TeX Gyre" w:eastAsia="华文宋体" w:hAnsi="DejaVu Math TeX Gyre"/>
          </w:rPr>
          <m:t>⟩</m:t>
        </m:r>
      </m:oMath>
      <w:r>
        <w:rPr>
          <w:rFonts w:ascii="Times New Roman" w:eastAsia="华文宋体" w:hAnsi="Times New Roman" w:cs="Times New Roman"/>
        </w:rPr>
        <w:t>)</w:t>
      </w:r>
      <w:r>
        <w:rPr>
          <w:rFonts w:ascii="Times New Roman" w:eastAsia="华文宋体" w:hAnsi="Times New Roman" w:cs="Times New Roman" w:hint="eastAsia"/>
        </w:rPr>
        <w:t>，与</w:t>
      </w:r>
      <w:r>
        <w:rPr>
          <w:rFonts w:ascii="Times New Roman" w:eastAsia="华文宋体" w:hAnsi="Times New Roman" w:cs="Times New Roman" w:hint="eastAsia"/>
        </w:rPr>
        <w:t>NOON</w:t>
      </w:r>
      <w:r>
        <w:rPr>
          <w:rFonts w:ascii="Times New Roman" w:eastAsia="华文宋体" w:hAnsi="Times New Roman" w:cs="Times New Roman" w:hint="eastAsia"/>
        </w:rPr>
        <w:t>态</w:t>
      </w:r>
      <w:r>
        <w:rPr>
          <w:rFonts w:ascii="Times New Roman" w:eastAsia="华文宋体" w:hAnsi="Times New Roman" w:cs="Times New Roman"/>
        </w:rPr>
        <w:t xml:space="preserve"> (</w:t>
      </w:r>
      <m:oMath>
        <m:r>
          <w:rPr>
            <w:rFonts w:ascii="DejaVu Math TeX Gyre" w:eastAsia="华文宋体" w:hAnsi="DejaVu Math TeX Gyre"/>
          </w:rPr>
          <m:t>|N,0</m:t>
        </m:r>
        <m:r>
          <m:rPr>
            <m:sty m:val="p"/>
          </m:rPr>
          <w:rPr>
            <w:rFonts w:ascii="DejaVu Math TeX Gyre" w:eastAsia="华文宋体" w:hAnsi="DejaVu Math TeX Gyre"/>
          </w:rPr>
          <m:t>⟩</m:t>
        </m:r>
        <m:r>
          <w:rPr>
            <w:rFonts w:ascii="DejaVu Math TeX Gyre" w:eastAsia="华文宋体" w:hAnsi="DejaVu Math TeX Gyre"/>
          </w:rPr>
          <m:t>+|0,N</m:t>
        </m:r>
        <m:r>
          <m:rPr>
            <m:sty m:val="p"/>
          </m:rPr>
          <w:rPr>
            <w:rFonts w:ascii="DejaVu Math TeX Gyre" w:eastAsia="华文宋体" w:hAnsi="DejaVu Math TeX Gyre"/>
          </w:rPr>
          <m:t>⟩</m:t>
        </m:r>
      </m:oMath>
      <w:r>
        <w:rPr>
          <w:rFonts w:ascii="Times New Roman" w:eastAsia="华文宋体" w:hAnsi="Times New Roman" w:cs="Times New Roman"/>
        </w:rPr>
        <w:t>)</w:t>
      </w:r>
      <w:r>
        <w:rPr>
          <w:rFonts w:ascii="Times New Roman" w:eastAsia="华文宋体" w:hAnsi="Times New Roman" w:cs="Times New Roman" w:hint="eastAsia"/>
        </w:rPr>
        <w:t>在希尔伯特空间结构上非常类似。对于</w:t>
      </w:r>
      <w:r>
        <w:rPr>
          <w:rFonts w:ascii="Times New Roman" w:eastAsia="华文宋体" w:hAnsi="Times New Roman" w:cs="Times New Roman" w:hint="eastAsia"/>
        </w:rPr>
        <w:t>cat</w:t>
      </w:r>
      <w:r>
        <w:rPr>
          <w:rFonts w:ascii="Times New Roman" w:eastAsia="华文宋体" w:hAnsi="Times New Roman" w:cs="Times New Roman"/>
        </w:rPr>
        <w:t xml:space="preserve"> state</w:t>
      </w:r>
      <w:r>
        <w:rPr>
          <w:rFonts w:ascii="Times New Roman" w:eastAsia="华文宋体" w:hAnsi="Times New Roman" w:cs="Times New Roman" w:hint="eastAsia"/>
        </w:rPr>
        <w:t>，在自旋</w:t>
      </w:r>
      <w:r>
        <w:rPr>
          <w:rFonts w:ascii="Times New Roman" w:eastAsia="华文宋体" w:hAnsi="Times New Roman" w:cs="Times New Roman" w:hint="eastAsia"/>
        </w:rPr>
        <w:t>F</w:t>
      </w:r>
      <w:r>
        <w:rPr>
          <w:rFonts w:ascii="Times New Roman" w:eastAsia="华文宋体" w:hAnsi="Times New Roman" w:cs="Times New Roman" w:hint="eastAsia"/>
        </w:rPr>
        <w:t>的角动量投影自由度上，两个</w:t>
      </w:r>
      <w:r>
        <w:rPr>
          <w:rFonts w:ascii="Times New Roman" w:eastAsia="华文宋体" w:hAnsi="Times New Roman" w:cs="Times New Roman" w:hint="eastAsia"/>
        </w:rPr>
        <w:t>stretch states</w:t>
      </w:r>
      <w:r>
        <w:rPr>
          <w:rFonts w:ascii="Times New Roman" w:eastAsia="华文宋体" w:hAnsi="Times New Roman" w:cs="Times New Roman" w:hint="eastAsia"/>
        </w:rPr>
        <w:t>构成了一个二维子空间；而对于</w:t>
      </w:r>
      <w:r>
        <w:rPr>
          <w:rFonts w:ascii="Times New Roman" w:eastAsia="华文宋体" w:hAnsi="Times New Roman" w:cs="Times New Roman" w:hint="eastAsia"/>
        </w:rPr>
        <w:t>NOON</w:t>
      </w:r>
      <w:r>
        <w:rPr>
          <w:rFonts w:ascii="Times New Roman" w:eastAsia="华文宋体" w:hAnsi="Times New Roman" w:cs="Times New Roman" w:hint="eastAsia"/>
        </w:rPr>
        <w:t>态，无论是原子体系还是光子体系，均是</w:t>
      </w:r>
      <w:r>
        <w:rPr>
          <w:rFonts w:ascii="Times New Roman" w:eastAsia="华文宋体" w:hAnsi="Times New Roman" w:cs="Times New Roman" w:hint="eastAsia"/>
        </w:rPr>
        <w:t>N</w:t>
      </w:r>
      <w:proofErr w:type="gramStart"/>
      <w:r>
        <w:rPr>
          <w:rFonts w:ascii="Times New Roman" w:eastAsia="华文宋体" w:hAnsi="Times New Roman" w:cs="Times New Roman" w:hint="eastAsia"/>
        </w:rPr>
        <w:t>个</w:t>
      </w:r>
      <w:proofErr w:type="gramEnd"/>
      <w:r>
        <w:rPr>
          <w:rFonts w:ascii="Times New Roman" w:eastAsia="华文宋体" w:hAnsi="Times New Roman" w:cs="Times New Roman" w:hint="eastAsia"/>
        </w:rPr>
        <w:t>全同粒子在空间或模式自由度上的两极端</w:t>
      </w:r>
      <w:proofErr w:type="gramStart"/>
      <w:r>
        <w:rPr>
          <w:rFonts w:ascii="Times New Roman" w:eastAsia="华文宋体" w:hAnsi="Times New Roman" w:cs="Times New Roman" w:hint="eastAsia"/>
        </w:rPr>
        <w:t>占据数态</w:t>
      </w:r>
      <w:proofErr w:type="gramEnd"/>
      <w:r>
        <w:rPr>
          <w:rFonts w:ascii="Times New Roman" w:eastAsia="华文宋体" w:hAnsi="Times New Roman" w:cs="Times New Roman" w:hint="eastAsia"/>
        </w:rPr>
        <w:t>的叠加。两者均是该系统在特定物理自由度上的两个最大差异本征态的相干叠加，因此均能实现相位测量的海森堡极限。在我们介绍</w:t>
      </w:r>
      <w:r>
        <w:rPr>
          <w:rFonts w:ascii="Times New Roman" w:eastAsia="华文宋体" w:hAnsi="Times New Roman" w:cs="Times New Roman" w:hint="eastAsia"/>
        </w:rPr>
        <w:t>cat state</w:t>
      </w:r>
      <w:r>
        <w:rPr>
          <w:rFonts w:ascii="Times New Roman" w:eastAsia="华文宋体" w:hAnsi="Times New Roman" w:cs="Times New Roman" w:hint="eastAsia"/>
        </w:rPr>
        <w:t>的上一项工作中</w:t>
      </w:r>
      <w:r>
        <w:rPr>
          <w:rFonts w:ascii="Times New Roman" w:eastAsia="华文宋体" w:hAnsi="Times New Roman" w:cs="Times New Roman"/>
        </w:rPr>
        <w:t>[29]</w:t>
      </w:r>
      <w:r>
        <w:rPr>
          <w:rFonts w:ascii="Times New Roman" w:eastAsia="华文宋体" w:hAnsi="Times New Roman" w:cs="Times New Roman" w:hint="eastAsia"/>
        </w:rPr>
        <w:t>，已提及并引用了关于</w:t>
      </w:r>
      <w:r>
        <w:rPr>
          <w:rFonts w:ascii="Times New Roman" w:eastAsia="华文宋体" w:hAnsi="Times New Roman" w:cs="Times New Roman" w:hint="eastAsia"/>
        </w:rPr>
        <w:t>NOON state</w:t>
      </w:r>
      <w:r>
        <w:rPr>
          <w:rFonts w:ascii="Times New Roman" w:eastAsia="华文宋体" w:hAnsi="Times New Roman" w:cs="Times New Roman" w:hint="eastAsia"/>
        </w:rPr>
        <w:t>的内容；当前这项工作的关注重点为共磁力仪而非</w:t>
      </w:r>
      <w:r>
        <w:rPr>
          <w:rFonts w:ascii="Times New Roman" w:eastAsia="华文宋体" w:hAnsi="Times New Roman" w:cs="Times New Roman" w:hint="eastAsia"/>
        </w:rPr>
        <w:t>cat state</w:t>
      </w:r>
      <w:r>
        <w:rPr>
          <w:rFonts w:ascii="Times New Roman" w:eastAsia="华文宋体" w:hAnsi="Times New Roman" w:cs="Times New Roman" w:hint="eastAsia"/>
        </w:rPr>
        <w:t>，因此未在正文中提及。</w:t>
      </w:r>
    </w:p>
    <w:p w14:paraId="2C34C593"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2: In Fig. 4, there are significant deviations of the experiment from the model, why?</w:t>
      </w:r>
    </w:p>
    <w:p w14:paraId="7F8C5FA8" w14:textId="791B5914" w:rsidR="00C4642D" w:rsidRDefault="00BC5384">
      <w:pPr>
        <w:spacing w:afterLines="50" w:after="156"/>
        <w:ind w:left="105" w:hangingChars="50" w:hanging="105"/>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2</w:t>
      </w:r>
      <w:r>
        <w:rPr>
          <w:rFonts w:ascii="Times New Roman" w:eastAsia="华文宋体" w:hAnsi="Times New Roman" w:cs="Times New Roman" w:hint="eastAsia"/>
        </w:rPr>
        <w:t>:</w:t>
      </w:r>
      <w:r>
        <w:rPr>
          <w:rFonts w:ascii="Times New Roman" w:eastAsia="华文宋体" w:hAnsi="Times New Roman" w:cs="Times New Roman"/>
        </w:rPr>
        <w:t xml:space="preserve"> </w:t>
      </w:r>
      <w:r>
        <w:rPr>
          <w:rFonts w:ascii="Times New Roman" w:eastAsia="华文宋体" w:hAnsi="Times New Roman" w:cs="Times New Roman" w:hint="eastAsia"/>
        </w:rPr>
        <w:t>测量这条曲线时，为避免光</w:t>
      </w:r>
      <w:proofErr w:type="gramStart"/>
      <w:r>
        <w:rPr>
          <w:rFonts w:ascii="Times New Roman" w:eastAsia="华文宋体" w:hAnsi="Times New Roman" w:cs="Times New Roman" w:hint="eastAsia"/>
        </w:rPr>
        <w:t>阱</w:t>
      </w:r>
      <w:proofErr w:type="gramEnd"/>
      <w:r>
        <w:rPr>
          <w:rFonts w:ascii="Times New Roman" w:eastAsia="华文宋体" w:hAnsi="Times New Roman" w:cs="Times New Roman" w:hint="eastAsia"/>
        </w:rPr>
        <w:t>tensor shift</w:t>
      </w:r>
      <w:r>
        <w:rPr>
          <w:rFonts w:ascii="Times New Roman" w:eastAsia="华文宋体" w:hAnsi="Times New Roman" w:cs="Times New Roman" w:hint="eastAsia"/>
        </w:rPr>
        <w:t>导致的退相干过于剧烈，此时</w:t>
      </w:r>
      <w:ins w:id="35" w:author="Tian Xia" w:date="2026-03-26T16:17:00Z">
        <w:r w:rsidR="004B2DA6">
          <w:rPr>
            <w:rFonts w:ascii="Times New Roman" w:eastAsia="华文宋体" w:hAnsi="Times New Roman" w:cs="Times New Roman" w:hint="eastAsia"/>
          </w:rPr>
          <w:t>光</w:t>
        </w:r>
      </w:ins>
      <w:r>
        <w:rPr>
          <w:rFonts w:ascii="Times New Roman" w:eastAsia="华文宋体" w:hAnsi="Times New Roman" w:cs="Times New Roman" w:hint="eastAsia"/>
        </w:rPr>
        <w:t>阱功率约为</w:t>
      </w:r>
      <w:ins w:id="36" w:author="Tian Xia" w:date="2026-03-26T16:18:00Z">
        <w:r w:rsidR="00716AD7">
          <w:rPr>
            <w:rFonts w:ascii="Times New Roman" w:eastAsia="华文宋体" w:hAnsi="Times New Roman" w:cs="Times New Roman" w:hint="eastAsia"/>
          </w:rPr>
          <w:t>测量</w:t>
        </w:r>
      </w:ins>
      <w:r>
        <w:rPr>
          <w:rFonts w:ascii="Times New Roman" w:eastAsia="华文宋体" w:hAnsi="Times New Roman" w:cs="Times New Roman"/>
        </w:rPr>
        <w:t>Fig.</w:t>
      </w:r>
      <w:r>
        <w:rPr>
          <w:rFonts w:ascii="Times New Roman" w:eastAsia="华文宋体" w:hAnsi="Times New Roman" w:cs="Times New Roman" w:hint="eastAsia"/>
        </w:rPr>
        <w:t xml:space="preserve"> </w:t>
      </w:r>
      <w:r>
        <w:rPr>
          <w:rFonts w:ascii="Times New Roman" w:eastAsia="华文宋体" w:hAnsi="Times New Roman" w:cs="Times New Roman"/>
        </w:rPr>
        <w:t>2</w:t>
      </w:r>
      <w:r>
        <w:rPr>
          <w:rFonts w:ascii="Times New Roman" w:eastAsia="华文宋体" w:hAnsi="Times New Roman" w:cs="Times New Roman" w:hint="eastAsia"/>
        </w:rPr>
        <w:t>实验条件的</w:t>
      </w:r>
      <w:r>
        <w:rPr>
          <w:rFonts w:ascii="Times New Roman" w:eastAsia="华文宋体" w:hAnsi="Times New Roman" w:cs="Times New Roman" w:hint="eastAsia"/>
        </w:rPr>
        <w:t>1</w:t>
      </w:r>
      <w:r>
        <w:rPr>
          <w:rFonts w:ascii="Times New Roman" w:eastAsia="华文宋体" w:hAnsi="Times New Roman" w:cs="Times New Roman"/>
        </w:rPr>
        <w:t>/4</w:t>
      </w:r>
      <w:r>
        <w:rPr>
          <w:rFonts w:ascii="Times New Roman" w:eastAsia="华文宋体" w:hAnsi="Times New Roman" w:cs="Times New Roman" w:hint="eastAsia"/>
        </w:rPr>
        <w:t>，</w:t>
      </w:r>
      <w:r>
        <w:rPr>
          <w:rFonts w:ascii="Times New Roman" w:eastAsia="华文宋体" w:hAnsi="Times New Roman" w:cs="Times New Roman" w:hint="eastAsia"/>
        </w:rPr>
        <w:t>tensor shift</w:t>
      </w:r>
      <w:r>
        <w:rPr>
          <w:rFonts w:ascii="Times New Roman" w:eastAsia="华文宋体" w:hAnsi="Times New Roman" w:cs="Times New Roman" w:hint="eastAsia"/>
        </w:rPr>
        <w:t>对探测</w:t>
      </w:r>
      <w:proofErr w:type="gramStart"/>
      <w:r>
        <w:rPr>
          <w:rFonts w:ascii="Times New Roman" w:eastAsia="华文宋体" w:hAnsi="Times New Roman" w:cs="Times New Roman" w:hint="eastAsia"/>
        </w:rPr>
        <w:t>跃迁上态的</w:t>
      </w:r>
      <w:proofErr w:type="gramEnd"/>
      <w:r>
        <w:rPr>
          <w:rFonts w:ascii="Times New Roman" w:eastAsia="华文宋体" w:hAnsi="Times New Roman" w:cs="Times New Roman" w:hint="eastAsia"/>
        </w:rPr>
        <w:t>劈裂也相应减小，因此，探测时并不能对</w:t>
      </w:r>
      <m:oMath>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oMath>
      <w:proofErr w:type="gramStart"/>
      <w:r>
        <w:rPr>
          <w:rFonts w:ascii="Times New Roman" w:eastAsia="华文宋体" w:hAnsi="Times New Roman" w:cs="Times New Roman" w:hint="eastAsia"/>
        </w:rPr>
        <w:t>态做</w:t>
      </w:r>
      <w:proofErr w:type="gramEnd"/>
      <w:r>
        <w:rPr>
          <w:rFonts w:ascii="Times New Roman" w:eastAsia="华文宋体" w:hAnsi="Times New Roman" w:cs="Times New Roman" w:hint="eastAsia"/>
        </w:rPr>
        <w:t>出较好分辨。另外，不同原子在光</w:t>
      </w:r>
      <w:proofErr w:type="gramStart"/>
      <w:r>
        <w:rPr>
          <w:rFonts w:ascii="Times New Roman" w:eastAsia="华文宋体" w:hAnsi="Times New Roman" w:cs="Times New Roman" w:hint="eastAsia"/>
        </w:rPr>
        <w:t>阱</w:t>
      </w:r>
      <w:proofErr w:type="gramEnd"/>
      <w:r>
        <w:rPr>
          <w:rFonts w:ascii="Times New Roman" w:eastAsia="华文宋体" w:hAnsi="Times New Roman" w:cs="Times New Roman" w:hint="eastAsia"/>
        </w:rPr>
        <w:t>不同位置感受到的</w:t>
      </w:r>
      <w:r>
        <w:rPr>
          <w:rFonts w:ascii="Times New Roman" w:eastAsia="华文宋体" w:hAnsi="Times New Roman" w:cs="Times New Roman" w:hint="eastAsia"/>
        </w:rPr>
        <w:t>tensor shift</w:t>
      </w:r>
      <w:r>
        <w:rPr>
          <w:rFonts w:ascii="Times New Roman" w:eastAsia="华文宋体" w:hAnsi="Times New Roman" w:cs="Times New Roman" w:hint="eastAsia"/>
        </w:rPr>
        <w:t>也不</w:t>
      </w:r>
      <w:del w:id="37" w:author="Tian Xia" w:date="2026-03-26T16:18:00Z">
        <w:r w:rsidDel="00A21CD8">
          <w:rPr>
            <w:rFonts w:ascii="Times New Roman" w:eastAsia="华文宋体" w:hAnsi="Times New Roman" w:cs="Times New Roman" w:hint="eastAsia"/>
          </w:rPr>
          <w:delText>尽相</w:delText>
        </w:r>
      </w:del>
      <w:r>
        <w:rPr>
          <w:rFonts w:ascii="Times New Roman" w:eastAsia="华文宋体" w:hAnsi="Times New Roman" w:cs="Times New Roman" w:hint="eastAsia"/>
        </w:rPr>
        <w:t>同，整体展现为平均效应。此前</w:t>
      </w:r>
      <w:r>
        <w:rPr>
          <w:rFonts w:ascii="Times New Roman" w:eastAsia="华文宋体" w:hAnsi="Times New Roman" w:cs="Times New Roman" w:hint="eastAsia"/>
        </w:rPr>
        <w:t>simulation</w:t>
      </w:r>
      <w:r>
        <w:rPr>
          <w:rFonts w:ascii="Times New Roman" w:eastAsia="华文宋体" w:hAnsi="Times New Roman" w:cs="Times New Roman" w:hint="eastAsia"/>
        </w:rPr>
        <w:t>，我们仅考虑了探测到</w:t>
      </w:r>
      <m:oMath>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r>
          <w:rPr>
            <w:rFonts w:ascii="DejaVu Math TeX Gyre" w:eastAsia="华文宋体" w:hAnsi="DejaVu Math TeX Gyre"/>
          </w:rPr>
          <m:t>=</m:t>
        </m:r>
        <m:r>
          <m:rPr>
            <m:sty m:val="p"/>
          </m:rPr>
          <w:rPr>
            <w:rFonts w:ascii="DejaVu Math TeX Gyre" w:eastAsia="华文宋体" w:hAnsi="DejaVu Math TeX Gyre"/>
          </w:rPr>
          <m:t>±5</m:t>
        </m:r>
        <m:r>
          <w:rPr>
            <w:rFonts w:ascii="DejaVu Math TeX Gyre" w:eastAsia="华文宋体" w:hAnsi="DejaVu Math TeX Gyre"/>
          </w:rPr>
          <m:t>/2</m:t>
        </m:r>
      </m:oMath>
      <w:r>
        <w:rPr>
          <w:rFonts w:eastAsia="华文宋体" w:hAnsi="DejaVu Math TeX Gyre" w:hint="eastAsia"/>
        </w:rPr>
        <w:t>的可能</w:t>
      </w:r>
      <w:r>
        <w:rPr>
          <w:rFonts w:ascii="Times New Roman" w:eastAsia="华文宋体" w:hAnsi="Times New Roman" w:cs="Times New Roman" w:hint="eastAsia"/>
        </w:rPr>
        <w:t>，以及</w:t>
      </w:r>
      <w:del w:id="38" w:author="Tian Xia" w:date="2026-03-26T16:19:00Z">
        <w:r w:rsidDel="00C4667B">
          <w:rPr>
            <w:rFonts w:ascii="Times New Roman" w:eastAsia="华文宋体" w:hAnsi="Times New Roman" w:cs="Times New Roman" w:hint="eastAsia"/>
          </w:rPr>
          <w:delText>无分布的</w:delText>
        </w:r>
      </w:del>
      <w:r>
        <w:rPr>
          <w:rFonts w:ascii="Times New Roman" w:eastAsia="华文宋体" w:hAnsi="Times New Roman" w:cs="Times New Roman" w:hint="eastAsia"/>
        </w:rPr>
        <w:t>tensor shift</w:t>
      </w:r>
      <w:ins w:id="39" w:author="Tian Xia" w:date="2026-03-26T16:19:00Z">
        <w:r w:rsidR="00C4667B">
          <w:rPr>
            <w:rFonts w:ascii="Times New Roman" w:eastAsia="华文宋体" w:hAnsi="Times New Roman" w:cs="Times New Roman" w:hint="eastAsia"/>
          </w:rPr>
          <w:t>为某一固定值的条件</w:t>
        </w:r>
      </w:ins>
      <w:r>
        <w:rPr>
          <w:rFonts w:ascii="Times New Roman" w:eastAsia="华文宋体" w:hAnsi="Times New Roman" w:cs="Times New Roman" w:hint="eastAsia"/>
        </w:rPr>
        <w:t>，因此理论曲线出现了与实际测量值无法贴合的尖峰。现在我们依据探测光对</w:t>
      </w:r>
      <w:proofErr w:type="gramStart"/>
      <w:r>
        <w:rPr>
          <w:rFonts w:ascii="Times New Roman" w:eastAsia="华文宋体" w:hAnsi="Times New Roman" w:cs="Times New Roman" w:hint="eastAsia"/>
        </w:rPr>
        <w:t>跃迁上态的</w:t>
      </w:r>
      <w:proofErr w:type="gramEnd"/>
      <w:r>
        <w:rPr>
          <w:rFonts w:ascii="Times New Roman" w:eastAsia="华文宋体" w:hAnsi="Times New Roman" w:cs="Times New Roman" w:hint="eastAsia"/>
        </w:rPr>
        <w:t>所有</w:t>
      </w:r>
      <m:oMath>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oMath>
      <w:r>
        <w:rPr>
          <w:rFonts w:eastAsia="华文宋体" w:hAnsi="DejaVu Math TeX Gyre" w:hint="eastAsia"/>
        </w:rPr>
        <w:t>态的失谐</w:t>
      </w:r>
      <w:r>
        <w:rPr>
          <w:rFonts w:ascii="Times New Roman" w:eastAsia="华文宋体" w:hAnsi="Times New Roman" w:cs="Times New Roman" w:hint="eastAsia"/>
        </w:rPr>
        <w:t>和不同跃迁的</w:t>
      </w:r>
      <w:r>
        <w:rPr>
          <w:rFonts w:ascii="Times New Roman" w:eastAsia="华文宋体" w:hAnsi="Times New Roman" w:cs="Times New Roman" w:hint="eastAsia"/>
        </w:rPr>
        <w:t>C-G</w:t>
      </w:r>
      <w:r>
        <w:rPr>
          <w:rFonts w:ascii="Times New Roman" w:eastAsia="华文宋体" w:hAnsi="Times New Roman" w:cs="Times New Roman" w:hint="eastAsia"/>
        </w:rPr>
        <w:t>系数，计算了探测到所有</w:t>
      </w:r>
      <m:oMath>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oMath>
      <w:r>
        <w:rPr>
          <w:rFonts w:eastAsia="华文宋体" w:hAnsi="DejaVu Math TeX Gyre" w:hint="eastAsia"/>
        </w:rPr>
        <w:t>态的可能性</w:t>
      </w:r>
      <w:r>
        <w:rPr>
          <w:rFonts w:ascii="Times New Roman" w:eastAsia="华文宋体" w:hAnsi="Times New Roman" w:cs="Times New Roman" w:hint="eastAsia"/>
        </w:rPr>
        <w:t>，从</w:t>
      </w:r>
      <m:oMath>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r>
          <w:rPr>
            <w:rFonts w:ascii="Cambria Math" w:eastAsia="华文宋体" w:hAnsi="DejaVu Math TeX Gyre" w:hint="eastAsia"/>
          </w:rPr>
          <m:t>=</m:t>
        </m:r>
        <m:r>
          <w:rPr>
            <w:rFonts w:ascii="Cambria Math" w:eastAsia="华文宋体" w:hAnsi="DejaVu Math TeX Gyre"/>
          </w:rPr>
          <m:t>+5/2</m:t>
        </m:r>
      </m:oMath>
      <w:r>
        <w:rPr>
          <w:rFonts w:ascii="Times New Roman" w:eastAsia="华文宋体" w:hAnsi="Times New Roman" w:cs="Times New Roman" w:hint="eastAsia"/>
        </w:rPr>
        <w:t>到</w:t>
      </w:r>
      <m:oMath>
        <m:r>
          <w:rPr>
            <w:rFonts w:ascii="Cambria Math" w:eastAsia="华文宋体" w:hAnsi="DejaVu Math TeX Gyre"/>
          </w:rPr>
          <m:t>-</m:t>
        </m:r>
        <m:r>
          <w:rPr>
            <w:rFonts w:ascii="Cambria Math" w:eastAsia="华文宋体" w:hAnsi="DejaVu Math TeX Gyre"/>
          </w:rPr>
          <m:t>5/2</m:t>
        </m:r>
      </m:oMath>
      <w:r>
        <w:rPr>
          <w:rFonts w:ascii="Times New Roman" w:eastAsia="华文宋体" w:hAnsi="Times New Roman" w:cs="Times New Roman" w:hint="eastAsia"/>
        </w:rPr>
        <w:t>的探测概率分别为：</w:t>
      </w:r>
      <w:r>
        <w:rPr>
          <w:rFonts w:ascii="Times New Roman" w:eastAsia="华文宋体" w:hAnsi="Times New Roman" w:cs="Times New Roman"/>
        </w:rPr>
        <w:t>1</w:t>
      </w:r>
      <w:r>
        <w:rPr>
          <w:rFonts w:ascii="Times New Roman" w:eastAsia="华文宋体" w:hAnsi="Times New Roman" w:cs="Times New Roman" w:hint="eastAsia"/>
        </w:rPr>
        <w:t>,</w:t>
      </w:r>
      <w:r>
        <w:rPr>
          <w:rFonts w:ascii="Times New Roman" w:eastAsia="华文宋体" w:hAnsi="Times New Roman" w:cs="Times New Roman"/>
        </w:rPr>
        <w:t xml:space="preserve"> 0.58, 0.31, 0.16, 0.08, 0.03</w:t>
      </w:r>
      <w:r>
        <w:rPr>
          <w:rFonts w:ascii="Times New Roman" w:eastAsia="华文宋体" w:hAnsi="Times New Roman" w:cs="Times New Roman" w:hint="eastAsia"/>
        </w:rPr>
        <w:t>。另考虑的</w:t>
      </w:r>
      <w:r>
        <w:rPr>
          <w:rFonts w:ascii="Times New Roman" w:eastAsia="华文宋体" w:hAnsi="Times New Roman" w:cs="Times New Roman" w:hint="eastAsia"/>
        </w:rPr>
        <w:t>tensor</w:t>
      </w:r>
      <w:r>
        <w:rPr>
          <w:rFonts w:ascii="Times New Roman" w:eastAsia="华文宋体" w:hAnsi="Times New Roman" w:cs="Times New Roman" w:hint="eastAsia"/>
        </w:rPr>
        <w:t>场的空间分布，我们采用蒙特卡洛方法重新进行</w:t>
      </w:r>
      <w:r>
        <w:rPr>
          <w:rFonts w:ascii="Times New Roman" w:eastAsia="华文宋体" w:hAnsi="Times New Roman" w:cs="Times New Roman" w:hint="eastAsia"/>
        </w:rPr>
        <w:t>simulation</w:t>
      </w:r>
      <w:r>
        <w:rPr>
          <w:rFonts w:ascii="Times New Roman" w:eastAsia="华文宋体" w:hAnsi="Times New Roman" w:cs="Times New Roman" w:hint="eastAsia"/>
        </w:rPr>
        <w:t>，理论曲线的尖峰因此变得平滑，与实验</w:t>
      </w:r>
      <w:proofErr w:type="gramStart"/>
      <w:r>
        <w:rPr>
          <w:rFonts w:ascii="Times New Roman" w:eastAsia="华文宋体" w:hAnsi="Times New Roman" w:cs="Times New Roman" w:hint="eastAsia"/>
        </w:rPr>
        <w:t>值非常</w:t>
      </w:r>
      <w:proofErr w:type="gramEnd"/>
      <w:r>
        <w:rPr>
          <w:rFonts w:ascii="Times New Roman" w:eastAsia="华文宋体" w:hAnsi="Times New Roman" w:cs="Times New Roman" w:hint="eastAsia"/>
        </w:rPr>
        <w:t>贴合。具体</w:t>
      </w:r>
      <w:r>
        <w:rPr>
          <w:rFonts w:ascii="Times New Roman" w:eastAsia="华文宋体" w:hAnsi="Times New Roman" w:cs="Times New Roman" w:hint="eastAsia"/>
        </w:rPr>
        <w:t xml:space="preserve">simulation </w:t>
      </w:r>
      <w:r>
        <w:rPr>
          <w:rFonts w:ascii="Times New Roman" w:eastAsia="华文宋体" w:hAnsi="Times New Roman" w:cs="Times New Roman" w:hint="eastAsia"/>
        </w:rPr>
        <w:t>细节已放入</w:t>
      </w:r>
      <w:r>
        <w:rPr>
          <w:rFonts w:ascii="Times New Roman" w:eastAsia="华文宋体" w:hAnsi="Times New Roman" w:cs="Times New Roman" w:hint="eastAsia"/>
        </w:rPr>
        <w:t>method</w:t>
      </w:r>
      <w:r>
        <w:rPr>
          <w:rFonts w:ascii="Times New Roman" w:eastAsia="华文宋体" w:hAnsi="Times New Roman" w:cs="Times New Roman" w:hint="eastAsia"/>
        </w:rPr>
        <w:t>相应</w:t>
      </w:r>
      <w:r>
        <w:rPr>
          <w:rFonts w:ascii="Times New Roman" w:eastAsia="华文宋体" w:hAnsi="Times New Roman" w:cs="Times New Roman" w:hint="eastAsia"/>
        </w:rPr>
        <w:t>section</w:t>
      </w:r>
      <w:ins w:id="40" w:author="Tian Xia" w:date="2026-03-26T16:21:00Z">
        <w:r w:rsidR="00D9447A">
          <w:rPr>
            <w:rFonts w:ascii="Times New Roman" w:eastAsia="华文宋体" w:hAnsi="Times New Roman" w:cs="Times New Roman" w:hint="eastAsia"/>
          </w:rPr>
          <w:t xml:space="preserve"> (</w:t>
        </w:r>
      </w:ins>
      <w:ins w:id="41" w:author="Tian Xia" w:date="2026-03-26T16:20:00Z">
        <w:r w:rsidR="00D9447A">
          <w:rPr>
            <w:rFonts w:ascii="Times New Roman" w:eastAsia="华文宋体" w:hAnsi="Times New Roman" w:cs="Times New Roman" w:hint="eastAsia"/>
          </w:rPr>
          <w:t>“</w:t>
        </w:r>
        <w:r w:rsidR="00D9447A" w:rsidRPr="00D9447A">
          <w:rPr>
            <w:rFonts w:ascii="Times New Roman" w:eastAsia="华文宋体" w:hAnsi="Times New Roman" w:cs="Times New Roman"/>
            <w:b/>
            <w:bCs/>
          </w:rPr>
          <w:t xml:space="preserve">Calibration of </w:t>
        </w:r>
        <w:r w:rsidR="00D9447A" w:rsidRPr="00D9447A">
          <w:rPr>
            <w:rFonts w:ascii="Times New Roman" w:eastAsia="华文宋体" w:hAnsi="Times New Roman" w:cs="Times New Roman" w:hint="eastAsia"/>
            <w:b/>
            <w:bCs/>
          </w:rPr>
          <w:t>Ω</w:t>
        </w:r>
        <w:r w:rsidR="00D9447A" w:rsidRPr="00D9447A">
          <w:rPr>
            <w:rFonts w:ascii="Times New Roman" w:eastAsia="华文宋体" w:hAnsi="Times New Roman" w:cs="Times New Roman"/>
            <w:b/>
            <w:bCs/>
          </w:rPr>
          <w:t>B</w:t>
        </w:r>
        <w:r w:rsidR="00D9447A" w:rsidRPr="00D9447A">
          <w:rPr>
            <w:rFonts w:ascii="Times New Roman" w:eastAsia="华文宋体" w:hAnsi="Times New Roman" w:cs="Times New Roman"/>
            <w:b/>
            <w:bCs/>
            <w:i/>
            <w:iCs/>
          </w:rPr>
          <w:t>/</w:t>
        </w:r>
        <w:r w:rsidR="00D9447A" w:rsidRPr="00D9447A">
          <w:rPr>
            <w:rFonts w:ascii="Times New Roman" w:eastAsia="华文宋体" w:hAnsi="Times New Roman" w:cs="Times New Roman" w:hint="eastAsia"/>
            <w:b/>
            <w:bCs/>
          </w:rPr>
          <w:t>Ω</w:t>
        </w:r>
        <w:r w:rsidR="00D9447A" w:rsidRPr="00D9447A">
          <w:rPr>
            <w:rFonts w:ascii="Times New Roman" w:eastAsia="华文宋体" w:hAnsi="Times New Roman" w:cs="Times New Roman"/>
            <w:b/>
            <w:bCs/>
          </w:rPr>
          <w:t>T</w:t>
        </w:r>
        <w:r w:rsidR="00D9447A">
          <w:rPr>
            <w:rFonts w:ascii="Times New Roman" w:eastAsia="华文宋体" w:hAnsi="Times New Roman" w:cs="Times New Roman" w:hint="eastAsia"/>
          </w:rPr>
          <w:t>”）</w:t>
        </w:r>
      </w:ins>
      <w:r>
        <w:rPr>
          <w:rFonts w:ascii="Times New Roman" w:eastAsia="华文宋体" w:hAnsi="Times New Roman" w:cs="Times New Roman" w:hint="eastAsia"/>
        </w:rPr>
        <w:t>。</w:t>
      </w:r>
    </w:p>
    <w:p w14:paraId="473EA645"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3: Please check the formatting of the references. I noticed capitalization problems in Refs. 19 and 26.</w:t>
      </w:r>
    </w:p>
    <w:p w14:paraId="497D70D2" w14:textId="4BC21702"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3: </w:t>
      </w:r>
      <w:r>
        <w:rPr>
          <w:rFonts w:ascii="Times New Roman" w:eastAsia="华文宋体" w:hAnsi="Times New Roman" w:cs="Times New Roman" w:hint="eastAsia"/>
        </w:rPr>
        <w:t>我们已按照</w:t>
      </w:r>
      <w:r>
        <w:rPr>
          <w:rFonts w:ascii="Times New Roman" w:eastAsia="华文宋体" w:hAnsi="Times New Roman" w:cs="Times New Roman" w:hint="eastAsia"/>
        </w:rPr>
        <w:t>nature</w:t>
      </w:r>
      <w:r>
        <w:rPr>
          <w:rFonts w:ascii="Times New Roman" w:eastAsia="华文宋体" w:hAnsi="Times New Roman" w:cs="Times New Roman" w:hint="eastAsia"/>
        </w:rPr>
        <w:t>惯用格式要求，全文检查修改。按照</w:t>
      </w:r>
      <w:r>
        <w:rPr>
          <w:rFonts w:ascii="Times New Roman" w:eastAsia="华文宋体" w:hAnsi="Times New Roman" w:cs="Times New Roman" w:hint="eastAsia"/>
        </w:rPr>
        <w:t>nature</w:t>
      </w:r>
      <w:r>
        <w:rPr>
          <w:rFonts w:ascii="Times New Roman" w:eastAsia="华文宋体" w:hAnsi="Times New Roman" w:cs="Times New Roman" w:hint="eastAsia"/>
        </w:rPr>
        <w:t>惯用格式，我们未在</w:t>
      </w:r>
      <w:r>
        <w:rPr>
          <w:rFonts w:ascii="Times New Roman" w:eastAsia="华文宋体" w:hAnsi="Times New Roman" w:cs="Times New Roman" w:hint="eastAsia"/>
        </w:rPr>
        <w:t>Ref</w:t>
      </w:r>
      <w:r>
        <w:rPr>
          <w:rFonts w:ascii="Times New Roman" w:eastAsia="华文宋体" w:hAnsi="Times New Roman" w:cs="Times New Roman"/>
        </w:rPr>
        <w:t xml:space="preserve">. </w:t>
      </w:r>
      <w:r>
        <w:rPr>
          <w:rFonts w:ascii="Times New Roman" w:eastAsia="华文宋体" w:hAnsi="Times New Roman" w:cs="Times New Roman" w:hint="eastAsia"/>
        </w:rPr>
        <w:t>19</w:t>
      </w:r>
      <w:r>
        <w:rPr>
          <w:rFonts w:ascii="Times New Roman" w:eastAsia="华文宋体" w:hAnsi="Times New Roman" w:cs="Times New Roman" w:hint="eastAsia"/>
        </w:rPr>
        <w:t>中检查出大小写问题，但我们修正了包括</w:t>
      </w:r>
      <w:moveFromRangeStart w:id="42" w:author="USTC" w:date="2026-03-27T11:24:00Z" w:name="move225503093"/>
      <w:moveFrom w:id="43" w:author="USTC" w:date="2026-03-27T11:24:00Z">
        <w:r w:rsidR="00C924F4" w:rsidDel="00694068">
          <w:rPr>
            <w:rFonts w:ascii="Times New Roman" w:eastAsia="华文宋体" w:hAnsi="Times New Roman" w:cs="Times New Roman" w:hint="eastAsia"/>
          </w:rPr>
          <w:t>R</w:t>
        </w:r>
        <w:r w:rsidR="00C924F4" w:rsidDel="00694068">
          <w:rPr>
            <w:rFonts w:ascii="Times New Roman" w:eastAsia="华文宋体" w:hAnsi="Times New Roman" w:cs="Times New Roman"/>
          </w:rPr>
          <w:t>ef. 23</w:t>
        </w:r>
        <w:r w:rsidR="00C924F4" w:rsidDel="00694068">
          <w:rPr>
            <w:rFonts w:ascii="Times New Roman" w:eastAsia="华文宋体" w:hAnsi="Times New Roman" w:cs="Times New Roman" w:hint="eastAsia"/>
          </w:rPr>
          <w:t>的</w:t>
        </w:r>
        <w:r w:rsidR="00C924F4" w:rsidDel="00694068">
          <w:rPr>
            <w:rFonts w:ascii="Times New Roman" w:eastAsia="华文宋体" w:hAnsi="Times New Roman" w:cs="Times New Roman" w:hint="eastAsia"/>
          </w:rPr>
          <w:t>s</w:t>
        </w:r>
        <w:r w:rsidR="00C924F4" w:rsidRPr="00C924F4" w:rsidDel="00694068">
          <w:rPr>
            <w:rFonts w:ascii="Times New Roman" w:eastAsia="华文宋体" w:hAnsi="Times New Roman" w:cs="Times New Roman"/>
          </w:rPr>
          <w:t>ub-Mev</w:t>
        </w:r>
        <w:r w:rsidR="00C924F4" w:rsidDel="00694068">
          <w:rPr>
            <w:rFonts w:ascii="Times New Roman" w:eastAsia="华文宋体" w:hAnsi="Times New Roman" w:cs="Times New Roman"/>
          </w:rPr>
          <w:t>,</w:t>
        </w:r>
        <w:r w:rsidR="00C924F4" w:rsidRPr="001A31F1" w:rsidDel="00694068">
          <w:rPr>
            <w:rFonts w:ascii="Times New Roman" w:eastAsia="华文宋体" w:hAnsi="Times New Roman" w:cs="Times New Roman"/>
          </w:rPr>
          <w:t xml:space="preserve"> </w:t>
        </w:r>
        <w:r w:rsidR="001A31F1" w:rsidDel="00694068">
          <w:rPr>
            <w:rFonts w:ascii="Times New Roman" w:eastAsia="华文宋体" w:hAnsi="Times New Roman" w:cs="Times New Roman" w:hint="eastAsia"/>
          </w:rPr>
          <w:t>R</w:t>
        </w:r>
        <w:r w:rsidR="001A31F1" w:rsidDel="00694068">
          <w:rPr>
            <w:rFonts w:ascii="Times New Roman" w:eastAsia="华文宋体" w:hAnsi="Times New Roman" w:cs="Times New Roman"/>
          </w:rPr>
          <w:t>ef. 24</w:t>
        </w:r>
        <w:r w:rsidR="001A31F1" w:rsidDel="00694068">
          <w:rPr>
            <w:rFonts w:ascii="Times New Roman" w:eastAsia="华文宋体" w:hAnsi="Times New Roman" w:cs="Times New Roman" w:hint="eastAsia"/>
          </w:rPr>
          <w:t>的</w:t>
        </w:r>
        <w:r w:rsidR="001A31F1" w:rsidRPr="001A31F1" w:rsidDel="00694068">
          <w:rPr>
            <w:rFonts w:ascii="Times New Roman" w:eastAsia="华文宋体" w:hAnsi="Times New Roman" w:cs="Times New Roman"/>
          </w:rPr>
          <w:t>Bose-Einstein Condensate</w:t>
        </w:r>
        <w:r w:rsidR="00C924F4" w:rsidDel="00694068">
          <w:rPr>
            <w:rFonts w:ascii="Times New Roman" w:eastAsia="华文宋体" w:hAnsi="Times New Roman" w:cs="Times New Roman"/>
          </w:rPr>
          <w:t>,</w:t>
        </w:r>
        <w:r w:rsidR="001A31F1" w:rsidRPr="001A31F1" w:rsidDel="00694068">
          <w:rPr>
            <w:rFonts w:ascii="Times New Roman" w:eastAsia="华文宋体" w:hAnsi="Times New Roman" w:cs="Times New Roman"/>
          </w:rPr>
          <w:t xml:space="preserve"> </w:t>
        </w:r>
        <w:r w:rsidDel="00694068">
          <w:rPr>
            <w:rFonts w:ascii="Times New Roman" w:eastAsia="华文宋体" w:hAnsi="Times New Roman" w:cs="Times New Roman"/>
          </w:rPr>
          <w:t>Ref. 26</w:t>
        </w:r>
        <w:r w:rsidR="001A31F1" w:rsidDel="00694068">
          <w:rPr>
            <w:rFonts w:ascii="Times New Roman" w:eastAsia="华文宋体" w:hAnsi="Times New Roman" w:cs="Times New Roman" w:hint="eastAsia"/>
          </w:rPr>
          <w:t>的</w:t>
        </w:r>
        <w:r w:rsidR="001A31F1" w:rsidDel="00694068">
          <w:rPr>
            <w:rFonts w:ascii="Times New Roman" w:eastAsia="华文宋体" w:hAnsi="Times New Roman" w:cs="Times New Roman" w:hint="eastAsia"/>
          </w:rPr>
          <w:t>Yb</w:t>
        </w:r>
      </w:moveFrom>
      <w:moveFromRangeEnd w:id="42"/>
      <w:moveToRangeStart w:id="44" w:author="USTC" w:date="2026-03-27T11:24:00Z" w:name="move225503093"/>
      <w:moveTo w:id="45" w:author="USTC" w:date="2026-03-27T11:24:00Z">
        <w:r w:rsidR="00694068">
          <w:rPr>
            <w:rFonts w:ascii="Times New Roman" w:eastAsia="华文宋体" w:hAnsi="Times New Roman" w:cs="Times New Roman" w:hint="eastAsia"/>
          </w:rPr>
          <w:t>R</w:t>
        </w:r>
        <w:r w:rsidR="00694068">
          <w:rPr>
            <w:rFonts w:ascii="Times New Roman" w:eastAsia="华文宋体" w:hAnsi="Times New Roman" w:cs="Times New Roman"/>
          </w:rPr>
          <w:t>ef. 23</w:t>
        </w:r>
        <w:r w:rsidR="00694068">
          <w:rPr>
            <w:rFonts w:ascii="Times New Roman" w:eastAsia="华文宋体" w:hAnsi="Times New Roman" w:cs="Times New Roman" w:hint="eastAsia"/>
          </w:rPr>
          <w:t>的</w:t>
        </w:r>
        <w:r w:rsidR="00694068">
          <w:rPr>
            <w:rFonts w:ascii="Times New Roman" w:eastAsia="华文宋体" w:hAnsi="Times New Roman" w:cs="Times New Roman" w:hint="eastAsia"/>
          </w:rPr>
          <w:t>s</w:t>
        </w:r>
        <w:r w:rsidR="00694068" w:rsidRPr="00C924F4">
          <w:rPr>
            <w:rFonts w:ascii="Times New Roman" w:eastAsia="华文宋体" w:hAnsi="Times New Roman" w:cs="Times New Roman"/>
          </w:rPr>
          <w:t>ub-</w:t>
        </w:r>
        <w:proofErr w:type="spellStart"/>
        <w:r w:rsidR="00694068" w:rsidRPr="00C924F4">
          <w:rPr>
            <w:rFonts w:ascii="Times New Roman" w:eastAsia="华文宋体" w:hAnsi="Times New Roman" w:cs="Times New Roman"/>
          </w:rPr>
          <w:t>Mev</w:t>
        </w:r>
        <w:proofErr w:type="spellEnd"/>
        <w:r w:rsidR="00694068">
          <w:rPr>
            <w:rFonts w:ascii="Times New Roman" w:eastAsia="华文宋体" w:hAnsi="Times New Roman" w:cs="Times New Roman"/>
          </w:rPr>
          <w:t>,</w:t>
        </w:r>
        <w:r w:rsidR="00694068" w:rsidRPr="001A31F1">
          <w:rPr>
            <w:rFonts w:ascii="Times New Roman" w:eastAsia="华文宋体" w:hAnsi="Times New Roman" w:cs="Times New Roman"/>
          </w:rPr>
          <w:t xml:space="preserve"> </w:t>
        </w:r>
        <w:r w:rsidR="00694068">
          <w:rPr>
            <w:rFonts w:ascii="Times New Roman" w:eastAsia="华文宋体" w:hAnsi="Times New Roman" w:cs="Times New Roman" w:hint="eastAsia"/>
          </w:rPr>
          <w:t>R</w:t>
        </w:r>
        <w:r w:rsidR="00694068">
          <w:rPr>
            <w:rFonts w:ascii="Times New Roman" w:eastAsia="华文宋体" w:hAnsi="Times New Roman" w:cs="Times New Roman"/>
          </w:rPr>
          <w:t>ef. 24</w:t>
        </w:r>
        <w:r w:rsidR="00694068">
          <w:rPr>
            <w:rFonts w:ascii="Times New Roman" w:eastAsia="华文宋体" w:hAnsi="Times New Roman" w:cs="Times New Roman" w:hint="eastAsia"/>
          </w:rPr>
          <w:t>的</w:t>
        </w:r>
        <w:r w:rsidR="00694068" w:rsidRPr="001A31F1">
          <w:rPr>
            <w:rFonts w:ascii="Times New Roman" w:eastAsia="华文宋体" w:hAnsi="Times New Roman" w:cs="Times New Roman"/>
          </w:rPr>
          <w:t>Bose-Einstein Condensate</w:t>
        </w:r>
        <w:r w:rsidR="00694068">
          <w:rPr>
            <w:rFonts w:ascii="Times New Roman" w:eastAsia="华文宋体" w:hAnsi="Times New Roman" w:cs="Times New Roman"/>
          </w:rPr>
          <w:t>,</w:t>
        </w:r>
        <w:r w:rsidR="00694068" w:rsidRPr="001A31F1">
          <w:rPr>
            <w:rFonts w:ascii="Times New Roman" w:eastAsia="华文宋体" w:hAnsi="Times New Roman" w:cs="Times New Roman"/>
          </w:rPr>
          <w:t xml:space="preserve"> </w:t>
        </w:r>
        <w:r w:rsidR="00694068">
          <w:rPr>
            <w:rFonts w:ascii="Times New Roman" w:eastAsia="华文宋体" w:hAnsi="Times New Roman" w:cs="Times New Roman"/>
          </w:rPr>
          <w:t>Ref. 26</w:t>
        </w:r>
        <w:r w:rsidR="00694068">
          <w:rPr>
            <w:rFonts w:ascii="Times New Roman" w:eastAsia="华文宋体" w:hAnsi="Times New Roman" w:cs="Times New Roman" w:hint="eastAsia"/>
          </w:rPr>
          <w:t>的</w:t>
        </w:r>
        <w:proofErr w:type="spellStart"/>
        <w:r w:rsidR="00694068">
          <w:rPr>
            <w:rFonts w:ascii="Times New Roman" w:eastAsia="华文宋体" w:hAnsi="Times New Roman" w:cs="Times New Roman" w:hint="eastAsia"/>
          </w:rPr>
          <w:t>Yb</w:t>
        </w:r>
      </w:moveTo>
      <w:moveToRangeEnd w:id="44"/>
      <w:commentRangeStart w:id="46"/>
      <w:proofErr w:type="spellEnd"/>
      <w:r>
        <w:rPr>
          <w:rFonts w:ascii="Times New Roman" w:eastAsia="华文宋体" w:hAnsi="Times New Roman" w:cs="Times New Roman" w:hint="eastAsia"/>
        </w:rPr>
        <w:t>等多处大写错误</w:t>
      </w:r>
      <w:commentRangeEnd w:id="46"/>
      <w:r w:rsidR="00345021">
        <w:rPr>
          <w:rStyle w:val="a5"/>
          <w:rFonts w:ascii="Times New Roman" w:eastAsia="华文宋体" w:hAnsi="Times New Roman" w:cs="Times New Roman" w:hint="eastAsia"/>
          <w:szCs w:val="22"/>
        </w:rPr>
        <w:commentReference w:id="46"/>
      </w:r>
      <w:r>
        <w:rPr>
          <w:rFonts w:ascii="Times New Roman" w:eastAsia="华文宋体" w:hAnsi="Times New Roman" w:cs="Times New Roman" w:hint="eastAsia"/>
        </w:rPr>
        <w:t>。</w:t>
      </w:r>
    </w:p>
    <w:p w14:paraId="6C5DF444"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4: The authors mention the simultaneous effect of the Zeeman and tensor light shifts. In fact, this is a major effect (often referred to alignment-to-orientation conversion) that plays an important role in nonlinear Faraday rotation. The authors might wish to make this connection, if they think it is relevant.</w:t>
      </w:r>
    </w:p>
    <w:p w14:paraId="6B70B595"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4: </w:t>
      </w:r>
      <w:r>
        <w:rPr>
          <w:rFonts w:ascii="Times New Roman" w:eastAsia="华文宋体" w:hAnsi="Times New Roman" w:cs="Times New Roman" w:hint="eastAsia"/>
        </w:rPr>
        <w:t>在</w:t>
      </w:r>
      <w:r>
        <w:rPr>
          <w:rFonts w:ascii="Times New Roman" w:eastAsia="华文宋体" w:hAnsi="Times New Roman" w:cs="Times New Roman"/>
        </w:rPr>
        <w:t>nonlinear Faraday rotation</w:t>
      </w:r>
      <w:r>
        <w:rPr>
          <w:rFonts w:ascii="Times New Roman" w:eastAsia="华文宋体" w:hAnsi="Times New Roman" w:cs="Times New Roman" w:hint="eastAsia"/>
        </w:rPr>
        <w:t>中，</w:t>
      </w:r>
      <w:r>
        <w:rPr>
          <w:rFonts w:ascii="Times New Roman" w:eastAsia="华文宋体" w:hAnsi="Times New Roman" w:cs="Times New Roman"/>
        </w:rPr>
        <w:t>alignment-to-orientation conversion</w:t>
      </w:r>
      <w:r>
        <w:rPr>
          <w:rFonts w:ascii="Times New Roman" w:eastAsia="华文宋体" w:hAnsi="Times New Roman" w:cs="Times New Roman" w:hint="eastAsia"/>
        </w:rPr>
        <w:t xml:space="preserve"> </w:t>
      </w:r>
      <w:r>
        <w:rPr>
          <w:rFonts w:ascii="Times New Roman" w:eastAsia="华文宋体" w:hAnsi="Times New Roman" w:cs="Times New Roman"/>
        </w:rPr>
        <w:t>(AOC)</w:t>
      </w:r>
      <w:r>
        <w:rPr>
          <w:rFonts w:ascii="Times New Roman" w:eastAsia="华文宋体" w:hAnsi="Times New Roman" w:cs="Times New Roman" w:hint="eastAsia"/>
        </w:rPr>
        <w:t>来源于探测光的</w:t>
      </w:r>
      <w:r>
        <w:rPr>
          <w:rFonts w:ascii="Times New Roman" w:eastAsia="华文宋体" w:hAnsi="Times New Roman" w:cs="Times New Roman" w:hint="eastAsia"/>
        </w:rPr>
        <w:t>tensor shift</w:t>
      </w:r>
      <w:r>
        <w:rPr>
          <w:rFonts w:ascii="Times New Roman" w:eastAsia="华文宋体" w:hAnsi="Times New Roman" w:cs="Times New Roman" w:hint="eastAsia"/>
        </w:rPr>
        <w:t>，是自旋态在</w:t>
      </w:r>
      <w:r>
        <w:rPr>
          <w:rFonts w:ascii="Times New Roman" w:eastAsia="华文宋体" w:hAnsi="Times New Roman" w:cs="Times New Roman" w:hint="eastAsia"/>
        </w:rPr>
        <w:t>tensor shift</w:t>
      </w:r>
      <w:r>
        <w:rPr>
          <w:rFonts w:ascii="Times New Roman" w:eastAsia="华文宋体" w:hAnsi="Times New Roman" w:cs="Times New Roman" w:hint="eastAsia"/>
        </w:rPr>
        <w:t>下的相干演化，我们猫态制备正是利用了这一原理，让原子由最初的</w:t>
      </w:r>
      <w:proofErr w:type="spellStart"/>
      <w:r>
        <w:rPr>
          <w:rFonts w:ascii="Times New Roman" w:eastAsia="华文宋体" w:hAnsi="Times New Roman" w:cs="Times New Roman" w:hint="eastAsia"/>
        </w:rPr>
        <w:t>orientaion</w:t>
      </w:r>
      <w:proofErr w:type="spellEnd"/>
      <w:r>
        <w:rPr>
          <w:rFonts w:ascii="Times New Roman" w:eastAsia="华文宋体" w:hAnsi="Times New Roman" w:cs="Times New Roman" w:hint="eastAsia"/>
        </w:rPr>
        <w:t xml:space="preserve"> state</w:t>
      </w:r>
      <w:r>
        <w:rPr>
          <w:rFonts w:ascii="Times New Roman" w:eastAsia="华文宋体" w:hAnsi="Times New Roman" w:cs="Times New Roman" w:hint="eastAsia"/>
        </w:rPr>
        <w:t>变为</w:t>
      </w:r>
      <w:r>
        <w:rPr>
          <w:rFonts w:ascii="Times New Roman" w:eastAsia="华文宋体" w:hAnsi="Times New Roman" w:cs="Times New Roman" w:hint="eastAsia"/>
        </w:rPr>
        <w:t>alignment state</w:t>
      </w:r>
      <w:r>
        <w:rPr>
          <w:rFonts w:ascii="Times New Roman" w:eastAsia="华文宋体" w:hAnsi="Times New Roman" w:cs="Times New Roman" w:hint="eastAsia"/>
        </w:rPr>
        <w:t>。这一效应会使线性的</w:t>
      </w:r>
      <w:r>
        <w:rPr>
          <w:rFonts w:ascii="Times New Roman" w:eastAsia="华文宋体" w:hAnsi="Times New Roman" w:cs="Times New Roman" w:hint="eastAsia"/>
        </w:rPr>
        <w:t>faraday rotation</w:t>
      </w:r>
      <w:r>
        <w:rPr>
          <w:rFonts w:ascii="Times New Roman" w:eastAsia="华文宋体" w:hAnsi="Times New Roman" w:cs="Times New Roman" w:hint="eastAsia"/>
        </w:rPr>
        <w:t>发生额外的</w:t>
      </w:r>
      <w:r>
        <w:rPr>
          <w:rFonts w:ascii="Times New Roman" w:eastAsia="华文宋体" w:hAnsi="Times New Roman" w:cs="Times New Roman" w:hint="eastAsia"/>
        </w:rPr>
        <w:t>twist</w:t>
      </w:r>
      <w:r>
        <w:rPr>
          <w:rFonts w:ascii="Times New Roman" w:eastAsia="华文宋体" w:hAnsi="Times New Roman" w:cs="Times New Roman" w:hint="eastAsia"/>
        </w:rPr>
        <w:t>，产生非线性旋光效应，可以用于较弱磁场的高精度探测</w:t>
      </w:r>
      <w:r>
        <w:rPr>
          <w:rFonts w:ascii="Times New Roman" w:eastAsia="华文宋体" w:hAnsi="Times New Roman" w:cs="Times New Roman"/>
        </w:rPr>
        <w:t>[</w:t>
      </w:r>
      <w:r>
        <w:rPr>
          <w:rFonts w:ascii="Times New Roman" w:eastAsia="华文宋体" w:hAnsi="Times New Roman" w:cs="Times New Roman" w:hint="eastAsia"/>
        </w:rPr>
        <w:t>Phys. Rev. Lett. 81, 5788</w:t>
      </w:r>
      <w:r>
        <w:rPr>
          <w:rFonts w:ascii="Times New Roman" w:eastAsia="华文宋体" w:hAnsi="Times New Roman" w:cs="Times New Roman"/>
        </w:rPr>
        <w:t xml:space="preserve"> (1998)]</w:t>
      </w:r>
      <w:r>
        <w:rPr>
          <w:rFonts w:ascii="Times New Roman" w:eastAsia="华文宋体" w:hAnsi="Times New Roman" w:cs="Times New Roman" w:hint="eastAsia"/>
        </w:rPr>
        <w:t>。在我们的实验中，当激光偏振完美平行于外磁场方向时，</w:t>
      </w:r>
      <w:r>
        <w:rPr>
          <w:rFonts w:ascii="Times New Roman" w:eastAsia="华文宋体" w:hAnsi="Times New Roman" w:cs="Times New Roman" w:hint="eastAsia"/>
        </w:rPr>
        <w:t>alignment state</w:t>
      </w:r>
      <w:r>
        <w:rPr>
          <w:rFonts w:ascii="Times New Roman" w:eastAsia="华文宋体" w:hAnsi="Times New Roman" w:cs="Times New Roman" w:hint="eastAsia"/>
        </w:rPr>
        <w:t>同时</w:t>
      </w:r>
      <w:r>
        <w:rPr>
          <w:rFonts w:ascii="Times New Roman" w:eastAsia="华文宋体" w:hAnsi="Times New Roman" w:cs="Times New Roman" w:hint="eastAsia"/>
        </w:rPr>
        <w:lastRenderedPageBreak/>
        <w:t>也是</w:t>
      </w:r>
      <w:r>
        <w:rPr>
          <w:rFonts w:ascii="Times New Roman" w:eastAsia="华文宋体" w:hAnsi="Times New Roman" w:cs="Times New Roman" w:hint="eastAsia"/>
        </w:rPr>
        <w:t>tensor light shift</w:t>
      </w:r>
      <w:r>
        <w:rPr>
          <w:rFonts w:ascii="Times New Roman" w:eastAsia="华文宋体" w:hAnsi="Times New Roman" w:cs="Times New Roman" w:hint="eastAsia"/>
        </w:rPr>
        <w:t>的本征态，因此不会带来额外的效应；但当两者存在角度时，也会使得</w:t>
      </w:r>
      <w:r>
        <w:rPr>
          <w:rFonts w:ascii="Times New Roman" w:eastAsia="华文宋体" w:hAnsi="Times New Roman" w:cs="Times New Roman" w:hint="eastAsia"/>
        </w:rPr>
        <w:t>alignment state</w:t>
      </w:r>
      <w:r>
        <w:rPr>
          <w:rFonts w:ascii="Times New Roman" w:eastAsia="华文宋体" w:hAnsi="Times New Roman" w:cs="Times New Roman" w:hint="eastAsia"/>
        </w:rPr>
        <w:t>发生</w:t>
      </w:r>
      <w:r>
        <w:rPr>
          <w:rFonts w:ascii="Times New Roman" w:eastAsia="华文宋体" w:hAnsi="Times New Roman" w:cs="Times New Roman" w:hint="eastAsia"/>
        </w:rPr>
        <w:t>twist</w:t>
      </w:r>
      <w:r>
        <w:rPr>
          <w:rFonts w:ascii="Times New Roman" w:eastAsia="华文宋体" w:hAnsi="Times New Roman" w:cs="Times New Roman" w:hint="eastAsia"/>
        </w:rPr>
        <w:t>，正是</w:t>
      </w:r>
      <w:r>
        <w:rPr>
          <w:rFonts w:ascii="Times New Roman" w:eastAsia="华文宋体" w:hAnsi="Times New Roman" w:cs="Times New Roman" w:hint="eastAsia"/>
        </w:rPr>
        <w:t>AOC</w:t>
      </w:r>
      <w:r>
        <w:rPr>
          <w:rFonts w:ascii="Times New Roman" w:eastAsia="华文宋体" w:hAnsi="Times New Roman" w:cs="Times New Roman" w:hint="eastAsia"/>
        </w:rPr>
        <w:t>所描述的效应。因此我们在</w:t>
      </w:r>
      <w:r>
        <w:rPr>
          <w:rFonts w:ascii="Times New Roman" w:eastAsia="华文宋体" w:hAnsi="Times New Roman" w:cs="Times New Roman" w:hint="eastAsia"/>
        </w:rPr>
        <w:t>section Tensor shift</w:t>
      </w:r>
      <w:r>
        <w:rPr>
          <w:rFonts w:ascii="Times New Roman" w:eastAsia="华文宋体" w:hAnsi="Times New Roman" w:cs="Times New Roman" w:hint="eastAsia"/>
        </w:rPr>
        <w:t>中增加了引用</w:t>
      </w:r>
      <w:r>
        <w:rPr>
          <w:rFonts w:ascii="Times New Roman" w:eastAsia="华文宋体" w:hAnsi="Times New Roman" w:cs="Times New Roman"/>
        </w:rPr>
        <w:t>[</w:t>
      </w:r>
      <w:r>
        <w:rPr>
          <w:rFonts w:ascii="Times New Roman" w:eastAsia="华文宋体" w:hAnsi="Times New Roman" w:cs="Times New Roman" w:hint="eastAsia"/>
        </w:rPr>
        <w:t xml:space="preserve">29, </w:t>
      </w:r>
      <w:proofErr w:type="spellStart"/>
      <w:r>
        <w:rPr>
          <w:rFonts w:ascii="Times New Roman" w:eastAsia="华文宋体" w:hAnsi="Times New Roman" w:cs="Times New Roman" w:hint="eastAsia"/>
        </w:rPr>
        <w:t>Budker</w:t>
      </w:r>
      <w:proofErr w:type="spellEnd"/>
      <w:r>
        <w:rPr>
          <w:rFonts w:ascii="Times New Roman" w:eastAsia="华文宋体" w:hAnsi="Times New Roman" w:cs="Times New Roman" w:hint="eastAsia"/>
        </w:rPr>
        <w:t xml:space="preserve"> 2000</w:t>
      </w:r>
      <w:r>
        <w:rPr>
          <w:rFonts w:ascii="Times New Roman" w:eastAsia="华文宋体" w:hAnsi="Times New Roman" w:cs="Times New Roman"/>
        </w:rPr>
        <w:t>]</w:t>
      </w:r>
      <w:r>
        <w:rPr>
          <w:rFonts w:ascii="Times New Roman" w:eastAsia="华文宋体" w:hAnsi="Times New Roman" w:cs="Times New Roman" w:hint="eastAsia"/>
        </w:rPr>
        <w:t>，提及了两者的关联。另一方面，</w:t>
      </w:r>
      <w:r>
        <w:rPr>
          <w:rFonts w:ascii="Times New Roman" w:eastAsia="华文宋体" w:hAnsi="Times New Roman" w:cs="Times New Roman" w:hint="eastAsia"/>
        </w:rPr>
        <w:t>nonlinear faraday rotation</w:t>
      </w:r>
      <w:r>
        <w:rPr>
          <w:rFonts w:ascii="Times New Roman" w:eastAsia="华文宋体" w:hAnsi="Times New Roman" w:cs="Times New Roman" w:hint="eastAsia"/>
        </w:rPr>
        <w:t>源于原子对探测光的吸收，导致了探测光偏振发生了变化，在我们的体系中，</w:t>
      </w:r>
      <w:r>
        <w:rPr>
          <w:rFonts w:ascii="Times New Roman" w:eastAsia="华文宋体" w:hAnsi="Times New Roman" w:cs="Times New Roman" w:hint="eastAsia"/>
        </w:rPr>
        <w:t>interrogation time</w:t>
      </w:r>
      <w:r>
        <w:rPr>
          <w:rFonts w:ascii="Times New Roman" w:eastAsia="华文宋体" w:hAnsi="Times New Roman" w:cs="Times New Roman" w:hint="eastAsia"/>
        </w:rPr>
        <w:t>里仅仅只有</w:t>
      </w:r>
      <w:r>
        <w:rPr>
          <w:rFonts w:ascii="Times New Roman" w:eastAsia="华文宋体" w:hAnsi="Times New Roman" w:cs="Times New Roman" w:hint="eastAsia"/>
        </w:rPr>
        <w:t>optical lattice</w:t>
      </w:r>
      <w:r>
        <w:rPr>
          <w:rFonts w:ascii="Times New Roman" w:eastAsia="华文宋体" w:hAnsi="Times New Roman" w:cs="Times New Roman" w:hint="eastAsia"/>
        </w:rPr>
        <w:t>光，只在</w:t>
      </w:r>
      <w:r>
        <w:rPr>
          <w:rFonts w:ascii="Times New Roman" w:eastAsia="华文宋体" w:hAnsi="Times New Roman" w:cs="Times New Roman" w:hint="eastAsia"/>
        </w:rPr>
        <w:t>interrogation</w:t>
      </w:r>
      <w:r>
        <w:rPr>
          <w:rFonts w:ascii="Times New Roman" w:eastAsia="华文宋体" w:hAnsi="Times New Roman" w:cs="Times New Roman" w:hint="eastAsia"/>
        </w:rPr>
        <w:t>结束后对原子</w:t>
      </w:r>
      <w:proofErr w:type="gramStart"/>
      <w:r>
        <w:rPr>
          <w:rFonts w:ascii="Times New Roman" w:eastAsia="华文宋体" w:hAnsi="Times New Roman" w:cs="Times New Roman" w:hint="eastAsia"/>
        </w:rPr>
        <w:t>态进行</w:t>
      </w:r>
      <w:proofErr w:type="gramEnd"/>
      <w:r>
        <w:rPr>
          <w:rFonts w:ascii="Times New Roman" w:eastAsia="华文宋体" w:hAnsi="Times New Roman" w:cs="Times New Roman" w:hint="eastAsia"/>
        </w:rPr>
        <w:t>读出，而原子对</w:t>
      </w:r>
      <w:r>
        <w:rPr>
          <w:rFonts w:ascii="Times New Roman" w:eastAsia="华文宋体" w:hAnsi="Times New Roman" w:cs="Times New Roman" w:hint="eastAsia"/>
        </w:rPr>
        <w:t>optical lattice</w:t>
      </w:r>
      <w:r>
        <w:rPr>
          <w:rFonts w:ascii="Times New Roman" w:eastAsia="华文宋体" w:hAnsi="Times New Roman" w:cs="Times New Roman" w:hint="eastAsia"/>
        </w:rPr>
        <w:t>的吸收均可以忽略不计，因此没有相应的旋光效应。</w:t>
      </w:r>
    </w:p>
    <w:p w14:paraId="5DF31016" w14:textId="77777777" w:rsidR="00C4642D" w:rsidRDefault="00C4642D">
      <w:pPr>
        <w:spacing w:afterLines="50" w:after="156"/>
        <w:rPr>
          <w:rFonts w:ascii="Times New Roman" w:eastAsia="华文宋体" w:hAnsi="Times New Roman" w:cs="Times New Roman"/>
        </w:rPr>
      </w:pPr>
    </w:p>
    <w:p w14:paraId="50BCF8AE" w14:textId="77777777" w:rsidR="00C4642D" w:rsidRDefault="00BC5384">
      <w:pPr>
        <w:spacing w:afterLines="50" w:after="156"/>
        <w:rPr>
          <w:rFonts w:ascii="Times New Roman" w:hAnsi="Times New Roman" w:cs="Times New Roman"/>
          <w:color w:val="C00000"/>
        </w:rPr>
      </w:pPr>
      <w:r>
        <w:rPr>
          <w:rFonts w:ascii="Times New Roman" w:hAnsi="Times New Roman" w:cs="Times New Roman"/>
          <w:color w:val="C00000"/>
        </w:rPr>
        <w:t>#R3</w:t>
      </w:r>
    </w:p>
    <w:p w14:paraId="7C9CF922" w14:textId="77777777" w:rsidR="00C4642D" w:rsidRDefault="00BC5384">
      <w:pPr>
        <w:spacing w:afterLines="50" w:after="156"/>
        <w:rPr>
          <w:rFonts w:ascii="Times New Roman" w:hAnsi="Times New Roman" w:cs="Times New Roman"/>
        </w:rPr>
      </w:pPr>
      <w:r>
        <w:rPr>
          <w:rFonts w:ascii="Times New Roman" w:hAnsi="Times New Roman" w:cs="Times New Roman"/>
        </w:rPr>
        <w:t>The biggest achievement of the paper is, to us, the implementation of a method to suppress light shifts induced by the trapping lattice, and the subsequent measurement “with a precision of 4 ppm” of the magnetic moment ratio between 171Yb and 173Yb.</w:t>
      </w:r>
    </w:p>
    <w:p w14:paraId="2D0E89F5" w14:textId="77777777" w:rsidR="00C4642D" w:rsidRDefault="00BC5384">
      <w:pPr>
        <w:spacing w:afterLines="50" w:after="156"/>
        <w:rPr>
          <w:rFonts w:ascii="Times New Roman" w:hAnsi="Times New Roman" w:cs="Times New Roman"/>
        </w:rPr>
      </w:pPr>
      <w:r>
        <w:rPr>
          <w:rFonts w:ascii="Times New Roman" w:hAnsi="Times New Roman" w:cs="Times New Roman"/>
        </w:rPr>
        <w:t>Q1a: How valuable is this measurement/Why is it important?</w:t>
      </w:r>
    </w:p>
    <w:p w14:paraId="21CF588B"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1a: </w:t>
      </w:r>
      <w:r>
        <w:rPr>
          <w:rFonts w:ascii="Times New Roman" w:eastAsia="华文宋体" w:hAnsi="Times New Roman" w:cs="Times New Roman" w:hint="eastAsia"/>
        </w:rPr>
        <w:t>核磁矩是核的基本性质。当前测量核磁矩的主流方法是选定某一已知磁矩的校准元素，测量待测元素与校准元素的磁矩比并反推，因此提升磁矩比的测量精度很重要。此处我们实现了一种新的磁矩比测量方法，将</w:t>
      </w:r>
      <w:proofErr w:type="spellStart"/>
      <w:r>
        <w:rPr>
          <w:rFonts w:ascii="Times New Roman" w:eastAsia="华文宋体" w:hAnsi="Times New Roman" w:cs="Times New Roman" w:hint="eastAsia"/>
        </w:rPr>
        <w:t>Yb</w:t>
      </w:r>
      <w:proofErr w:type="spellEnd"/>
      <w:r>
        <w:rPr>
          <w:rFonts w:ascii="Times New Roman" w:eastAsia="华文宋体" w:hAnsi="Times New Roman" w:cs="Times New Roman" w:hint="eastAsia"/>
        </w:rPr>
        <w:t>同位素的核磁矩之比的测量精度提升了一个量级；另外，通过更换不同的校准元素，也可以用于对其它元素核磁矩的测量。</w:t>
      </w:r>
    </w:p>
    <w:p w14:paraId="2A848C7D" w14:textId="77777777" w:rsidR="00C4642D" w:rsidRDefault="00BC5384">
      <w:pPr>
        <w:spacing w:afterLines="50" w:after="156"/>
        <w:rPr>
          <w:rFonts w:ascii="Times New Roman" w:hAnsi="Times New Roman" w:cs="Times New Roman"/>
        </w:rPr>
      </w:pPr>
      <w:r>
        <w:rPr>
          <w:rFonts w:ascii="Times New Roman" w:hAnsi="Times New Roman" w:cs="Times New Roman"/>
        </w:rPr>
        <w:t>Q1b: Why not provide the measured value directly in the abstract?</w:t>
      </w:r>
    </w:p>
    <w:p w14:paraId="3A0E4F88"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1b: </w:t>
      </w:r>
      <w:r>
        <w:rPr>
          <w:rFonts w:ascii="Times New Roman" w:eastAsia="华文宋体" w:hAnsi="Times New Roman" w:cs="Times New Roman" w:hint="eastAsia"/>
        </w:rPr>
        <w:t>我们已将测量</w:t>
      </w:r>
      <w:proofErr w:type="gramStart"/>
      <w:r>
        <w:rPr>
          <w:rFonts w:ascii="Times New Roman" w:eastAsia="华文宋体" w:hAnsi="Times New Roman" w:cs="Times New Roman" w:hint="eastAsia"/>
        </w:rPr>
        <w:t>值加入</w:t>
      </w:r>
      <w:proofErr w:type="gramEnd"/>
      <w:r>
        <w:rPr>
          <w:rFonts w:ascii="Times New Roman" w:eastAsia="华文宋体" w:hAnsi="Times New Roman" w:cs="Times New Roman" w:hint="eastAsia"/>
        </w:rPr>
        <w:t>摘要。</w:t>
      </w:r>
    </w:p>
    <w:p w14:paraId="520DF01E" w14:textId="77777777" w:rsidR="00C4642D" w:rsidRDefault="00BC5384">
      <w:pPr>
        <w:spacing w:afterLines="50" w:after="156"/>
        <w:rPr>
          <w:rFonts w:ascii="Times New Roman" w:hAnsi="Times New Roman" w:cs="Times New Roman"/>
        </w:rPr>
      </w:pPr>
      <w:r>
        <w:rPr>
          <w:rFonts w:ascii="Times New Roman" w:hAnsi="Times New Roman" w:cs="Times New Roman"/>
        </w:rPr>
        <w:t>Q1c: Have there been more measurements of this ratio apart from these of Refs. [29] and [30]? If so, a summary plot showing each measured value and associated uncertainty would be welcome. Are all the quoted values (authors and previous works) given with a 1-σ uncertainty?</w:t>
      </w:r>
    </w:p>
    <w:p w14:paraId="7BC19552"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1c: </w:t>
      </w:r>
      <w:r>
        <w:rPr>
          <w:rFonts w:ascii="Times New Roman Regular" w:eastAsia="华文宋体" w:hAnsi="Times New Roman Regular" w:cs="Times New Roman Regular" w:hint="eastAsia"/>
        </w:rPr>
        <w:t>测量核磁矩之比需要同时对</w:t>
      </w:r>
      <w:r>
        <w:rPr>
          <w:rFonts w:ascii="Times New Roman Regular" w:eastAsia="华文宋体" w:hAnsi="Times New Roman Regular" w:cs="Times New Roman Regular" w:hint="eastAsia"/>
        </w:rPr>
        <w:t>1</w:t>
      </w:r>
      <w:r>
        <w:rPr>
          <w:rFonts w:ascii="Times New Roman Regular" w:eastAsia="华文宋体" w:hAnsi="Times New Roman Regular" w:cs="Times New Roman Regular"/>
        </w:rPr>
        <w:t>71</w:t>
      </w:r>
      <w:r>
        <w:rPr>
          <w:rFonts w:ascii="Times New Roman Regular" w:eastAsia="华文宋体" w:hAnsi="Times New Roman Regular" w:cs="Times New Roman Regular" w:hint="eastAsia"/>
        </w:rPr>
        <w:t>Yb</w:t>
      </w:r>
      <w:r>
        <w:rPr>
          <w:rFonts w:ascii="Times New Roman Regular" w:eastAsia="华文宋体" w:hAnsi="Times New Roman Regular" w:cs="Times New Roman Regular" w:hint="eastAsia"/>
        </w:rPr>
        <w:t>和</w:t>
      </w:r>
      <w:r>
        <w:rPr>
          <w:rFonts w:ascii="Times New Roman Regular" w:eastAsia="华文宋体" w:hAnsi="Times New Roman Regular" w:cs="Times New Roman Regular" w:hint="eastAsia"/>
        </w:rPr>
        <w:t>1</w:t>
      </w:r>
      <w:r>
        <w:rPr>
          <w:rFonts w:ascii="Times New Roman Regular" w:eastAsia="华文宋体" w:hAnsi="Times New Roman Regular" w:cs="Times New Roman Regular"/>
        </w:rPr>
        <w:t>73</w:t>
      </w:r>
      <w:r>
        <w:rPr>
          <w:rFonts w:ascii="Times New Roman Regular" w:eastAsia="华文宋体" w:hAnsi="Times New Roman Regular" w:cs="Times New Roman Regular" w:hint="eastAsia"/>
        </w:rPr>
        <w:t>Yb</w:t>
      </w:r>
      <w:r>
        <w:rPr>
          <w:rFonts w:ascii="Times New Roman Regular" w:eastAsia="华文宋体" w:hAnsi="Times New Roman Regular" w:cs="Times New Roman Regular" w:hint="eastAsia"/>
        </w:rPr>
        <w:t>进行测量，当前只有两项测量结果，</w:t>
      </w:r>
      <w:r>
        <w:rPr>
          <w:rFonts w:ascii="Times New Roman Regular" w:eastAsia="华文宋体" w:hAnsi="Times New Roman Regular" w:cs="Times New Roman Regular"/>
        </w:rPr>
        <w:t>0.7278(16) [29, 1964 NMR]</w:t>
      </w:r>
      <w:r>
        <w:rPr>
          <w:rFonts w:ascii="Times New Roman Regular" w:eastAsia="华文宋体" w:hAnsi="Times New Roman Regular" w:cs="Times New Roman Regular" w:hint="eastAsia"/>
        </w:rPr>
        <w:t>和</w:t>
      </w:r>
      <w:r>
        <w:rPr>
          <w:rFonts w:ascii="Times New Roman Regular" w:eastAsia="华文宋体" w:hAnsi="Times New Roman Regular" w:cs="Times New Roman Regular"/>
        </w:rPr>
        <w:t>0.72610(4)[30, 1972(optical)]</w:t>
      </w:r>
      <w:r>
        <w:rPr>
          <w:rFonts w:ascii="Times New Roman Regular" w:eastAsia="华文宋体" w:hAnsi="Times New Roman Regular" w:cs="Times New Roman Regular" w:hint="eastAsia"/>
        </w:rPr>
        <w:t>，与我们的测量结果</w:t>
      </w:r>
      <w:r>
        <w:rPr>
          <w:rFonts w:ascii="Times New Roman Regular" w:eastAsia="华文宋体" w:hAnsi="Times New Roman Regular" w:cs="Times New Roman Regular" w:hint="eastAsia"/>
        </w:rPr>
        <w:t>0.726076</w:t>
      </w:r>
      <w:r>
        <w:rPr>
          <w:rFonts w:ascii="Times New Roman Regular" w:eastAsia="华文宋体" w:hAnsi="Times New Roman Regular" w:cs="Times New Roman Regular"/>
        </w:rPr>
        <w:t>(3)</w:t>
      </w:r>
      <w:r>
        <w:rPr>
          <w:rFonts w:ascii="Times New Roman Regular" w:eastAsia="华文宋体" w:hAnsi="Times New Roman Regular" w:cs="Times New Roman Regular" w:hint="eastAsia"/>
        </w:rPr>
        <w:t>相比，基本都被</w:t>
      </w:r>
      <w:r>
        <w:rPr>
          <w:rFonts w:ascii="Times New Roman Regular" w:eastAsia="华文宋体" w:hAnsi="Times New Roman Regular" w:cs="Times New Roman Regular" w:hint="eastAsia"/>
        </w:rPr>
        <w:t>1</w:t>
      </w:r>
      <w:r>
        <w:rPr>
          <w:rFonts w:ascii="Times New Roman Regular" w:eastAsia="华文宋体" w:hAnsi="Times New Roman Regular" w:cs="Times New Roman Regular" w:hint="eastAsia"/>
        </w:rPr>
        <w:t>倍</w:t>
      </w:r>
      <w:r>
        <w:rPr>
          <w:rFonts w:ascii="Times New Roman Regular" w:eastAsia="华文宋体" w:hAnsi="Times New Roman Regular" w:cs="Times New Roman Regular" w:hint="eastAsia"/>
        </w:rPr>
        <w:t>sigma</w:t>
      </w:r>
      <w:r>
        <w:rPr>
          <w:rFonts w:ascii="Times New Roman Regular" w:eastAsia="华文宋体" w:hAnsi="Times New Roman Regular" w:cs="Times New Roman Regular" w:hint="eastAsia"/>
        </w:rPr>
        <w:t>覆盖。我们已将对比表格插入正文。</w:t>
      </w:r>
    </w:p>
    <w:p w14:paraId="4C8A769B"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1d: In the part Ratio of nuclear magnetic moments (page 8), the authors compile values of the ratio of nuclear magnetic moment, RL, measured while different experimental parameters are varied to search for systematic effects (Figs. 2 and 3). Why are the different values not overlapping? Please comment on how the average is weighted and why.</w:t>
      </w:r>
    </w:p>
    <w:p w14:paraId="76F4F00C" w14:textId="6DFE8CA4" w:rsidR="00C4642D" w:rsidRDefault="00BC5384">
      <w:pPr>
        <w:spacing w:afterLines="50" w:after="156"/>
        <w:rPr>
          <w:rFonts w:ascii="Times New Roman Regular" w:eastAsia="华文宋体" w:hAnsi="Times New Roman Regular" w:cs="Times New Roman Regular"/>
        </w:rPr>
      </w:pPr>
      <w:r>
        <w:rPr>
          <w:rFonts w:ascii="Times New Roman" w:eastAsia="华文宋体" w:hAnsi="Times New Roman" w:cs="Times New Roman" w:hint="eastAsia"/>
        </w:rPr>
        <w:t>A</w:t>
      </w:r>
      <w:r>
        <w:rPr>
          <w:rFonts w:ascii="Times New Roman" w:eastAsia="华文宋体" w:hAnsi="Times New Roman" w:cs="Times New Roman"/>
        </w:rPr>
        <w:t>1d: Fig.</w:t>
      </w:r>
      <w:r>
        <w:rPr>
          <w:rFonts w:ascii="Times New Roman" w:eastAsia="华文宋体" w:hAnsi="Times New Roman" w:cs="Times New Roman" w:hint="eastAsia"/>
        </w:rPr>
        <w:t xml:space="preserve"> </w:t>
      </w:r>
      <w:r>
        <w:rPr>
          <w:rFonts w:ascii="Times New Roman" w:eastAsia="华文宋体" w:hAnsi="Times New Roman" w:cs="Times New Roman"/>
        </w:rPr>
        <w:t>2</w:t>
      </w:r>
      <w:r>
        <w:rPr>
          <w:rFonts w:ascii="Times New Roman" w:eastAsia="华文宋体" w:hAnsi="Times New Roman" w:cs="Times New Roman" w:hint="eastAsia"/>
        </w:rPr>
        <w:t>b</w:t>
      </w:r>
      <w:r>
        <w:rPr>
          <w:rFonts w:ascii="Times New Roman" w:eastAsia="华文宋体" w:hAnsi="Times New Roman" w:cs="Times New Roman" w:hint="eastAsia"/>
        </w:rPr>
        <w:t>和</w:t>
      </w:r>
      <w:r>
        <w:rPr>
          <w:rFonts w:ascii="Times New Roman" w:eastAsia="华文宋体" w:hAnsi="Times New Roman" w:cs="Times New Roman"/>
        </w:rPr>
        <w:t>Fig.</w:t>
      </w:r>
      <w:r>
        <w:rPr>
          <w:rFonts w:ascii="Times New Roman" w:eastAsia="华文宋体" w:hAnsi="Times New Roman" w:cs="Times New Roman" w:hint="eastAsia"/>
        </w:rPr>
        <w:t xml:space="preserve"> </w:t>
      </w:r>
      <w:r>
        <w:rPr>
          <w:rFonts w:ascii="Times New Roman" w:eastAsia="华文宋体" w:hAnsi="Times New Roman" w:cs="Times New Roman"/>
        </w:rPr>
        <w:t>2d</w:t>
      </w:r>
      <w:r>
        <w:rPr>
          <w:rFonts w:ascii="Times New Roman" w:eastAsia="华文宋体" w:hAnsi="Times New Roman" w:cs="Times New Roman" w:hint="eastAsia"/>
        </w:rPr>
        <w:t>图中的</w:t>
      </w:r>
      <m:oMath>
        <m:sSub>
          <m:sSubPr>
            <m:ctrlPr>
              <w:rPr>
                <w:rFonts w:ascii="DejaVu Math TeX Gyre" w:eastAsia="华文宋体" w:hAnsi="DejaVu Math TeX Gyre"/>
              </w:rPr>
            </m:ctrlPr>
          </m:sSubPr>
          <m:e>
            <m:r>
              <w:rPr>
                <w:rFonts w:ascii="DejaVu Math TeX Gyre" w:eastAsia="华文宋体" w:hAnsi="DejaVu Math TeX Gyre"/>
              </w:rPr>
              <m:t>R</m:t>
            </m:r>
          </m:e>
          <m:sub>
            <m:r>
              <w:rPr>
                <w:rFonts w:ascii="DejaVu Math TeX Gyre" w:eastAsia="华文宋体" w:hAnsi="DejaVu Math TeX Gyre"/>
              </w:rPr>
              <m:t>L</m:t>
            </m:r>
          </m:sub>
        </m:sSub>
      </m:oMath>
      <w:r>
        <w:rPr>
          <w:rFonts w:eastAsia="华文宋体" w:hAnsi="DejaVu Math TeX Gyre" w:hint="eastAsia"/>
        </w:rPr>
        <w:t>为对不同磁场下测得的数据做抛物面拟合得到的极值点，意在验证</w:t>
      </w:r>
      <w:r>
        <w:rPr>
          <w:rFonts w:ascii="Times New Roman Regular" w:eastAsia="华文宋体" w:hAnsi="Times New Roman Regular" w:cs="Times New Roman Regular"/>
        </w:rPr>
        <w:t>tensor</w:t>
      </w:r>
      <w:r>
        <w:rPr>
          <w:rFonts w:eastAsia="华文宋体" w:hAnsi="DejaVu Math TeX Gyre" w:hint="eastAsia"/>
        </w:rPr>
        <w:t>理论的正确性，拟合结果证明二者在误差允许范围内相</w:t>
      </w:r>
      <w:r>
        <w:rPr>
          <w:rFonts w:ascii="Times New Roman Regular" w:eastAsia="华文宋体" w:hAnsi="Times New Roman Regular" w:cs="Times New Roman Regular" w:hint="eastAsia"/>
        </w:rPr>
        <w:t>符，即当</w:t>
      </w:r>
      <w:r>
        <w:rPr>
          <w:rFonts w:ascii="Times New Roman Regular" w:eastAsia="华文宋体" w:hAnsi="Times New Roman Regular" w:cs="Times New Roman Regular" w:hint="eastAsia"/>
        </w:rPr>
        <w:t>tensor</w:t>
      </w:r>
      <w:r>
        <w:rPr>
          <w:rFonts w:ascii="Times New Roman Regular" w:eastAsia="华文宋体" w:hAnsi="Times New Roman Regular" w:cs="Times New Roman Regular" w:hint="eastAsia"/>
        </w:rPr>
        <w:t>场和主磁场平行，</w:t>
      </w:r>
      <m:oMath>
        <m:sSub>
          <m:sSubPr>
            <m:ctrlPr>
              <w:rPr>
                <w:rFonts w:ascii="DejaVu Math TeX Gyre" w:eastAsia="华文宋体" w:hAnsi="DejaVu Math TeX Gyre"/>
              </w:rPr>
            </m:ctrlPr>
          </m:sSubPr>
          <m:e>
            <m:r>
              <w:rPr>
                <w:rFonts w:ascii="DejaVu Math TeX Gyre" w:eastAsia="华文宋体" w:hAnsi="DejaVu Math TeX Gyre"/>
              </w:rPr>
              <m:t>R</m:t>
            </m:r>
          </m:e>
          <m:sub>
            <m:r>
              <w:rPr>
                <w:rFonts w:ascii="DejaVu Math TeX Gyre" w:eastAsia="华文宋体" w:hAnsi="DejaVu Math TeX Gyre"/>
              </w:rPr>
              <m:t>L</m:t>
            </m:r>
          </m:sub>
        </m:sSub>
      </m:oMath>
      <w:r>
        <w:rPr>
          <w:rFonts w:eastAsia="华文宋体" w:hAnsi="DejaVu Math TeX Gyre" w:hint="eastAsia"/>
        </w:rPr>
        <w:t>与磁场大小无关</w:t>
      </w:r>
      <w:r>
        <w:rPr>
          <w:rFonts w:ascii="Times New Roman Regular" w:eastAsia="华文宋体" w:hAnsi="Times New Roman Regular" w:cs="Times New Roman Regular" w:hint="eastAsia"/>
        </w:rPr>
        <w:t>。因此</w:t>
      </w:r>
      <w:r>
        <w:rPr>
          <w:rFonts w:ascii="Times New Roman Regular" w:eastAsia="华文宋体" w:hAnsi="Times New Roman Regular" w:cs="Times New Roman Regular"/>
        </w:rPr>
        <w:t>Fig. 3</w:t>
      </w:r>
      <w:r>
        <w:rPr>
          <w:rFonts w:ascii="Times New Roman Regular" w:eastAsia="华文宋体" w:hAnsi="Times New Roman Regular" w:cs="Times New Roman Regular" w:hint="eastAsia"/>
        </w:rPr>
        <w:t>a</w:t>
      </w:r>
      <w:r>
        <w:rPr>
          <w:rFonts w:ascii="Times New Roman Regular" w:eastAsia="华文宋体" w:hAnsi="Times New Roman Regular" w:cs="Times New Roman Regular" w:hint="eastAsia"/>
        </w:rPr>
        <w:t>和</w:t>
      </w:r>
      <w:r>
        <w:rPr>
          <w:rFonts w:ascii="Times New Roman Regular" w:eastAsia="华文宋体" w:hAnsi="Times New Roman Regular" w:cs="Times New Roman Regular"/>
        </w:rPr>
        <w:t>Fig. 3b</w:t>
      </w:r>
      <w:r>
        <w:rPr>
          <w:rFonts w:ascii="Times New Roman Regular" w:eastAsia="华文宋体" w:hAnsi="Times New Roman Regular" w:cs="Times New Roman Regular" w:hint="eastAsia"/>
        </w:rPr>
        <w:t>均选在</w:t>
      </w:r>
      <w:r>
        <w:rPr>
          <w:rFonts w:ascii="Times New Roman Regular" w:eastAsia="华文宋体" w:hAnsi="Times New Roman Regular" w:cs="Times New Roman Regular" w:hint="eastAsia"/>
        </w:rPr>
        <w:t>100</w:t>
      </w:r>
      <w:r>
        <w:rPr>
          <w:rFonts w:ascii="Times New Roman Regular" w:eastAsia="华文宋体" w:hAnsi="Times New Roman Regular" w:cs="Times New Roman Regular"/>
        </w:rPr>
        <w:t xml:space="preserve"> </w:t>
      </w:r>
      <w:proofErr w:type="spellStart"/>
      <w:r>
        <w:rPr>
          <w:rFonts w:ascii="Times New Roman Regular" w:eastAsia="华文宋体" w:hAnsi="Times New Roman Regular" w:cs="Times New Roman Regular"/>
        </w:rPr>
        <w:t>mG</w:t>
      </w:r>
      <w:proofErr w:type="spellEnd"/>
      <w:r>
        <w:rPr>
          <w:rFonts w:ascii="Times New Roman Regular" w:eastAsia="华文宋体" w:hAnsi="Times New Roman Regular" w:cs="Times New Roman Regular" w:hint="eastAsia"/>
        </w:rPr>
        <w:t>磁场下测量，分别测量对光阱功率，即</w:t>
      </w:r>
      <w:r>
        <w:rPr>
          <w:rFonts w:ascii="Times New Roman Regular" w:eastAsia="华文宋体" w:hAnsi="Times New Roman Regular" w:cs="Times New Roman Regular" w:hint="eastAsia"/>
        </w:rPr>
        <w:t>light shift</w:t>
      </w:r>
      <w:r>
        <w:rPr>
          <w:rFonts w:ascii="Times New Roman Regular" w:eastAsia="华文宋体" w:hAnsi="Times New Roman Regular" w:cs="Times New Roman Regular" w:hint="eastAsia"/>
        </w:rPr>
        <w:t>的依赖，以及对两同位素密度比的依赖，均未观察到明显的依赖关系。</w:t>
      </w:r>
      <w:r>
        <w:rPr>
          <w:rFonts w:ascii="Times New Roman Regular" w:eastAsia="华文宋体" w:hAnsi="Times New Roman Regular" w:cs="Times New Roman Regular"/>
        </w:rPr>
        <w:t>Fig. 3</w:t>
      </w:r>
      <w:r>
        <w:rPr>
          <w:rFonts w:ascii="Times New Roman Regular" w:eastAsia="华文宋体" w:hAnsi="Times New Roman Regular" w:cs="Times New Roman Regular" w:hint="eastAsia"/>
        </w:rPr>
        <w:t>a</w:t>
      </w:r>
      <w:r>
        <w:rPr>
          <w:rFonts w:ascii="Times New Roman Regular" w:eastAsia="华文宋体" w:hAnsi="Times New Roman Regular" w:cs="Times New Roman Regular" w:hint="eastAsia"/>
        </w:rPr>
        <w:t>和</w:t>
      </w:r>
      <w:r>
        <w:rPr>
          <w:rFonts w:ascii="Times New Roman Regular" w:eastAsia="华文宋体" w:hAnsi="Times New Roman Regular" w:cs="Times New Roman Regular"/>
        </w:rPr>
        <w:t>Fig. 3b</w:t>
      </w:r>
      <w:r>
        <w:rPr>
          <w:rFonts w:ascii="Times New Roman Regular" w:eastAsia="华文宋体" w:hAnsi="Times New Roman Regular" w:cs="Times New Roman Regular" w:hint="eastAsia"/>
        </w:rPr>
        <w:t>各自独立测得一个加权平均值与误差棒，二者在误差允许范围内相符，我们将这两个值加权平均，得到了最终的核磁矩之比。在</w:t>
      </w:r>
      <w:r>
        <w:rPr>
          <w:rFonts w:ascii="Times New Roman Regular" w:eastAsia="华文宋体" w:hAnsi="Times New Roman Regular" w:cs="Times New Roman Regular" w:hint="eastAsia"/>
        </w:rPr>
        <w:t xml:space="preserve">Section </w:t>
      </w:r>
      <w:ins w:id="47" w:author="Tian Xia" w:date="2026-03-26T16:54:00Z">
        <w:r w:rsidR="00F033C8">
          <w:rPr>
            <w:rFonts w:ascii="Times New Roman Regular" w:eastAsia="华文宋体" w:hAnsi="Times New Roman Regular" w:cs="Times New Roman Regular"/>
          </w:rPr>
          <w:t>“</w:t>
        </w:r>
      </w:ins>
      <w:r>
        <w:rPr>
          <w:rFonts w:ascii="Times New Roman Regular" w:eastAsia="华文宋体" w:hAnsi="Times New Roman Regular" w:cs="Times New Roman Regular" w:hint="eastAsia"/>
        </w:rPr>
        <w:t xml:space="preserve">Ratio of nuclear magnetic </w:t>
      </w:r>
      <w:proofErr w:type="gramStart"/>
      <w:r>
        <w:rPr>
          <w:rFonts w:ascii="Times New Roman Regular" w:eastAsia="华文宋体" w:hAnsi="Times New Roman Regular" w:cs="Times New Roman Regular" w:hint="eastAsia"/>
        </w:rPr>
        <w:t>moments</w:t>
      </w:r>
      <w:ins w:id="48" w:author="Tian Xia" w:date="2026-03-26T16:54:00Z">
        <w:r w:rsidR="00F033C8">
          <w:rPr>
            <w:rFonts w:ascii="Times New Roman Regular" w:eastAsia="华文宋体" w:hAnsi="Times New Roman Regular" w:cs="Times New Roman Regular"/>
          </w:rPr>
          <w:t>”</w:t>
        </w:r>
      </w:ins>
      <w:r>
        <w:rPr>
          <w:rFonts w:ascii="Times New Roman Regular" w:eastAsia="华文宋体" w:hAnsi="Times New Roman Regular" w:cs="Times New Roman Regular" w:hint="eastAsia"/>
        </w:rPr>
        <w:t>中</w:t>
      </w:r>
      <w:proofErr w:type="gramEnd"/>
      <w:r>
        <w:rPr>
          <w:rFonts w:ascii="Times New Roman Regular" w:eastAsia="华文宋体" w:hAnsi="Times New Roman Regular" w:cs="Times New Roman Regular" w:hint="eastAsia"/>
        </w:rPr>
        <w:t>，我们增加了相关的说明细节。</w:t>
      </w:r>
    </w:p>
    <w:p w14:paraId="2DA9F119" w14:textId="77777777" w:rsidR="00C4642D" w:rsidRDefault="00C4642D">
      <w:pPr>
        <w:spacing w:afterLines="50" w:after="156"/>
        <w:rPr>
          <w:rFonts w:eastAsia="华文宋体" w:hAnsi="DejaVu Math TeX Gyre"/>
        </w:rPr>
      </w:pPr>
    </w:p>
    <w:p w14:paraId="6B9325EB"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rPr>
        <w:t xml:space="preserve">The perspective of the paper concerns the search the of EDM using their experimental apparatus. As we understand, the main point here is that using a comagnetometer (rather than a single specie) </w:t>
      </w:r>
      <w:r>
        <w:rPr>
          <w:rFonts w:ascii="Times New Roman" w:eastAsia="华文宋体" w:hAnsi="Times New Roman" w:cs="Times New Roman"/>
        </w:rPr>
        <w:lastRenderedPageBreak/>
        <w:t>should help reduced magnetic field noises which are currently the limiting factor.</w:t>
      </w:r>
    </w:p>
    <w:p w14:paraId="0722A069"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2a: In the introduction, authors claim that the glass vapor cell comagnetometer are unsuitable to search for “short-range interactions below ~ 100 µm”. Could they elaborate? A citation would help here.</w:t>
      </w:r>
    </w:p>
    <w:p w14:paraId="56708F52"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2a: </w:t>
      </w:r>
    </w:p>
    <w:p w14:paraId="373718F4"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w:t>
      </w:r>
      <w:r>
        <w:rPr>
          <w:rFonts w:ascii="Times New Roman" w:eastAsia="华文宋体" w:hAnsi="Times New Roman" w:cs="Times New Roman" w:hint="eastAsia"/>
        </w:rPr>
        <w:t xml:space="preserve">Current results are mainly limited by the </w:t>
      </w:r>
      <w:proofErr w:type="spellStart"/>
      <w:r>
        <w:rPr>
          <w:rFonts w:ascii="Times New Roman" w:eastAsia="华文宋体" w:hAnsi="Times New Roman" w:cs="Times New Roman" w:hint="eastAsia"/>
        </w:rPr>
        <w:t>Rb</w:t>
      </w:r>
      <w:proofErr w:type="spellEnd"/>
      <w:r>
        <w:rPr>
          <w:rFonts w:ascii="Times New Roman" w:eastAsia="华文宋体" w:hAnsi="Times New Roman" w:cs="Times New Roman" w:hint="eastAsia"/>
        </w:rPr>
        <w:t xml:space="preserve"> magnetometer sensitivity, and by the minimum distance between the BGO mass and </w:t>
      </w:r>
      <w:proofErr w:type="spellStart"/>
      <w:r>
        <w:rPr>
          <w:rFonts w:ascii="Times New Roman" w:eastAsia="华文宋体" w:hAnsi="Times New Roman" w:cs="Times New Roman" w:hint="eastAsia"/>
        </w:rPr>
        <w:t>Xe</w:t>
      </w:r>
      <w:proofErr w:type="spellEnd"/>
      <w:r>
        <w:rPr>
          <w:rFonts w:ascii="Times New Roman" w:eastAsia="华文宋体" w:hAnsi="Times New Roman" w:cs="Times New Roman" w:hint="eastAsia"/>
        </w:rPr>
        <w:t xml:space="preserve"> atoms. [13]</w:t>
      </w:r>
      <w:r>
        <w:rPr>
          <w:rFonts w:ascii="Times New Roman" w:eastAsia="华文宋体" w:hAnsi="Times New Roman" w:cs="Times New Roman" w:hint="eastAsia"/>
        </w:rPr>
        <w:t>”对于</w:t>
      </w:r>
      <w:r>
        <w:rPr>
          <w:rFonts w:ascii="Times New Roman" w:eastAsia="华文宋体" w:hAnsi="Times New Roman" w:cs="Times New Roman" w:hint="eastAsia"/>
        </w:rPr>
        <w:t>vapor cell</w:t>
      </w:r>
      <w:r>
        <w:rPr>
          <w:rFonts w:ascii="Times New Roman" w:eastAsia="华文宋体" w:hAnsi="Times New Roman" w:cs="Times New Roman" w:hint="eastAsia"/>
        </w:rPr>
        <w:t>体系，不仅腔壁的厚度会限制原子和质量的间距，且由于原子会在</w:t>
      </w:r>
      <w:r>
        <w:rPr>
          <w:rFonts w:ascii="Times New Roman" w:eastAsia="华文宋体" w:hAnsi="Times New Roman" w:cs="Times New Roman" w:hint="eastAsia"/>
        </w:rPr>
        <w:t>cell</w:t>
      </w:r>
      <w:r>
        <w:rPr>
          <w:rFonts w:ascii="Times New Roman" w:eastAsia="华文宋体" w:hAnsi="Times New Roman" w:cs="Times New Roman" w:hint="eastAsia"/>
        </w:rPr>
        <w:t>内无规则运动，原子</w:t>
      </w:r>
      <w:r>
        <w:rPr>
          <w:rFonts w:ascii="Times New Roman" w:eastAsia="华文宋体" w:hAnsi="Times New Roman" w:cs="Times New Roman" w:hint="eastAsia"/>
        </w:rPr>
        <w:t>-</w:t>
      </w:r>
      <w:r>
        <w:rPr>
          <w:rFonts w:ascii="Times New Roman" w:eastAsia="华文宋体" w:hAnsi="Times New Roman" w:cs="Times New Roman" w:hint="eastAsia"/>
        </w:rPr>
        <w:t>质量间距无法始终保持最近距离，而是会不断变化，因此测得的是不同距离下的平均效应。若要通过减小</w:t>
      </w:r>
      <w:r>
        <w:rPr>
          <w:rFonts w:ascii="Times New Roman" w:eastAsia="华文宋体" w:hAnsi="Times New Roman" w:cs="Times New Roman" w:hint="eastAsia"/>
        </w:rPr>
        <w:t>cell</w:t>
      </w:r>
      <w:r>
        <w:rPr>
          <w:rFonts w:ascii="Times New Roman" w:eastAsia="华文宋体" w:hAnsi="Times New Roman" w:cs="Times New Roman" w:hint="eastAsia"/>
        </w:rPr>
        <w:t>尺寸以此减小平均间距，一方面会损失统计灵敏度，另一方面会带来工艺上和光学上的挑战。</w:t>
      </w:r>
    </w:p>
    <w:p w14:paraId="57C50C26"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2b: Authors estimate an improvement of the sensitivity to spin-mass coupling by up to three orders of magnitude. Could they also elaborate on this? A plot showing current limits together with their projected sensitivity would, in my opinion, strengthen the paper.</w:t>
      </w:r>
    </w:p>
    <w:p w14:paraId="3D7000E5" w14:textId="233A3AA2" w:rsidR="00C4642D" w:rsidRDefault="00BC5384">
      <w:pPr>
        <w:spacing w:afterLines="50" w:after="156"/>
        <w:rPr>
          <w:rFonts w:ascii="Times New Roman Regular" w:eastAsia="华文宋体" w:hAnsi="Times New Roman Regular" w:cs="Times New Roman Regular"/>
        </w:rPr>
      </w:pPr>
      <w:r>
        <w:rPr>
          <w:rFonts w:ascii="Times New Roman" w:eastAsia="华文宋体" w:hAnsi="Times New Roman" w:cs="Times New Roman" w:hint="eastAsia"/>
        </w:rPr>
        <w:t>A</w:t>
      </w:r>
      <w:r>
        <w:rPr>
          <w:rFonts w:ascii="Times New Roman" w:eastAsia="华文宋体" w:hAnsi="Times New Roman" w:cs="Times New Roman"/>
        </w:rPr>
        <w:t xml:space="preserve">2b: </w:t>
      </w:r>
      <w:r>
        <w:rPr>
          <w:rFonts w:ascii="Times New Roman" w:eastAsia="华文宋体" w:hAnsi="Times New Roman" w:cs="Times New Roman" w:hint="eastAsia"/>
        </w:rPr>
        <w:t>下图绿色曲线是我们预估的灵敏度曲线。此处，考虑单次</w:t>
      </w:r>
      <w:del w:id="49" w:author="Tian Xia" w:date="2026-03-26T16:58:00Z">
        <w:r w:rsidDel="00E51751">
          <w:rPr>
            <w:rFonts w:ascii="Times New Roman" w:eastAsia="华文宋体" w:hAnsi="Times New Roman" w:cs="Times New Roman" w:hint="eastAsia"/>
          </w:rPr>
          <w:delText>cycling time</w:delText>
        </w:r>
      </w:del>
      <w:ins w:id="50" w:author="Tian Xia" w:date="2026-03-26T16:58:00Z">
        <w:r w:rsidR="00E51751">
          <w:rPr>
            <w:rFonts w:ascii="Times New Roman" w:eastAsia="华文宋体" w:hAnsi="Times New Roman" w:cs="Times New Roman" w:hint="eastAsia"/>
          </w:rPr>
          <w:t>测量时间</w:t>
        </w:r>
      </w:ins>
      <w:r>
        <w:rPr>
          <w:rFonts w:ascii="Times New Roman" w:eastAsia="华文宋体" w:hAnsi="Times New Roman" w:cs="Times New Roman" w:hint="eastAsia"/>
        </w:rPr>
        <w:t xml:space="preserve"> 30</w:t>
      </w:r>
      <w:r>
        <w:rPr>
          <w:rFonts w:ascii="Times New Roman" w:eastAsia="华文宋体" w:hAnsi="Times New Roman" w:cs="Times New Roman"/>
        </w:rPr>
        <w:t xml:space="preserve"> </w:t>
      </w:r>
      <w:r>
        <w:rPr>
          <w:rFonts w:ascii="Times New Roman" w:eastAsia="华文宋体" w:hAnsi="Times New Roman" w:cs="Times New Roman" w:hint="eastAsia"/>
        </w:rPr>
        <w:t>s</w:t>
      </w:r>
      <w:r>
        <w:rPr>
          <w:rFonts w:ascii="Times New Roman" w:eastAsia="华文宋体" w:hAnsi="Times New Roman" w:cs="Times New Roman" w:hint="eastAsia"/>
        </w:rPr>
        <w:t>，其中</w:t>
      </w:r>
      <w:r>
        <w:rPr>
          <w:rFonts w:ascii="Times New Roman" w:eastAsia="华文宋体" w:hAnsi="Times New Roman" w:cs="Times New Roman" w:hint="eastAsia"/>
        </w:rPr>
        <w:t>interrogation time 10</w:t>
      </w:r>
      <w:r>
        <w:rPr>
          <w:rFonts w:ascii="Times New Roman" w:eastAsia="华文宋体" w:hAnsi="Times New Roman" w:cs="Times New Roman"/>
        </w:rPr>
        <w:t xml:space="preserve"> s</w:t>
      </w:r>
      <w:r>
        <w:rPr>
          <w:rFonts w:ascii="Times New Roman" w:eastAsia="华文宋体" w:hAnsi="Times New Roman" w:cs="Times New Roman" w:hint="eastAsia"/>
        </w:rPr>
        <w:t>，每天测量</w:t>
      </w:r>
      <w:r>
        <w:rPr>
          <w:rFonts w:ascii="Times New Roman" w:eastAsia="华文宋体" w:hAnsi="Times New Roman" w:cs="Times New Roman" w:hint="eastAsia"/>
        </w:rPr>
        <w:t>900</w:t>
      </w:r>
      <w:r>
        <w:rPr>
          <w:rFonts w:ascii="Times New Roman" w:eastAsia="华文宋体" w:hAnsi="Times New Roman" w:cs="Times New Roman" w:hint="eastAsia"/>
        </w:rPr>
        <w:t>组，单组灵敏度由单个原子的</w:t>
      </w:r>
      <w:r>
        <w:rPr>
          <w:rFonts w:ascii="Times New Roman" w:eastAsia="华文宋体" w:hAnsi="Times New Roman" w:cs="Times New Roman" w:hint="eastAsia"/>
        </w:rPr>
        <w:t>shot</w:t>
      </w:r>
      <w:r>
        <w:rPr>
          <w:rFonts w:ascii="Times New Roman" w:eastAsia="华文宋体" w:hAnsi="Times New Roman" w:cs="Times New Roman"/>
        </w:rPr>
        <w:t xml:space="preserve"> noise</w:t>
      </w:r>
      <w:r>
        <w:rPr>
          <w:rFonts w:ascii="Times New Roman" w:eastAsia="华文宋体" w:hAnsi="Times New Roman" w:cs="Times New Roman" w:hint="eastAsia"/>
        </w:rPr>
        <w:t>给出。另，质量</w:t>
      </w:r>
      <w:proofErr w:type="gramStart"/>
      <w:r>
        <w:rPr>
          <w:rFonts w:ascii="Times New Roman" w:eastAsia="华文宋体" w:hAnsi="Times New Roman" w:cs="Times New Roman" w:hint="eastAsia"/>
        </w:rPr>
        <w:t>块采用铂</w:t>
      </w:r>
      <w:proofErr w:type="gramEnd"/>
      <w:r>
        <w:rPr>
          <w:rFonts w:ascii="Times New Roman" w:eastAsia="华文宋体" w:hAnsi="Times New Roman" w:cs="Times New Roman" w:hint="eastAsia"/>
        </w:rPr>
        <w:t>，体积为</w:t>
      </w:r>
      <m:oMath>
        <m:r>
          <m:rPr>
            <m:sty m:val="p"/>
          </m:rPr>
          <w:rPr>
            <w:rFonts w:ascii="Cambria Math" w:eastAsia="华文宋体" w:hAnsi="Cambria Math"/>
          </w:rPr>
          <m:t>50</m:t>
        </m:r>
        <m:r>
          <m:rPr>
            <m:sty m:val="p"/>
          </m:rPr>
          <w:rPr>
            <w:rFonts w:ascii="DejaVu Math TeX Gyre" w:eastAsia="华文宋体" w:hAnsi="DejaVu Math TeX Gyre"/>
          </w:rPr>
          <m:t>×</m:t>
        </m:r>
        <m:r>
          <m:rPr>
            <m:sty m:val="p"/>
          </m:rPr>
          <w:rPr>
            <w:rFonts w:ascii="Cambria Math" w:eastAsia="华文宋体" w:hAnsi="Cambria Math"/>
          </w:rPr>
          <m:t>50</m:t>
        </m:r>
        <m:r>
          <m:rPr>
            <m:sty m:val="p"/>
          </m:rPr>
          <w:rPr>
            <w:rFonts w:ascii="DejaVu Math TeX Gyre" w:eastAsia="华文宋体" w:hAnsi="DejaVu Math TeX Gyre"/>
          </w:rPr>
          <m:t>×</m:t>
        </m:r>
        <m:r>
          <m:rPr>
            <m:sty m:val="p"/>
          </m:rPr>
          <w:rPr>
            <w:rFonts w:ascii="Cambria Math" w:eastAsia="华文宋体" w:hAnsi="Cambria Math"/>
          </w:rPr>
          <m:t>10</m:t>
        </m:r>
        <m:r>
          <w:rPr>
            <w:rFonts w:ascii="DejaVu Math TeX Gyre" w:eastAsia="华文宋体" w:hAnsi="DejaVu Math TeX Gyre"/>
          </w:rPr>
          <m:t>μm</m:t>
        </m:r>
      </m:oMath>
      <w:r>
        <w:rPr>
          <w:rFonts w:ascii="Times New Roman" w:eastAsia="华文宋体" w:hAnsi="Times New Roman" w:cs="Times New Roman" w:hint="eastAsia"/>
        </w:rPr>
        <w:t>，质量与原子的最近距离为</w:t>
      </w:r>
      <m:oMath>
        <m:r>
          <w:rPr>
            <w:rFonts w:ascii="DejaVu Math TeX Gyre" w:eastAsia="华文宋体" w:hAnsi="Times New Roman" w:cs="Times New Roman"/>
          </w:rPr>
          <m:t xml:space="preserve">5 </m:t>
        </m:r>
        <m:r>
          <w:rPr>
            <w:rFonts w:ascii="DejaVu Math TeX Gyre" w:eastAsia="华文宋体" w:hAnsi="DejaVu Math TeX Gyre"/>
          </w:rPr>
          <m:t>μm</m:t>
        </m:r>
      </m:oMath>
      <w:r>
        <w:rPr>
          <w:rFonts w:ascii="Times New Roman" w:eastAsia="华文宋体" w:hAnsi="Times New Roman" w:cs="Times New Roman" w:hint="eastAsia"/>
        </w:rPr>
        <w:t>。在此基础上，共计累积</w:t>
      </w:r>
      <w:r>
        <w:rPr>
          <w:rFonts w:ascii="Times New Roman" w:eastAsia="华文宋体" w:hAnsi="Times New Roman" w:cs="Times New Roman" w:hint="eastAsia"/>
        </w:rPr>
        <w:t>30</w:t>
      </w:r>
      <w:r>
        <w:rPr>
          <w:rFonts w:ascii="Times New Roman" w:eastAsia="华文宋体" w:hAnsi="Times New Roman" w:cs="Times New Roman" w:hint="eastAsia"/>
        </w:rPr>
        <w:t>天数据，由图中可见，在</w:t>
      </w:r>
      <m:oMath>
        <m:r>
          <w:rPr>
            <w:rFonts w:ascii="DejaVu Math TeX Gyre" w:eastAsia="华文宋体" w:hAnsi="DejaVu Math TeX Gyre"/>
          </w:rPr>
          <m:t>λ=4 μm</m:t>
        </m:r>
      </m:oMath>
      <w:r>
        <w:rPr>
          <w:rFonts w:eastAsia="华文宋体" w:hAnsi="DejaVu Math TeX Gyre" w:hint="eastAsia"/>
        </w:rPr>
        <w:t>处，对</w:t>
      </w:r>
      <m:oMath>
        <m:sSub>
          <m:sSubPr>
            <m:ctrlPr>
              <w:rPr>
                <w:rFonts w:ascii="DejaVu Math TeX Gyre" w:eastAsia="华文宋体" w:hAnsi="DejaVu Math TeX Gyre"/>
              </w:rPr>
            </m:ctrlPr>
          </m:sSubPr>
          <m:e>
            <m:r>
              <w:rPr>
                <w:rFonts w:ascii="DejaVu Math TeX Gyre" w:eastAsia="华文宋体" w:hAnsi="DejaVu Math TeX Gyre"/>
              </w:rPr>
              <m:t>g</m:t>
            </m:r>
          </m:e>
          <m:sub>
            <m:r>
              <w:rPr>
                <w:rFonts w:ascii="DejaVu Math TeX Gyre" w:eastAsia="华文宋体" w:hAnsi="DejaVu Math TeX Gyre"/>
              </w:rPr>
              <m:t>s</m:t>
            </m:r>
          </m:sub>
        </m:sSub>
        <m:sSub>
          <m:sSubPr>
            <m:ctrlPr>
              <w:rPr>
                <w:rFonts w:ascii="DejaVu Math TeX Gyre" w:eastAsia="华文宋体" w:hAnsi="DejaVu Math TeX Gyre"/>
              </w:rPr>
            </m:ctrlPr>
          </m:sSubPr>
          <m:e>
            <m:r>
              <w:rPr>
                <w:rFonts w:ascii="DejaVu Math TeX Gyre" w:eastAsia="华文宋体" w:hAnsi="DejaVu Math TeX Gyre"/>
              </w:rPr>
              <m:t>g</m:t>
            </m:r>
          </m:e>
          <m:sub>
            <m:r>
              <w:rPr>
                <w:rFonts w:ascii="DejaVu Math TeX Gyre" w:eastAsia="华文宋体" w:hAnsi="DejaVu Math TeX Gyre"/>
              </w:rPr>
              <m:t>p</m:t>
            </m:r>
          </m:sub>
        </m:sSub>
      </m:oMath>
      <w:r>
        <w:rPr>
          <w:rFonts w:eastAsia="华文宋体" w:hAnsi="DejaVu Math TeX Gyre" w:hint="eastAsia"/>
        </w:rPr>
        <w:t>的灵敏度能够比此前最好结果</w:t>
      </w:r>
      <w:r>
        <w:rPr>
          <w:rFonts w:ascii="Times New Roman Regular" w:eastAsia="华文宋体" w:hAnsi="Times New Roman Regular" w:cs="Times New Roman Regular"/>
        </w:rPr>
        <w:t>[He]</w:t>
      </w:r>
      <w:r>
        <w:rPr>
          <w:rFonts w:ascii="Times New Roman Regular" w:eastAsia="华文宋体" w:hAnsi="Times New Roman Regular" w:cs="Times New Roman Regular" w:hint="eastAsia"/>
        </w:rPr>
        <w:t>提升</w:t>
      </w:r>
      <w:r>
        <w:rPr>
          <w:rFonts w:ascii="Times New Roman Regular" w:eastAsia="华文宋体" w:hAnsi="Times New Roman Regular" w:cs="Times New Roman Regular" w:hint="eastAsia"/>
        </w:rPr>
        <w:t>3</w:t>
      </w:r>
      <w:r>
        <w:rPr>
          <w:rFonts w:ascii="Times New Roman Regular" w:eastAsia="华文宋体" w:hAnsi="Times New Roman Regular" w:cs="Times New Roman Regular" w:hint="eastAsia"/>
        </w:rPr>
        <w:t>个量级。然而实验当前处于装置搭建阶段，在正式数据采集之前，引入具体的灵敏度预测曲线可能不够严谨，而且本文的核心在于展示冷原子共磁力仪的原理与可行性。因此我们暂不将灵敏度分析放入正文。</w:t>
      </w:r>
      <w:commentRangeStart w:id="51"/>
    </w:p>
    <w:p w14:paraId="2D76EB80" w14:textId="2594A597" w:rsidR="003A0DCB" w:rsidRDefault="00BC5384" w:rsidP="003A0DCB">
      <w:pPr>
        <w:keepNext/>
        <w:spacing w:afterLines="50" w:after="156"/>
        <w:rPr>
          <w:ins w:id="52" w:author="USTC" w:date="2026-03-27T11:27:00Z"/>
        </w:rPr>
        <w:pPrChange w:id="53" w:author="USTC" w:date="2026-03-27T11:27:00Z">
          <w:pPr>
            <w:spacing w:afterLines="50" w:after="156"/>
          </w:pPr>
        </w:pPrChange>
      </w:pPr>
      <w:del w:id="54" w:author="USTC" w:date="2026-03-27T11:24:00Z">
        <w:r w:rsidDel="003A0DCB">
          <w:rPr>
            <w:noProof/>
          </w:rPr>
          <w:drawing>
            <wp:inline distT="0" distB="0" distL="0" distR="0" wp14:anchorId="7300AB68" wp14:editId="79142C49">
              <wp:extent cx="2520950" cy="189039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50725" cy="1912512"/>
                      </a:xfrm>
                      <a:prstGeom prst="rect">
                        <a:avLst/>
                      </a:prstGeom>
                      <a:noFill/>
                      <a:ln>
                        <a:noFill/>
                      </a:ln>
                    </pic:spPr>
                  </pic:pic>
                </a:graphicData>
              </a:graphic>
            </wp:inline>
          </w:drawing>
        </w:r>
      </w:del>
      <w:commentRangeEnd w:id="51"/>
      <w:r w:rsidR="00E51751">
        <w:rPr>
          <w:rStyle w:val="a5"/>
          <w:rFonts w:ascii="Times New Roman" w:eastAsia="华文宋体" w:hAnsi="Times New Roman" w:cs="Times New Roman"/>
          <w:szCs w:val="22"/>
        </w:rPr>
        <w:commentReference w:id="51"/>
      </w:r>
      <w:ins w:id="55" w:author="USTC" w:date="2026-03-27T12:09:00Z">
        <w:r w:rsidR="005C6E45">
          <w:rPr>
            <w:noProof/>
          </w:rPr>
          <w:drawing>
            <wp:inline distT="0" distB="0" distL="0" distR="0" wp14:anchorId="6E511675" wp14:editId="7D5670D0">
              <wp:extent cx="2518808" cy="188858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2657" cy="1891467"/>
                      </a:xfrm>
                      <a:prstGeom prst="rect">
                        <a:avLst/>
                      </a:prstGeom>
                      <a:noFill/>
                      <a:ln>
                        <a:noFill/>
                      </a:ln>
                    </pic:spPr>
                  </pic:pic>
                </a:graphicData>
              </a:graphic>
            </wp:inline>
          </w:drawing>
        </w:r>
      </w:ins>
    </w:p>
    <w:p w14:paraId="78E4B8E8" w14:textId="2F267A48" w:rsidR="00FE24D8" w:rsidRPr="00FE24D8" w:rsidRDefault="003A0DCB" w:rsidP="00FE24D8">
      <w:pPr>
        <w:pStyle w:val="ac"/>
        <w:rPr>
          <w:ins w:id="56" w:author="USTC" w:date="2026-03-27T12:15:00Z"/>
          <w:rFonts w:ascii="Times New Roman" w:hAnsi="Times New Roman" w:cs="Times New Roman"/>
        </w:rPr>
      </w:pPr>
      <w:ins w:id="57" w:author="USTC" w:date="2026-03-27T11:27:00Z">
        <w:r w:rsidRPr="00E57B6A">
          <w:rPr>
            <w:rFonts w:ascii="Times New Roman" w:hAnsi="Times New Roman" w:cs="Times New Roman"/>
            <w:b/>
            <w:rPrChange w:id="58" w:author="USTC" w:date="2026-03-27T11:59:00Z">
              <w:rPr/>
            </w:rPrChange>
          </w:rPr>
          <w:t>Fig</w:t>
        </w:r>
      </w:ins>
      <w:ins w:id="59" w:author="USTC" w:date="2026-03-27T11:59:00Z">
        <w:r w:rsidR="00E57B6A" w:rsidRPr="00E57B6A">
          <w:rPr>
            <w:rFonts w:ascii="Times New Roman" w:hAnsi="Times New Roman" w:cs="Times New Roman"/>
            <w:b/>
            <w:rPrChange w:id="60" w:author="USTC" w:date="2026-03-27T11:59:00Z">
              <w:rPr>
                <w:rFonts w:ascii="Times New Roman" w:hAnsi="Times New Roman" w:cs="Times New Roman"/>
              </w:rPr>
            </w:rPrChange>
          </w:rPr>
          <w:t>ure</w:t>
        </w:r>
      </w:ins>
      <w:ins w:id="61" w:author="USTC" w:date="2026-03-27T11:27:00Z">
        <w:r w:rsidRPr="00E57B6A">
          <w:rPr>
            <w:rFonts w:ascii="Times New Roman" w:hAnsi="Times New Roman" w:cs="Times New Roman"/>
            <w:b/>
            <w:rPrChange w:id="62" w:author="USTC" w:date="2026-03-27T11:59:00Z">
              <w:rPr/>
            </w:rPrChange>
          </w:rPr>
          <w:t xml:space="preserve"> </w:t>
        </w:r>
        <w:r w:rsidRPr="00E57B6A">
          <w:rPr>
            <w:rFonts w:ascii="Times New Roman" w:hAnsi="Times New Roman" w:cs="Times New Roman"/>
            <w:b/>
            <w:rPrChange w:id="63" w:author="USTC" w:date="2026-03-27T11:59:00Z">
              <w:rPr/>
            </w:rPrChange>
          </w:rPr>
          <w:fldChar w:fldCharType="begin"/>
        </w:r>
        <w:r w:rsidRPr="00E57B6A">
          <w:rPr>
            <w:rFonts w:ascii="Times New Roman" w:hAnsi="Times New Roman" w:cs="Times New Roman"/>
            <w:b/>
            <w:rPrChange w:id="64" w:author="USTC" w:date="2026-03-27T11:59:00Z">
              <w:rPr/>
            </w:rPrChange>
          </w:rPr>
          <w:instrText xml:space="preserve"> SEQ Figure \* ARABIC </w:instrText>
        </w:r>
      </w:ins>
      <w:r w:rsidRPr="00E57B6A">
        <w:rPr>
          <w:rFonts w:ascii="Times New Roman" w:hAnsi="Times New Roman" w:cs="Times New Roman"/>
          <w:b/>
          <w:rPrChange w:id="65" w:author="USTC" w:date="2026-03-27T11:59:00Z">
            <w:rPr/>
          </w:rPrChange>
        </w:rPr>
        <w:fldChar w:fldCharType="separate"/>
      </w:r>
      <w:ins w:id="66" w:author="USTC" w:date="2026-03-27T11:27:00Z">
        <w:r w:rsidRPr="00E57B6A">
          <w:rPr>
            <w:rFonts w:ascii="Times New Roman" w:hAnsi="Times New Roman" w:cs="Times New Roman"/>
            <w:b/>
            <w:noProof/>
            <w:rPrChange w:id="67" w:author="USTC" w:date="2026-03-27T11:59:00Z">
              <w:rPr>
                <w:noProof/>
              </w:rPr>
            </w:rPrChange>
          </w:rPr>
          <w:t>1</w:t>
        </w:r>
        <w:r w:rsidRPr="00E57B6A">
          <w:rPr>
            <w:rFonts w:ascii="Times New Roman" w:hAnsi="Times New Roman" w:cs="Times New Roman"/>
            <w:b/>
            <w:rPrChange w:id="68" w:author="USTC" w:date="2026-03-27T11:59:00Z">
              <w:rPr/>
            </w:rPrChange>
          </w:rPr>
          <w:fldChar w:fldCharType="end"/>
        </w:r>
      </w:ins>
      <w:ins w:id="69" w:author="USTC" w:date="2026-03-27T11:58:00Z">
        <w:r w:rsidR="00E57B6A" w:rsidRPr="00E57B6A">
          <w:rPr>
            <w:rFonts w:ascii="Times New Roman" w:hAnsi="Times New Roman" w:cs="Times New Roman"/>
            <w:b/>
            <w:rPrChange w:id="70" w:author="USTC" w:date="2026-03-27T11:59:00Z">
              <w:rPr>
                <w:rFonts w:ascii="Times New Roman" w:hAnsi="Times New Roman" w:cs="Times New Roman"/>
              </w:rPr>
            </w:rPrChange>
          </w:rPr>
          <w:t>.</w:t>
        </w:r>
      </w:ins>
      <w:ins w:id="71" w:author="USTC" w:date="2026-03-27T11:27:00Z">
        <w:r w:rsidRPr="00E57B6A">
          <w:rPr>
            <w:rFonts w:ascii="Times New Roman" w:hAnsi="Times New Roman" w:cs="Times New Roman"/>
            <w:rPrChange w:id="72" w:author="USTC" w:date="2026-03-27T11:58:00Z">
              <w:rPr/>
            </w:rPrChange>
          </w:rPr>
          <w:t xml:space="preserve"> </w:t>
        </w:r>
      </w:ins>
      <w:ins w:id="73" w:author="USTC" w:date="2026-03-27T11:52:00Z">
        <w:r w:rsidR="001F5E69" w:rsidRPr="00E57B6A">
          <w:rPr>
            <w:rFonts w:ascii="Times New Roman" w:hAnsi="Times New Roman" w:cs="Times New Roman"/>
            <w:rPrChange w:id="74" w:author="USTC" w:date="2026-03-27T11:58:00Z">
              <w:rPr/>
            </w:rPrChange>
          </w:rPr>
          <w:t>Constraints on the coupling constants </w:t>
        </w:r>
      </w:ins>
      <m:oMath>
        <m:sSub>
          <m:sSubPr>
            <m:ctrlPr>
              <w:ins w:id="75" w:author="USTC" w:date="2026-03-27T11:59:00Z">
                <w:rPr>
                  <w:rFonts w:ascii="Cambria Math" w:hAnsi="Cambria Math" w:cs="Times New Roman"/>
                </w:rPr>
              </w:ins>
            </m:ctrlPr>
          </m:sSubPr>
          <m:e>
            <m:r>
              <w:ins w:id="76" w:author="USTC" w:date="2026-03-27T11:52:00Z">
                <m:rPr>
                  <m:sty m:val="p"/>
                </m:rPr>
                <w:rPr>
                  <w:rFonts w:ascii="Cambria Math" w:hAnsi="Cambria Math" w:cs="Times New Roman"/>
                </w:rPr>
                <m:t>g</m:t>
              </w:ins>
            </m:r>
          </m:e>
          <m:sub>
            <m:r>
              <w:ins w:id="77" w:author="USTC" w:date="2026-03-27T11:59:00Z">
                <m:rPr>
                  <m:sty m:val="p"/>
                </m:rPr>
                <w:rPr>
                  <w:rFonts w:ascii="Cambria Math" w:hAnsi="Cambria Math" w:cs="Times New Roman"/>
                </w:rPr>
                <m:t>s</m:t>
              </w:ins>
            </m:r>
          </m:sub>
        </m:sSub>
        <m:sSub>
          <m:sSubPr>
            <m:ctrlPr>
              <w:ins w:id="78" w:author="USTC" w:date="2026-03-27T11:59:00Z">
                <w:rPr>
                  <w:rFonts w:ascii="Cambria Math" w:hAnsi="Cambria Math" w:cs="Times New Roman"/>
                </w:rPr>
              </w:ins>
            </m:ctrlPr>
          </m:sSubPr>
          <m:e>
            <m:r>
              <w:ins w:id="79" w:author="USTC" w:date="2026-03-27T11:52:00Z">
                <m:rPr>
                  <m:sty m:val="p"/>
                </m:rPr>
                <w:rPr>
                  <w:rFonts w:ascii="Cambria Math" w:hAnsi="Cambria Math" w:cs="Times New Roman"/>
                </w:rPr>
                <m:t>g</m:t>
              </w:ins>
            </m:r>
          </m:e>
          <m:sub>
            <m:r>
              <w:ins w:id="80" w:author="USTC" w:date="2026-03-27T11:52:00Z">
                <m:rPr>
                  <m:sty m:val="p"/>
                </m:rPr>
                <w:rPr>
                  <w:rFonts w:ascii="Cambria Math" w:hAnsi="Cambria Math" w:cs="Times New Roman"/>
                </w:rPr>
                <m:t>p</m:t>
              </w:ins>
            </m:r>
          </m:sub>
        </m:sSub>
      </m:oMath>
      <w:ins w:id="81" w:author="USTC" w:date="2026-03-27T11:52:00Z">
        <w:r w:rsidR="001F5E69" w:rsidRPr="00E57B6A">
          <w:rPr>
            <w:rFonts w:ascii="Times New Roman" w:hAnsi="Times New Roman" w:cs="Times New Roman"/>
            <w:rPrChange w:id="82" w:author="USTC" w:date="2026-03-27T11:58:00Z">
              <w:rPr/>
            </w:rPrChange>
          </w:rPr>
          <w:t> of the spin-dependent force as a function of the force range </w:t>
        </w:r>
      </w:ins>
      <m:oMath>
        <m:r>
          <w:ins w:id="83" w:author="USTC" w:date="2026-03-27T12:00:00Z">
            <m:rPr>
              <m:sty m:val="p"/>
            </m:rPr>
            <w:rPr>
              <w:rFonts w:ascii="Cambria Math" w:hAnsi="Cambria Math" w:cs="Times New Roman"/>
            </w:rPr>
            <m:t>λ</m:t>
          </w:ins>
        </m:r>
      </m:oMath>
      <w:ins w:id="84" w:author="USTC" w:date="2026-03-27T11:52:00Z">
        <w:r w:rsidR="001F5E69" w:rsidRPr="00E57B6A">
          <w:rPr>
            <w:rFonts w:ascii="Times New Roman" w:hAnsi="Times New Roman" w:cs="Times New Roman"/>
            <w:rPrChange w:id="85" w:author="USTC" w:date="2026-03-27T11:58:00Z">
              <w:rPr/>
            </w:rPrChange>
          </w:rPr>
          <w:t>. </w:t>
        </w:r>
      </w:ins>
      <w:ins w:id="86" w:author="USTC" w:date="2026-03-27T11:56:00Z">
        <w:r w:rsidR="00E57B6A" w:rsidRPr="00E57B6A">
          <w:rPr>
            <w:rFonts w:ascii="Times New Roman" w:hAnsi="Times New Roman" w:cs="Times New Roman"/>
            <w:rPrChange w:id="87" w:author="USTC" w:date="2026-03-27T11:58:00Z">
              <w:rPr/>
            </w:rPrChange>
          </w:rPr>
          <w:t>Line 1: </w:t>
        </w:r>
      </w:ins>
      <w:ins w:id="88" w:author="USTC" w:date="2026-03-27T12:11:00Z">
        <w:r w:rsidR="00EE3674">
          <w:rPr>
            <w:rFonts w:ascii="Times New Roman" w:hAnsi="Times New Roman" w:cs="Times New Roman"/>
          </w:rPr>
          <w:t xml:space="preserve"> </w:t>
        </w:r>
      </w:ins>
      <w:ins w:id="89" w:author="USTC" w:date="2026-03-27T12:14:00Z">
        <w:r w:rsidR="00FE24D8" w:rsidRPr="00FE24D8">
          <w:rPr>
            <w:rFonts w:ascii="Times New Roman" w:hAnsi="Times New Roman" w:cs="Times New Roman"/>
          </w:rPr>
          <w:t xml:space="preserve">M. </w:t>
        </w:r>
        <w:proofErr w:type="spellStart"/>
        <w:r w:rsidR="00FE24D8" w:rsidRPr="00FE24D8">
          <w:rPr>
            <w:rFonts w:ascii="Times New Roman" w:hAnsi="Times New Roman" w:cs="Times New Roman"/>
          </w:rPr>
          <w:t>Guigue</w:t>
        </w:r>
        <w:proofErr w:type="spellEnd"/>
        <w:r w:rsidR="00FE24D8" w:rsidRPr="00FE24D8">
          <w:rPr>
            <w:rFonts w:ascii="Times New Roman" w:hAnsi="Times New Roman" w:cs="Times New Roman"/>
          </w:rPr>
          <w:t xml:space="preserve">, D. </w:t>
        </w:r>
        <w:proofErr w:type="spellStart"/>
        <w:r w:rsidR="00FE24D8" w:rsidRPr="00FE24D8">
          <w:rPr>
            <w:rFonts w:ascii="Times New Roman" w:hAnsi="Times New Roman" w:cs="Times New Roman"/>
          </w:rPr>
          <w:t>Jullien</w:t>
        </w:r>
        <w:proofErr w:type="spellEnd"/>
        <w:r w:rsidR="00FE24D8" w:rsidRPr="00FE24D8">
          <w:rPr>
            <w:rFonts w:ascii="Times New Roman" w:hAnsi="Times New Roman" w:cs="Times New Roman"/>
          </w:rPr>
          <w:t xml:space="preserve">, A. K. </w:t>
        </w:r>
        <w:proofErr w:type="spellStart"/>
        <w:r w:rsidR="00FE24D8" w:rsidRPr="00FE24D8">
          <w:rPr>
            <w:rFonts w:ascii="Times New Roman" w:hAnsi="Times New Roman" w:cs="Times New Roman"/>
          </w:rPr>
          <w:t>Petukhov</w:t>
        </w:r>
        <w:proofErr w:type="spellEnd"/>
        <w:r w:rsidR="00FE24D8" w:rsidRPr="00FE24D8">
          <w:rPr>
            <w:rFonts w:ascii="Times New Roman" w:hAnsi="Times New Roman" w:cs="Times New Roman"/>
          </w:rPr>
          <w:t xml:space="preserve">, and G. </w:t>
        </w:r>
        <w:proofErr w:type="spellStart"/>
        <w:r w:rsidR="00FE24D8" w:rsidRPr="00FE24D8">
          <w:rPr>
            <w:rFonts w:ascii="Times New Roman" w:hAnsi="Times New Roman" w:cs="Times New Roman"/>
          </w:rPr>
          <w:t>Pignol</w:t>
        </w:r>
        <w:proofErr w:type="spellEnd"/>
        <w:r w:rsidR="00FE24D8" w:rsidRPr="00FE24D8">
          <w:rPr>
            <w:rFonts w:ascii="Times New Roman" w:hAnsi="Times New Roman" w:cs="Times New Roman"/>
          </w:rPr>
          <w:t>, Phys. Rev. D 92, 114001 (2015).</w:t>
        </w:r>
      </w:ins>
      <w:ins w:id="90" w:author="USTC" w:date="2026-03-27T11:56:00Z">
        <w:r w:rsidR="00E57B6A" w:rsidRPr="00E57B6A">
          <w:rPr>
            <w:rFonts w:ascii="Times New Roman" w:hAnsi="Times New Roman" w:cs="Times New Roman"/>
            <w:rPrChange w:id="91" w:author="USTC" w:date="2026-03-27T11:58:00Z">
              <w:rPr/>
            </w:rPrChange>
          </w:rPr>
          <w:t xml:space="preserve"> </w:t>
        </w:r>
      </w:ins>
      <w:ins w:id="92" w:author="USTC" w:date="2026-03-27T12:12:00Z">
        <w:r w:rsidR="00EE3674">
          <w:rPr>
            <w:rFonts w:ascii="Times New Roman" w:hAnsi="Times New Roman" w:cs="Times New Roman"/>
          </w:rPr>
          <w:t>L</w:t>
        </w:r>
      </w:ins>
      <w:ins w:id="93" w:author="USTC" w:date="2026-03-27T11:56:00Z">
        <w:r w:rsidR="00E57B6A" w:rsidRPr="00E57B6A">
          <w:rPr>
            <w:rFonts w:ascii="Times New Roman" w:hAnsi="Times New Roman" w:cs="Times New Roman"/>
            <w:rPrChange w:id="94" w:author="USTC" w:date="2026-03-27T11:58:00Z">
              <w:rPr/>
            </w:rPrChange>
          </w:rPr>
          <w:t>ine 2:</w:t>
        </w:r>
      </w:ins>
      <w:ins w:id="95" w:author="USTC" w:date="2026-03-27T12:15:00Z">
        <w:r w:rsidR="00FE24D8" w:rsidRPr="00FE24D8">
          <w:t xml:space="preserve"> </w:t>
        </w:r>
        <w:r w:rsidR="00FE24D8" w:rsidRPr="00FE24D8">
          <w:rPr>
            <w:rFonts w:ascii="Times New Roman" w:hAnsi="Times New Roman" w:cs="Times New Roman"/>
          </w:rPr>
          <w:t xml:space="preserve">Feng, Y.-K., Ning, D.-H., Zhang, S.-B., Lu, Z.-T. &amp; Sheng, D. </w:t>
        </w:r>
        <w:bookmarkStart w:id="96" w:name="_GoBack"/>
        <w:bookmarkEnd w:id="96"/>
        <w:r w:rsidR="00FE24D8" w:rsidRPr="00FE24D8">
          <w:rPr>
            <w:rFonts w:ascii="Times New Roman" w:hAnsi="Times New Roman" w:cs="Times New Roman"/>
          </w:rPr>
          <w:t>Phys. Rev. Lett. 128, 231803 (2022).</w:t>
        </w:r>
      </w:ins>
    </w:p>
    <w:p w14:paraId="0CDF2B09" w14:textId="79968A0C" w:rsidR="00C4642D" w:rsidRPr="00E57B6A" w:rsidRDefault="00FE24D8" w:rsidP="00FE24D8">
      <w:pPr>
        <w:pStyle w:val="ac"/>
        <w:rPr>
          <w:ins w:id="97" w:author="USTC" w:date="2026-03-27T11:25:00Z"/>
          <w:rFonts w:ascii="Times New Roman" w:eastAsia="华文宋体" w:hAnsi="Times New Roman" w:cs="Times New Roman"/>
        </w:rPr>
        <w:pPrChange w:id="98" w:author="USTC" w:date="2026-03-27T12:02:00Z">
          <w:pPr>
            <w:spacing w:afterLines="50" w:after="156"/>
          </w:pPr>
        </w:pPrChange>
      </w:pPr>
      <w:ins w:id="99" w:author="USTC" w:date="2026-03-27T12:15:00Z">
        <w:r w:rsidRPr="00FE24D8">
          <w:rPr>
            <w:rFonts w:ascii="Times New Roman" w:hAnsi="Times New Roman" w:cs="Times New Roman"/>
          </w:rPr>
          <w:t>URL https://link.aps.org/doi/10.1103/PhysRevLett.128.231803.</w:t>
        </w:r>
      </w:ins>
      <w:ins w:id="100" w:author="USTC" w:date="2026-03-27T11:56:00Z">
        <w:r w:rsidR="00E57B6A" w:rsidRPr="00E57B6A">
          <w:rPr>
            <w:rFonts w:ascii="Times New Roman" w:hAnsi="Times New Roman" w:cs="Times New Roman"/>
            <w:rPrChange w:id="101" w:author="USTC" w:date="2026-03-27T11:58:00Z">
              <w:rPr/>
            </w:rPrChange>
          </w:rPr>
          <w:t xml:space="preserve"> line 3: </w:t>
        </w:r>
      </w:ins>
      <m:oMath>
        <m:sSup>
          <m:sSupPr>
            <m:ctrlPr>
              <w:ins w:id="102" w:author="USTC" w:date="2026-03-27T12:01:00Z">
                <w:rPr>
                  <w:rFonts w:ascii="Cambria Math" w:hAnsi="Cambria Math" w:cs="Times New Roman"/>
                </w:rPr>
              </w:ins>
            </m:ctrlPr>
          </m:sSupPr>
          <m:e>
            <m:r>
              <w:ins w:id="103" w:author="USTC" w:date="2026-03-27T12:01:00Z">
                <w:rPr>
                  <w:rFonts w:ascii="Cambria Math" w:hAnsi="Cambria Math" w:cs="Times New Roman"/>
                </w:rPr>
                <m:t xml:space="preserve"> </m:t>
              </w:ins>
            </m:r>
            <m:ctrlPr>
              <w:ins w:id="104" w:author="USTC" w:date="2026-03-27T12:01:00Z">
                <w:rPr>
                  <w:rFonts w:ascii="Cambria Math" w:hAnsi="Cambria Math" w:cs="Times New Roman"/>
                  <w:i/>
                </w:rPr>
              </w:ins>
            </m:ctrlPr>
          </m:e>
          <m:sup>
            <m:r>
              <w:ins w:id="105" w:author="USTC" w:date="2026-03-27T12:01:00Z">
                <w:rPr>
                  <w:rFonts w:ascii="Cambria Math" w:hAnsi="Cambria Math" w:cs="Times New Roman"/>
                </w:rPr>
                <m:t>129</m:t>
              </w:ins>
            </m:r>
          </m:sup>
        </m:sSup>
        <m:r>
          <w:ins w:id="106" w:author="USTC" w:date="2026-03-27T12:01:00Z">
            <m:rPr>
              <m:sty m:val="p"/>
            </m:rPr>
            <w:rPr>
              <w:rFonts w:ascii="Cambria Math" w:hAnsi="Cambria Math" w:cs="Times New Roman"/>
            </w:rPr>
            <m:t>X</m:t>
          </w:ins>
        </m:r>
        <m:r>
          <w:ins w:id="107" w:author="USTC" w:date="2026-03-27T12:01:00Z">
            <m:rPr>
              <m:sty m:val="p"/>
            </m:rPr>
            <w:rPr>
              <w:rFonts w:ascii="Cambria Math" w:hAnsi="Cambria Math" w:cs="Times New Roman"/>
            </w:rPr>
            <m:t>e</m:t>
          </w:ins>
        </m:r>
      </m:oMath>
      <w:ins w:id="108" w:author="USTC" w:date="2026-03-27T12:01:00Z">
        <w:r w:rsidR="00331040" w:rsidRPr="00331040">
          <w:rPr>
            <w:rFonts w:ascii="Times New Roman" w:eastAsia="微软雅黑" w:hAnsi="Times New Roman" w:cs="Times New Roman"/>
          </w:rPr>
          <w:t xml:space="preserve"> </w:t>
        </w:r>
      </w:ins>
      <w:ins w:id="109" w:author="USTC" w:date="2026-03-27T11:57:00Z">
        <w:r w:rsidR="00E57B6A" w:rsidRPr="00E57B6A">
          <w:rPr>
            <w:rFonts w:ascii="Times New Roman" w:eastAsia="微软雅黑" w:hAnsi="Times New Roman" w:cs="Times New Roman"/>
            <w:rPrChange w:id="110" w:author="USTC" w:date="2026-03-27T11:58:00Z">
              <w:rPr>
                <w:rFonts w:ascii="微软雅黑" w:eastAsia="微软雅黑" w:hAnsi="微软雅黑" w:cs="微软雅黑" w:hint="eastAsia"/>
              </w:rPr>
            </w:rPrChange>
          </w:rPr>
          <w:t>−</w:t>
        </w:r>
      </w:ins>
      <m:oMath>
        <m:sSup>
          <m:sSupPr>
            <m:ctrlPr>
              <w:ins w:id="111" w:author="USTC" w:date="2026-03-27T12:01:00Z">
                <w:rPr>
                  <w:rFonts w:ascii="Cambria Math" w:hAnsi="Cambria Math" w:cs="Times New Roman"/>
                </w:rPr>
              </w:ins>
            </m:ctrlPr>
          </m:sSupPr>
          <m:e>
            <m:r>
              <w:ins w:id="112" w:author="USTC" w:date="2026-03-27T12:01:00Z">
                <w:rPr>
                  <w:rFonts w:ascii="Cambria Math" w:hAnsi="Cambria Math" w:cs="Times New Roman"/>
                </w:rPr>
                <m:t xml:space="preserve"> </m:t>
              </w:ins>
            </m:r>
            <m:ctrlPr>
              <w:ins w:id="113" w:author="USTC" w:date="2026-03-27T12:01:00Z">
                <w:rPr>
                  <w:rFonts w:ascii="Cambria Math" w:hAnsi="Cambria Math" w:cs="Times New Roman"/>
                  <w:i/>
                </w:rPr>
              </w:ins>
            </m:ctrlPr>
          </m:e>
          <m:sup>
            <m:r>
              <w:ins w:id="114" w:author="USTC" w:date="2026-03-27T12:01:00Z">
                <w:rPr>
                  <w:rFonts w:ascii="Cambria Math" w:hAnsi="Cambria Math" w:cs="Times New Roman"/>
                </w:rPr>
                <m:t>1</m:t>
              </w:ins>
            </m:r>
            <m:r>
              <w:ins w:id="115" w:author="USTC" w:date="2026-03-27T12:01:00Z">
                <w:rPr>
                  <w:rFonts w:ascii="Cambria Math" w:hAnsi="Cambria Math" w:cs="Times New Roman"/>
                </w:rPr>
                <m:t>31</m:t>
              </w:ins>
            </m:r>
          </m:sup>
        </m:sSup>
        <m:r>
          <w:ins w:id="116" w:author="USTC" w:date="2026-03-27T12:01:00Z">
            <m:rPr>
              <m:sty m:val="p"/>
            </m:rPr>
            <w:rPr>
              <w:rFonts w:ascii="Cambria Math" w:hAnsi="Cambria Math" w:cs="Times New Roman"/>
            </w:rPr>
            <m:t>X</m:t>
          </w:ins>
        </m:r>
        <m:r>
          <w:ins w:id="117" w:author="USTC" w:date="2026-03-27T12:01:00Z">
            <m:rPr>
              <m:sty m:val="p"/>
            </m:rPr>
            <w:rPr>
              <w:rFonts w:ascii="Cambria Math" w:hAnsi="Cambria Math" w:cs="Times New Roman"/>
            </w:rPr>
            <m:t>e</m:t>
          </w:ins>
        </m:r>
      </m:oMath>
      <w:ins w:id="118" w:author="USTC" w:date="2026-03-27T12:01:00Z">
        <w:r w:rsidR="00331040" w:rsidRPr="00331040">
          <w:rPr>
            <w:rFonts w:ascii="Times New Roman" w:eastAsia="微软雅黑" w:hAnsi="Times New Roman" w:cs="Times New Roman"/>
          </w:rPr>
          <w:t xml:space="preserve"> </w:t>
        </w:r>
      </w:ins>
      <w:ins w:id="119" w:author="USTC" w:date="2026-03-27T11:57:00Z">
        <w:r w:rsidR="00E57B6A" w:rsidRPr="00E57B6A">
          <w:rPr>
            <w:rFonts w:ascii="Times New Roman" w:eastAsia="微软雅黑" w:hAnsi="Times New Roman" w:cs="Times New Roman"/>
            <w:rPrChange w:id="120" w:author="USTC" w:date="2026-03-27T11:58:00Z">
              <w:rPr>
                <w:rFonts w:ascii="微软雅黑" w:eastAsia="微软雅黑" w:hAnsi="微软雅黑" w:cs="微软雅黑" w:hint="eastAsia"/>
              </w:rPr>
            </w:rPrChange>
          </w:rPr>
          <w:t>−</w:t>
        </w:r>
        <w:proofErr w:type="spellStart"/>
        <w:r w:rsidR="00E57B6A" w:rsidRPr="00E57B6A">
          <w:rPr>
            <w:rFonts w:ascii="Times New Roman" w:hAnsi="Times New Roman" w:cs="Times New Roman"/>
            <w:rPrChange w:id="121" w:author="USTC" w:date="2026-03-27T11:58:00Z">
              <w:rPr/>
            </w:rPrChange>
          </w:rPr>
          <w:t>Rb</w:t>
        </w:r>
        <w:proofErr w:type="spellEnd"/>
        <w:r w:rsidR="00E57B6A" w:rsidRPr="00E57B6A">
          <w:rPr>
            <w:rFonts w:ascii="Times New Roman" w:hAnsi="Times New Roman" w:cs="Times New Roman"/>
            <w:rPrChange w:id="122" w:author="USTC" w:date="2026-03-27T11:58:00Z">
              <w:rPr/>
            </w:rPrChange>
          </w:rPr>
          <w:t> comagnetometer [</w:t>
        </w:r>
        <w:r w:rsidR="00E57B6A" w:rsidRPr="00E57B6A">
          <w:rPr>
            <w:rFonts w:ascii="Times New Roman" w:hAnsi="Times New Roman" w:cs="Times New Roman"/>
            <w:rPrChange w:id="123" w:author="USTC" w:date="2026-03-27T11:58:00Z">
              <w:rPr/>
            </w:rPrChange>
          </w:rPr>
          <w:fldChar w:fldCharType="begin"/>
        </w:r>
        <w:r w:rsidR="00E57B6A" w:rsidRPr="00E57B6A">
          <w:rPr>
            <w:rFonts w:ascii="Times New Roman" w:hAnsi="Times New Roman" w:cs="Times New Roman"/>
            <w:rPrChange w:id="124" w:author="USTC" w:date="2026-03-27T11:58:00Z">
              <w:rPr/>
            </w:rPrChange>
          </w:rPr>
          <w:instrText xml:space="preserve"> HYPERLINK "https://journals.aps.org/prl/abstract/10.1103/PhysRevLett.128.231803" \l "c19" </w:instrText>
        </w:r>
        <w:r w:rsidR="00E57B6A" w:rsidRPr="00E57B6A">
          <w:rPr>
            <w:rFonts w:ascii="Times New Roman" w:hAnsi="Times New Roman" w:cs="Times New Roman"/>
            <w:rPrChange w:id="125" w:author="USTC" w:date="2026-03-27T11:58:00Z">
              <w:rPr/>
            </w:rPrChange>
          </w:rPr>
          <w:fldChar w:fldCharType="separate"/>
        </w:r>
        <w:r w:rsidR="00E57B6A" w:rsidRPr="00E57B6A">
          <w:rPr>
            <w:rStyle w:val="ad"/>
            <w:rFonts w:ascii="Times New Roman" w:hAnsi="Times New Roman" w:cs="Times New Roman"/>
            <w:rPrChange w:id="126" w:author="USTC" w:date="2026-03-27T11:58:00Z">
              <w:rPr>
                <w:rStyle w:val="ad"/>
              </w:rPr>
            </w:rPrChange>
          </w:rPr>
          <w:t>19, </w:t>
        </w:r>
        <w:r w:rsidR="00E57B6A" w:rsidRPr="00E57B6A">
          <w:rPr>
            <w:rFonts w:ascii="Times New Roman" w:hAnsi="Times New Roman" w:cs="Times New Roman"/>
            <w:rPrChange w:id="127" w:author="USTC" w:date="2026-03-27T11:58:00Z">
              <w:rPr/>
            </w:rPrChange>
          </w:rPr>
          <w:fldChar w:fldCharType="end"/>
        </w:r>
        <w:r w:rsidR="00E57B6A" w:rsidRPr="00E57B6A">
          <w:rPr>
            <w:rFonts w:ascii="Times New Roman" w:hAnsi="Times New Roman" w:cs="Times New Roman"/>
            <w:rPrChange w:id="128" w:author="USTC" w:date="2026-03-27T11:58:00Z">
              <w:rPr/>
            </w:rPrChange>
          </w:rPr>
          <w:fldChar w:fldCharType="begin"/>
        </w:r>
        <w:r w:rsidR="00E57B6A" w:rsidRPr="00E57B6A">
          <w:rPr>
            <w:rFonts w:ascii="Times New Roman" w:hAnsi="Times New Roman" w:cs="Times New Roman"/>
            <w:rPrChange w:id="129" w:author="USTC" w:date="2026-03-27T11:58:00Z">
              <w:rPr/>
            </w:rPrChange>
          </w:rPr>
          <w:instrText xml:space="preserve"> HYPERLINK "https://journals.aps.org/prl/abstract/10.1103/PhysRevLett.128.231803" \l "c39" </w:instrText>
        </w:r>
        <w:r w:rsidR="00E57B6A" w:rsidRPr="00E57B6A">
          <w:rPr>
            <w:rFonts w:ascii="Times New Roman" w:hAnsi="Times New Roman" w:cs="Times New Roman"/>
            <w:rPrChange w:id="130" w:author="USTC" w:date="2026-03-27T11:58:00Z">
              <w:rPr/>
            </w:rPrChange>
          </w:rPr>
          <w:fldChar w:fldCharType="separate"/>
        </w:r>
        <w:r w:rsidR="00E57B6A" w:rsidRPr="00E57B6A">
          <w:rPr>
            <w:rStyle w:val="ad"/>
            <w:rFonts w:ascii="Times New Roman" w:hAnsi="Times New Roman" w:cs="Times New Roman"/>
            <w:rPrChange w:id="131" w:author="USTC" w:date="2026-03-27T11:58:00Z">
              <w:rPr>
                <w:rStyle w:val="ad"/>
              </w:rPr>
            </w:rPrChange>
          </w:rPr>
          <w:t>39</w:t>
        </w:r>
        <w:r w:rsidR="00E57B6A" w:rsidRPr="00E57B6A">
          <w:rPr>
            <w:rFonts w:ascii="Times New Roman" w:hAnsi="Times New Roman" w:cs="Times New Roman"/>
            <w:rPrChange w:id="132" w:author="USTC" w:date="2026-03-27T11:58:00Z">
              <w:rPr/>
            </w:rPrChange>
          </w:rPr>
          <w:fldChar w:fldCharType="end"/>
        </w:r>
        <w:r w:rsidR="00E57B6A" w:rsidRPr="00E57B6A">
          <w:rPr>
            <w:rFonts w:ascii="Times New Roman" w:hAnsi="Times New Roman" w:cs="Times New Roman"/>
            <w:rPrChange w:id="133" w:author="USTC" w:date="2026-03-27T11:58:00Z">
              <w:rPr/>
            </w:rPrChange>
          </w:rPr>
          <w:t>]</w:t>
        </w:r>
      </w:ins>
      <w:ins w:id="134" w:author="USTC" w:date="2026-03-27T11:56:00Z">
        <w:r w:rsidR="00E57B6A" w:rsidRPr="00E57B6A">
          <w:rPr>
            <w:rFonts w:ascii="Times New Roman" w:hAnsi="Times New Roman" w:cs="Times New Roman"/>
            <w:rPrChange w:id="135" w:author="USTC" w:date="2026-03-27T11:58:00Z">
              <w:rPr/>
            </w:rPrChange>
          </w:rPr>
          <w:t>, line 4: </w:t>
        </w:r>
      </w:ins>
      <w:ins w:id="136" w:author="USTC" w:date="2026-03-27T11:58:00Z">
        <w:r w:rsidR="00E57B6A" w:rsidRPr="00E57B6A">
          <w:rPr>
            <w:rFonts w:ascii="Times New Roman" w:hAnsi="Times New Roman" w:cs="Times New Roman"/>
            <w:rPrChange w:id="137" w:author="USTC" w:date="2026-03-27T11:58:00Z">
              <w:rPr/>
            </w:rPrChange>
          </w:rPr>
          <w:t> </w:t>
        </w:r>
      </w:ins>
      <m:oMath>
        <m:sSup>
          <m:sSupPr>
            <m:ctrlPr>
              <w:ins w:id="138" w:author="USTC" w:date="2026-03-27T12:01:00Z">
                <w:rPr>
                  <w:rFonts w:ascii="Cambria Math" w:hAnsi="Cambria Math" w:cs="Times New Roman"/>
                </w:rPr>
              </w:ins>
            </m:ctrlPr>
          </m:sSupPr>
          <m:e>
            <m:r>
              <w:ins w:id="139" w:author="USTC" w:date="2026-03-27T12:01:00Z">
                <w:rPr>
                  <w:rFonts w:ascii="Cambria Math" w:hAnsi="Cambria Math" w:cs="Times New Roman"/>
                </w:rPr>
                <m:t xml:space="preserve"> </m:t>
              </w:ins>
            </m:r>
            <m:ctrlPr>
              <w:ins w:id="140" w:author="USTC" w:date="2026-03-27T12:01:00Z">
                <w:rPr>
                  <w:rFonts w:ascii="Cambria Math" w:hAnsi="Cambria Math" w:cs="Times New Roman"/>
                  <w:i/>
                </w:rPr>
              </w:ins>
            </m:ctrlPr>
          </m:e>
          <m:sup>
            <m:r>
              <w:ins w:id="141" w:author="USTC" w:date="2026-03-27T12:01:00Z">
                <w:rPr>
                  <w:rFonts w:ascii="Cambria Math" w:hAnsi="Cambria Math" w:cs="Times New Roman"/>
                </w:rPr>
                <m:t>3</m:t>
              </w:ins>
            </m:r>
          </m:sup>
        </m:sSup>
        <m:r>
          <w:ins w:id="142" w:author="USTC" w:date="2026-03-27T12:01:00Z">
            <m:rPr>
              <m:sty m:val="p"/>
            </m:rPr>
            <w:rPr>
              <w:rFonts w:ascii="Cambria Math" w:hAnsi="Cambria Math" w:cs="Times New Roman"/>
            </w:rPr>
            <m:t>He</m:t>
          </w:ins>
        </m:r>
      </m:oMath>
      <w:ins w:id="143" w:author="USTC" w:date="2026-03-27T12:01:00Z">
        <w:r w:rsidR="00331040" w:rsidRPr="00331040">
          <w:rPr>
            <w:rFonts w:ascii="Times New Roman" w:eastAsia="微软雅黑" w:hAnsi="Times New Roman" w:cs="Times New Roman"/>
          </w:rPr>
          <w:t xml:space="preserve"> </w:t>
        </w:r>
      </w:ins>
      <w:ins w:id="144" w:author="USTC" w:date="2026-03-27T11:58:00Z">
        <w:r w:rsidR="00E57B6A" w:rsidRPr="00E57B6A">
          <w:rPr>
            <w:rFonts w:ascii="Times New Roman" w:eastAsia="微软雅黑" w:hAnsi="Times New Roman" w:cs="Times New Roman"/>
            <w:rPrChange w:id="145" w:author="USTC" w:date="2026-03-27T11:58:00Z">
              <w:rPr>
                <w:rFonts w:ascii="微软雅黑" w:eastAsia="微软雅黑" w:hAnsi="微软雅黑" w:cs="微软雅黑" w:hint="eastAsia"/>
              </w:rPr>
            </w:rPrChange>
          </w:rPr>
          <w:t>−</w:t>
        </w:r>
      </w:ins>
      <m:oMath>
        <m:sSup>
          <m:sSupPr>
            <m:ctrlPr>
              <w:ins w:id="146" w:author="USTC" w:date="2026-03-27T12:01:00Z">
                <w:rPr>
                  <w:rFonts w:ascii="Cambria Math" w:hAnsi="Cambria Math" w:cs="Times New Roman"/>
                </w:rPr>
              </w:ins>
            </m:ctrlPr>
          </m:sSupPr>
          <m:e>
            <m:r>
              <w:ins w:id="147" w:author="USTC" w:date="2026-03-27T12:01:00Z">
                <w:rPr>
                  <w:rFonts w:ascii="Cambria Math" w:hAnsi="Cambria Math" w:cs="Times New Roman"/>
                </w:rPr>
                <m:t xml:space="preserve"> </m:t>
              </w:ins>
            </m:r>
            <m:ctrlPr>
              <w:ins w:id="148" w:author="USTC" w:date="2026-03-27T12:01:00Z">
                <w:rPr>
                  <w:rFonts w:ascii="Cambria Math" w:hAnsi="Cambria Math" w:cs="Times New Roman"/>
                  <w:i/>
                </w:rPr>
              </w:ins>
            </m:ctrlPr>
          </m:e>
          <m:sup>
            <m:r>
              <w:ins w:id="149" w:author="USTC" w:date="2026-03-27T12:01:00Z">
                <w:rPr>
                  <w:rFonts w:ascii="Cambria Math" w:hAnsi="Cambria Math" w:cs="Times New Roman"/>
                </w:rPr>
                <m:t>129</m:t>
              </w:ins>
            </m:r>
          </m:sup>
        </m:sSup>
        <m:r>
          <w:ins w:id="150" w:author="USTC" w:date="2026-03-27T12:01:00Z">
            <m:rPr>
              <m:sty m:val="p"/>
            </m:rPr>
            <w:rPr>
              <w:rFonts w:ascii="Cambria Math" w:hAnsi="Cambria Math" w:cs="Times New Roman"/>
            </w:rPr>
            <m:t>X</m:t>
          </w:ins>
        </m:r>
        <m:r>
          <w:ins w:id="151" w:author="USTC" w:date="2026-03-27T12:01:00Z">
            <m:rPr>
              <m:sty m:val="p"/>
            </m:rPr>
            <w:rPr>
              <w:rFonts w:ascii="Cambria Math" w:hAnsi="Cambria Math" w:cs="Times New Roman"/>
            </w:rPr>
            <m:t>e</m:t>
          </w:ins>
        </m:r>
      </m:oMath>
      <w:ins w:id="152" w:author="USTC" w:date="2026-03-27T11:58:00Z">
        <w:r w:rsidR="00E57B6A" w:rsidRPr="00E57B6A">
          <w:rPr>
            <w:rFonts w:ascii="Times New Roman" w:hAnsi="Times New Roman" w:cs="Times New Roman"/>
            <w:rPrChange w:id="153" w:author="USTC" w:date="2026-03-27T11:58:00Z">
              <w:rPr/>
            </w:rPrChange>
          </w:rPr>
          <w:t> comagnetometer [</w:t>
        </w:r>
        <w:r w:rsidR="00E57B6A" w:rsidRPr="00E57B6A">
          <w:rPr>
            <w:rFonts w:ascii="Times New Roman" w:hAnsi="Times New Roman" w:cs="Times New Roman"/>
            <w:rPrChange w:id="154" w:author="USTC" w:date="2026-03-27T11:58:00Z">
              <w:rPr/>
            </w:rPrChange>
          </w:rPr>
          <w:fldChar w:fldCharType="begin"/>
        </w:r>
        <w:r w:rsidR="00E57B6A" w:rsidRPr="00E57B6A">
          <w:rPr>
            <w:rFonts w:ascii="Times New Roman" w:hAnsi="Times New Roman" w:cs="Times New Roman"/>
            <w:rPrChange w:id="155" w:author="USTC" w:date="2026-03-27T11:58:00Z">
              <w:rPr/>
            </w:rPrChange>
          </w:rPr>
          <w:instrText xml:space="preserve"> HYPERLINK "https://journals.aps.org/prl/abstract/10.1103/PhysRevLett.128.231803" \l "c20" </w:instrText>
        </w:r>
        <w:r w:rsidR="00E57B6A" w:rsidRPr="00E57B6A">
          <w:rPr>
            <w:rFonts w:ascii="Times New Roman" w:hAnsi="Times New Roman" w:cs="Times New Roman"/>
            <w:rPrChange w:id="156" w:author="USTC" w:date="2026-03-27T11:58:00Z">
              <w:rPr/>
            </w:rPrChange>
          </w:rPr>
          <w:fldChar w:fldCharType="separate"/>
        </w:r>
        <w:r w:rsidR="00E57B6A" w:rsidRPr="00E57B6A">
          <w:rPr>
            <w:rStyle w:val="ad"/>
            <w:rFonts w:ascii="Times New Roman" w:hAnsi="Times New Roman" w:cs="Times New Roman"/>
            <w:rPrChange w:id="157" w:author="USTC" w:date="2026-03-27T11:58:00Z">
              <w:rPr>
                <w:rStyle w:val="ad"/>
              </w:rPr>
            </w:rPrChange>
          </w:rPr>
          <w:t>20</w:t>
        </w:r>
        <w:r w:rsidR="00E57B6A" w:rsidRPr="00E57B6A">
          <w:rPr>
            <w:rFonts w:ascii="Times New Roman" w:hAnsi="Times New Roman" w:cs="Times New Roman"/>
            <w:rPrChange w:id="158" w:author="USTC" w:date="2026-03-27T11:58:00Z">
              <w:rPr/>
            </w:rPrChange>
          </w:rPr>
          <w:fldChar w:fldCharType="end"/>
        </w:r>
        <w:r w:rsidR="00E57B6A" w:rsidRPr="00E57B6A">
          <w:rPr>
            <w:rFonts w:ascii="Times New Roman" w:hAnsi="Times New Roman" w:cs="Times New Roman"/>
            <w:rPrChange w:id="159" w:author="USTC" w:date="2026-03-27T11:58:00Z">
              <w:rPr/>
            </w:rPrChange>
          </w:rPr>
          <w:t>]</w:t>
        </w:r>
      </w:ins>
      <w:ins w:id="160" w:author="USTC" w:date="2026-03-27T12:09:00Z">
        <w:r w:rsidR="00331040">
          <w:rPr>
            <w:rFonts w:ascii="Times New Roman" w:hAnsi="Times New Roman" w:cs="Times New Roman"/>
          </w:rPr>
          <w:t xml:space="preserve">, line 5: </w:t>
        </w:r>
        <w:r w:rsidR="00331040" w:rsidRPr="00331040">
          <w:rPr>
            <w:rFonts w:ascii="Times New Roman" w:hAnsi="Times New Roman" w:cs="Times New Roman"/>
          </w:rPr>
          <w:t>The predicted results of this work.</w:t>
        </w:r>
      </w:ins>
    </w:p>
    <w:p w14:paraId="5D0113A1" w14:textId="77777777" w:rsidR="003A0DCB" w:rsidRDefault="003A0DCB">
      <w:pPr>
        <w:spacing w:afterLines="50" w:after="156"/>
        <w:rPr>
          <w:rFonts w:ascii="Times New Roman" w:eastAsia="华文宋体" w:hAnsi="Times New Roman" w:cs="Times New Roman" w:hint="eastAsia"/>
        </w:rPr>
      </w:pPr>
    </w:p>
    <w:p w14:paraId="6882A393"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3:</w:t>
      </w:r>
      <w:r>
        <w:rPr>
          <w:rFonts w:ascii="Times New Roman" w:eastAsia="华文宋体" w:hAnsi="Times New Roman" w:cs="Times New Roman" w:hint="eastAsia"/>
        </w:rPr>
        <w:t>“</w:t>
      </w:r>
      <w:r>
        <w:rPr>
          <w:rFonts w:ascii="Times New Roman" w:eastAsia="华文宋体" w:hAnsi="Times New Roman" w:cs="Times New Roman"/>
        </w:rPr>
        <w:t>The ratio of their Larmor frequencies —termed the comagnetometer ratio—” We are not sure that this is a standard term.</w:t>
      </w:r>
    </w:p>
    <w:p w14:paraId="76CA3E27" w14:textId="5C6240A0"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rPr>
        <w:lastRenderedPageBreak/>
        <w:t xml:space="preserve">A3: </w:t>
      </w:r>
      <w:r>
        <w:rPr>
          <w:rFonts w:ascii="Times New Roman" w:eastAsia="华文宋体" w:hAnsi="Times New Roman" w:cs="Times New Roman" w:hint="eastAsia"/>
        </w:rPr>
        <w:t>C</w:t>
      </w:r>
      <w:r>
        <w:rPr>
          <w:rFonts w:ascii="Times New Roman" w:eastAsia="华文宋体" w:hAnsi="Times New Roman" w:cs="Times New Roman"/>
        </w:rPr>
        <w:t>omagnetometer ratio</w:t>
      </w:r>
      <w:r>
        <w:rPr>
          <w:rFonts w:ascii="Times New Roman" w:eastAsia="华文宋体" w:hAnsi="Times New Roman" w:cs="Times New Roman" w:hint="eastAsia"/>
        </w:rPr>
        <w:t>是我们为了方便起见自行定义的名称，并非标准说法，我</w:t>
      </w:r>
      <w:commentRangeStart w:id="161"/>
      <w:r>
        <w:rPr>
          <w:rFonts w:ascii="Times New Roman" w:eastAsia="华文宋体" w:hAnsi="Times New Roman" w:cs="Times New Roman" w:hint="eastAsia"/>
        </w:rPr>
        <w:t>们</w:t>
      </w:r>
      <w:del w:id="162" w:author="Tian Xia" w:date="2026-03-26T16:58:00Z">
        <w:r w:rsidDel="00E51751">
          <w:rPr>
            <w:rFonts w:ascii="Times New Roman" w:eastAsia="华文宋体" w:hAnsi="Times New Roman" w:cs="Times New Roman" w:hint="eastAsia"/>
          </w:rPr>
          <w:delText>可以</w:delText>
        </w:r>
      </w:del>
      <w:ins w:id="163" w:author="Tian Xia" w:date="2026-03-26T16:58:00Z">
        <w:r w:rsidR="00E51751">
          <w:rPr>
            <w:rFonts w:ascii="Times New Roman" w:eastAsia="华文宋体" w:hAnsi="Times New Roman" w:cs="Times New Roman" w:hint="eastAsia"/>
          </w:rPr>
          <w:t>已经</w:t>
        </w:r>
      </w:ins>
      <w:r>
        <w:rPr>
          <w:rFonts w:ascii="Times New Roman" w:eastAsia="华文宋体" w:hAnsi="Times New Roman" w:cs="Times New Roman" w:hint="eastAsia"/>
        </w:rPr>
        <w:t>修改为</w:t>
      </w:r>
      <w:r>
        <w:rPr>
          <w:rFonts w:ascii="Times New Roman" w:eastAsia="华文宋体" w:hAnsi="Times New Roman" w:cs="Times New Roman"/>
        </w:rPr>
        <w:t>Larmor frequency ratio.</w:t>
      </w:r>
      <w:commentRangeEnd w:id="161"/>
      <w:r w:rsidR="00E51751">
        <w:rPr>
          <w:rStyle w:val="a5"/>
          <w:rFonts w:ascii="Times New Roman" w:eastAsia="华文宋体" w:hAnsi="Times New Roman" w:cs="Times New Roman"/>
          <w:szCs w:val="22"/>
        </w:rPr>
        <w:commentReference w:id="161"/>
      </w:r>
    </w:p>
    <w:p w14:paraId="47BF52C2"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4: In the introduction, the authors mention that they have identified a “novel systematic effect stemming from the interplay between Zeeman and tensor light shifts”. Does this refer to the discussion in section “Tensor shift”?</w:t>
      </w:r>
    </w:p>
    <w:p w14:paraId="11D6A83B" w14:textId="77777777" w:rsidR="00C4642D" w:rsidRDefault="00BC5384">
      <w:pPr>
        <w:spacing w:afterLines="50" w:after="156"/>
        <w:rPr>
          <w:rFonts w:ascii="Times New Roman" w:eastAsia="华文宋体" w:hAnsi="Times New Roman" w:cs="Times New Roman"/>
        </w:rPr>
      </w:pPr>
      <w:r>
        <w:rPr>
          <w:rFonts w:ascii="Times New Roman" w:eastAsia="华文宋体" w:hAnsi="Times New Roman" w:cs="Times New Roman"/>
        </w:rPr>
        <w:t xml:space="preserve">A4: </w:t>
      </w:r>
      <w:r>
        <w:rPr>
          <w:rFonts w:ascii="Times New Roman" w:eastAsia="华文宋体" w:hAnsi="Times New Roman" w:cs="Times New Roman" w:hint="eastAsia"/>
        </w:rPr>
        <w:t>是的。当磁场和</w:t>
      </w:r>
      <w:r>
        <w:rPr>
          <w:rFonts w:ascii="Times New Roman" w:eastAsia="华文宋体" w:hAnsi="Times New Roman" w:cs="Times New Roman" w:hint="eastAsia"/>
        </w:rPr>
        <w:t>tensor</w:t>
      </w:r>
      <w:r>
        <w:rPr>
          <w:rFonts w:ascii="Times New Roman" w:eastAsia="华文宋体" w:hAnsi="Times New Roman" w:cs="Times New Roman" w:hint="eastAsia"/>
        </w:rPr>
        <w:t>场在不同比例下，对频率比也会体现出不同的影响。</w:t>
      </w:r>
    </w:p>
    <w:sectPr w:rsidR="00C4642D">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6" w:author="Tian Xia" w:date="2026-03-26T16:22:00Z" w:initials="TX">
    <w:p w14:paraId="6F2A1544" w14:textId="77777777" w:rsidR="00345021" w:rsidRDefault="00345021" w:rsidP="00345021">
      <w:pPr>
        <w:pStyle w:val="a6"/>
      </w:pPr>
      <w:r>
        <w:rPr>
          <w:rStyle w:val="a5"/>
          <w:rFonts w:hint="eastAsia"/>
        </w:rPr>
        <w:annotationRef/>
      </w:r>
      <w:r>
        <w:rPr>
          <w:rFonts w:hint="eastAsia"/>
        </w:rPr>
        <w:t>请列出其他修改的地方，向referee证明我们全面检查过了。</w:t>
      </w:r>
    </w:p>
  </w:comment>
  <w:comment w:id="51" w:author="Tian Xia" w:date="2026-03-26T17:00:00Z" w:initials="TX">
    <w:p w14:paraId="72F01D46" w14:textId="77777777" w:rsidR="00E51751" w:rsidRDefault="00E51751" w:rsidP="00E51751">
      <w:pPr>
        <w:pStyle w:val="a6"/>
      </w:pPr>
      <w:r>
        <w:rPr>
          <w:rStyle w:val="a5"/>
          <w:rFonts w:hint="eastAsia"/>
        </w:rPr>
        <w:annotationRef/>
      </w:r>
      <w:r>
        <w:rPr>
          <w:rFonts w:hint="eastAsia"/>
        </w:rPr>
        <w:t>这个图，虽然不放进manuscript，但是依然要加figure caption。</w:t>
      </w:r>
    </w:p>
  </w:comment>
  <w:comment w:id="161" w:author="Tian Xia" w:date="2026-03-26T16:58:00Z" w:initials="TX">
    <w:p w14:paraId="379AB85F" w14:textId="77777777" w:rsidR="00E51751" w:rsidRDefault="00E51751" w:rsidP="00E51751">
      <w:pPr>
        <w:pStyle w:val="a6"/>
      </w:pPr>
      <w:r>
        <w:rPr>
          <w:rStyle w:val="a5"/>
          <w:rFonts w:hint="eastAsia"/>
        </w:rPr>
        <w:annotationRef/>
      </w:r>
      <w:r>
        <w:rPr>
          <w:rFonts w:hint="eastAsia"/>
        </w:rPr>
        <w:t>8处修改没有用蓝色highlight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F2A1544" w15:done="0"/>
  <w15:commentEx w15:paraId="72F01D46" w15:done="0"/>
  <w15:commentEx w15:paraId="379AB8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71E608" w16cex:dateUtc="2026-03-26T08:22:00Z"/>
  <w16cex:commentExtensible w16cex:durableId="276F9BE6" w16cex:dateUtc="2026-03-26T09:00:00Z"/>
  <w16cex:commentExtensible w16cex:durableId="7EEC1B47" w16cex:dateUtc="2026-03-26T0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F2A1544" w16cid:durableId="2171E608"/>
  <w16cid:commentId w16cid:paraId="72F01D46" w16cid:durableId="276F9BE6"/>
  <w16cid:commentId w16cid:paraId="379AB85F" w16cid:durableId="7EEC1B4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DejaVu Math TeX Gyre">
    <w:altName w:val="Calibri"/>
    <w:charset w:val="00"/>
    <w:family w:val="auto"/>
    <w:pitch w:val="variable"/>
    <w:sig w:usb0="A10000EF" w:usb1="4201F9EE" w:usb2="02000000" w:usb3="00000000" w:csb0="00000193" w:csb1="00000000"/>
  </w:font>
  <w:font w:name="Times New Roman Regular">
    <w:altName w:val="Times New Roman"/>
    <w:charset w:val="00"/>
    <w:family w:val="auto"/>
    <w:pitch w:val="default"/>
    <w:sig w:usb0="00000000" w:usb1="00000000" w:usb2="00000001" w:usb3="00000000" w:csb0="400001BF" w:csb1="DFF70000"/>
  </w:font>
  <w:font w:name="微软雅黑">
    <w:panose1 w:val="020B0503020204020204"/>
    <w:charset w:val="86"/>
    <w:family w:val="swiss"/>
    <w:pitch w:val="variable"/>
    <w:sig w:usb0="80000287" w:usb1="2ACF3C50" w:usb2="00000016" w:usb3="00000000" w:csb0="0004001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ian Xia">
    <w15:presenceInfo w15:providerId="Windows Live" w15:userId="a9a479725c7776d7"/>
  </w15:person>
  <w15:person w15:author="USTC">
    <w15:presenceInfo w15:providerId="None" w15:userId="UST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proofState w:spelling="clean" w:grammar="clean"/>
  <w:trackRevision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F7D"/>
    <w:rsid w:val="8D77B1EE"/>
    <w:rsid w:val="95F61F28"/>
    <w:rsid w:val="9938105E"/>
    <w:rsid w:val="9AF68BD6"/>
    <w:rsid w:val="9D57A768"/>
    <w:rsid w:val="A4F75EAC"/>
    <w:rsid w:val="A7359ADF"/>
    <w:rsid w:val="ABDA0C49"/>
    <w:rsid w:val="AD4FFFAC"/>
    <w:rsid w:val="AE7F2ADF"/>
    <w:rsid w:val="AEA5F748"/>
    <w:rsid w:val="AEF8C439"/>
    <w:rsid w:val="AF8B600B"/>
    <w:rsid w:val="AFA53D61"/>
    <w:rsid w:val="AFB8AE10"/>
    <w:rsid w:val="AFEFB669"/>
    <w:rsid w:val="AFF7E96B"/>
    <w:rsid w:val="AFFE4254"/>
    <w:rsid w:val="B17D2DE7"/>
    <w:rsid w:val="B2BB3F30"/>
    <w:rsid w:val="B5DCD545"/>
    <w:rsid w:val="B63E7E25"/>
    <w:rsid w:val="B6DDFE1F"/>
    <w:rsid w:val="B7AEE4DE"/>
    <w:rsid w:val="BBAFF4F7"/>
    <w:rsid w:val="BBD42FF5"/>
    <w:rsid w:val="BBDA1D87"/>
    <w:rsid w:val="BC6BBF37"/>
    <w:rsid w:val="BC7BEF49"/>
    <w:rsid w:val="BCF96182"/>
    <w:rsid w:val="BDED4317"/>
    <w:rsid w:val="BDFF1E14"/>
    <w:rsid w:val="BED779FC"/>
    <w:rsid w:val="BF3E3E56"/>
    <w:rsid w:val="BF594607"/>
    <w:rsid w:val="BFBE927A"/>
    <w:rsid w:val="BFF70B0A"/>
    <w:rsid w:val="BFFB2B60"/>
    <w:rsid w:val="BFFD9C1B"/>
    <w:rsid w:val="BFFDAFEC"/>
    <w:rsid w:val="BFFE678A"/>
    <w:rsid w:val="C4D5037C"/>
    <w:rsid w:val="C8C6FD83"/>
    <w:rsid w:val="CBD1C8DF"/>
    <w:rsid w:val="CDAF9C2B"/>
    <w:rsid w:val="CDF79DBF"/>
    <w:rsid w:val="CDFFD7FF"/>
    <w:rsid w:val="CEB698F4"/>
    <w:rsid w:val="CEFE079F"/>
    <w:rsid w:val="CFE38160"/>
    <w:rsid w:val="CFEF2E8B"/>
    <w:rsid w:val="CFFF4C7C"/>
    <w:rsid w:val="D27ABBB5"/>
    <w:rsid w:val="D47FDE02"/>
    <w:rsid w:val="D67F7639"/>
    <w:rsid w:val="D6B6073B"/>
    <w:rsid w:val="D77F0FA3"/>
    <w:rsid w:val="D7F76DCD"/>
    <w:rsid w:val="DAED143D"/>
    <w:rsid w:val="DDFBF265"/>
    <w:rsid w:val="DDFFCBCC"/>
    <w:rsid w:val="DE9389E4"/>
    <w:rsid w:val="DEB96010"/>
    <w:rsid w:val="DEEFF35D"/>
    <w:rsid w:val="DF353A06"/>
    <w:rsid w:val="DF3E1183"/>
    <w:rsid w:val="DF3E74F1"/>
    <w:rsid w:val="DF7F97C4"/>
    <w:rsid w:val="DF7FE022"/>
    <w:rsid w:val="DFBFDD99"/>
    <w:rsid w:val="DFCFD7A6"/>
    <w:rsid w:val="DFEFAEEF"/>
    <w:rsid w:val="DFF7752B"/>
    <w:rsid w:val="DFFA6836"/>
    <w:rsid w:val="E3FF528A"/>
    <w:rsid w:val="E6FBEFF5"/>
    <w:rsid w:val="E6FFE2EB"/>
    <w:rsid w:val="E7CDECBE"/>
    <w:rsid w:val="E7FD517D"/>
    <w:rsid w:val="E88B3DDA"/>
    <w:rsid w:val="E9B55615"/>
    <w:rsid w:val="E9FEEF00"/>
    <w:rsid w:val="EAF75869"/>
    <w:rsid w:val="EAFFACC1"/>
    <w:rsid w:val="EB1FEAB3"/>
    <w:rsid w:val="ECB991CF"/>
    <w:rsid w:val="EE7E1010"/>
    <w:rsid w:val="EEBB484D"/>
    <w:rsid w:val="EEF106AD"/>
    <w:rsid w:val="EEF62C6A"/>
    <w:rsid w:val="EEF674D6"/>
    <w:rsid w:val="EEFE5236"/>
    <w:rsid w:val="EF4D4EA3"/>
    <w:rsid w:val="EF5D333F"/>
    <w:rsid w:val="EF7F0B09"/>
    <w:rsid w:val="EF9D6179"/>
    <w:rsid w:val="EFA72130"/>
    <w:rsid w:val="EFD0BEA2"/>
    <w:rsid w:val="EFDF8BEA"/>
    <w:rsid w:val="EFECE3F4"/>
    <w:rsid w:val="EFFEA1E5"/>
    <w:rsid w:val="EFFFA916"/>
    <w:rsid w:val="F1F54DC0"/>
    <w:rsid w:val="F2FB017D"/>
    <w:rsid w:val="F31EAF91"/>
    <w:rsid w:val="F36F5932"/>
    <w:rsid w:val="F3930D63"/>
    <w:rsid w:val="F3DDC2D2"/>
    <w:rsid w:val="F3EED5B7"/>
    <w:rsid w:val="F4FFC750"/>
    <w:rsid w:val="F76FFF3F"/>
    <w:rsid w:val="F7B7FAE0"/>
    <w:rsid w:val="F7DDD596"/>
    <w:rsid w:val="F7DE0CAF"/>
    <w:rsid w:val="F7DF0B31"/>
    <w:rsid w:val="F7FF4ECD"/>
    <w:rsid w:val="F85BCD8C"/>
    <w:rsid w:val="F99F1450"/>
    <w:rsid w:val="F9FAE667"/>
    <w:rsid w:val="FAB599DE"/>
    <w:rsid w:val="FAD3DCA9"/>
    <w:rsid w:val="FAFDDA9E"/>
    <w:rsid w:val="FAFF8001"/>
    <w:rsid w:val="FB2A6849"/>
    <w:rsid w:val="FB55483D"/>
    <w:rsid w:val="FB6D41FE"/>
    <w:rsid w:val="FB7F5316"/>
    <w:rsid w:val="FB991C53"/>
    <w:rsid w:val="FBDA6D39"/>
    <w:rsid w:val="FBDB578F"/>
    <w:rsid w:val="FBDC7D47"/>
    <w:rsid w:val="FBF7D691"/>
    <w:rsid w:val="FBFD2D9E"/>
    <w:rsid w:val="FBFD408B"/>
    <w:rsid w:val="FBFDC309"/>
    <w:rsid w:val="FC335D1C"/>
    <w:rsid w:val="FCC79C1E"/>
    <w:rsid w:val="FD1EA3C1"/>
    <w:rsid w:val="FD372117"/>
    <w:rsid w:val="FDBD262B"/>
    <w:rsid w:val="FDBDCFAA"/>
    <w:rsid w:val="FDE3A377"/>
    <w:rsid w:val="FDFDD2A2"/>
    <w:rsid w:val="FE3B5AFD"/>
    <w:rsid w:val="FE471C11"/>
    <w:rsid w:val="FE6C53D1"/>
    <w:rsid w:val="FEB7AC31"/>
    <w:rsid w:val="FEBB948D"/>
    <w:rsid w:val="FEDA5139"/>
    <w:rsid w:val="FEF5AFE7"/>
    <w:rsid w:val="FF199531"/>
    <w:rsid w:val="FF4F0613"/>
    <w:rsid w:val="FF6E0EA5"/>
    <w:rsid w:val="FF73151C"/>
    <w:rsid w:val="FF7F4C69"/>
    <w:rsid w:val="FF86BE80"/>
    <w:rsid w:val="FFBF3EFF"/>
    <w:rsid w:val="FFBF4E04"/>
    <w:rsid w:val="FFCF85B4"/>
    <w:rsid w:val="FFDFB0BE"/>
    <w:rsid w:val="FFE71919"/>
    <w:rsid w:val="FFEEB5C5"/>
    <w:rsid w:val="FFEF2FFE"/>
    <w:rsid w:val="FFEFE69B"/>
    <w:rsid w:val="FFF3AB46"/>
    <w:rsid w:val="FFF78F4F"/>
    <w:rsid w:val="FFF7BCCA"/>
    <w:rsid w:val="FFFD561A"/>
    <w:rsid w:val="FFFF0538"/>
    <w:rsid w:val="FFFF9780"/>
    <w:rsid w:val="FFFFB82C"/>
    <w:rsid w:val="FFFFD409"/>
    <w:rsid w:val="0000573C"/>
    <w:rsid w:val="0000678A"/>
    <w:rsid w:val="00007D61"/>
    <w:rsid w:val="0003323A"/>
    <w:rsid w:val="00083297"/>
    <w:rsid w:val="000A5608"/>
    <w:rsid w:val="000E2944"/>
    <w:rsid w:val="000F74D8"/>
    <w:rsid w:val="00113199"/>
    <w:rsid w:val="00121DD6"/>
    <w:rsid w:val="001544F7"/>
    <w:rsid w:val="00170015"/>
    <w:rsid w:val="00184CA9"/>
    <w:rsid w:val="00187D87"/>
    <w:rsid w:val="001A31F1"/>
    <w:rsid w:val="001B1347"/>
    <w:rsid w:val="001D7A17"/>
    <w:rsid w:val="001F4123"/>
    <w:rsid w:val="001F5E69"/>
    <w:rsid w:val="00281FFE"/>
    <w:rsid w:val="00302C1A"/>
    <w:rsid w:val="003154B7"/>
    <w:rsid w:val="00330EA3"/>
    <w:rsid w:val="00331040"/>
    <w:rsid w:val="00337521"/>
    <w:rsid w:val="00340337"/>
    <w:rsid w:val="003411D3"/>
    <w:rsid w:val="00345021"/>
    <w:rsid w:val="00354CB1"/>
    <w:rsid w:val="00360B7B"/>
    <w:rsid w:val="00396731"/>
    <w:rsid w:val="003A0DCB"/>
    <w:rsid w:val="00407604"/>
    <w:rsid w:val="0043530D"/>
    <w:rsid w:val="004629BE"/>
    <w:rsid w:val="00466F00"/>
    <w:rsid w:val="004A721F"/>
    <w:rsid w:val="004B0B9D"/>
    <w:rsid w:val="004B2DA6"/>
    <w:rsid w:val="004B691E"/>
    <w:rsid w:val="004F03BB"/>
    <w:rsid w:val="005136C7"/>
    <w:rsid w:val="005174C2"/>
    <w:rsid w:val="00541627"/>
    <w:rsid w:val="00552752"/>
    <w:rsid w:val="00574CA3"/>
    <w:rsid w:val="005754DE"/>
    <w:rsid w:val="005978E6"/>
    <w:rsid w:val="005A2663"/>
    <w:rsid w:val="005C6E45"/>
    <w:rsid w:val="005E49C4"/>
    <w:rsid w:val="005F175B"/>
    <w:rsid w:val="005F50BB"/>
    <w:rsid w:val="00632454"/>
    <w:rsid w:val="0063470F"/>
    <w:rsid w:val="0065785C"/>
    <w:rsid w:val="00691505"/>
    <w:rsid w:val="00694068"/>
    <w:rsid w:val="006B3825"/>
    <w:rsid w:val="006C3E0B"/>
    <w:rsid w:val="00713FF4"/>
    <w:rsid w:val="00716AD7"/>
    <w:rsid w:val="007225B1"/>
    <w:rsid w:val="00732008"/>
    <w:rsid w:val="0073519F"/>
    <w:rsid w:val="00772B05"/>
    <w:rsid w:val="007C6C76"/>
    <w:rsid w:val="007C7225"/>
    <w:rsid w:val="007E19B4"/>
    <w:rsid w:val="007F23A2"/>
    <w:rsid w:val="008B0C7B"/>
    <w:rsid w:val="008C0793"/>
    <w:rsid w:val="008F2DB9"/>
    <w:rsid w:val="009009EE"/>
    <w:rsid w:val="00912210"/>
    <w:rsid w:val="00913D02"/>
    <w:rsid w:val="00917F0A"/>
    <w:rsid w:val="00921957"/>
    <w:rsid w:val="00922623"/>
    <w:rsid w:val="00943A8B"/>
    <w:rsid w:val="00944DB1"/>
    <w:rsid w:val="009556B3"/>
    <w:rsid w:val="009B5389"/>
    <w:rsid w:val="009C2785"/>
    <w:rsid w:val="009C78B5"/>
    <w:rsid w:val="009D66A1"/>
    <w:rsid w:val="009E71E3"/>
    <w:rsid w:val="00A2011E"/>
    <w:rsid w:val="00A206D8"/>
    <w:rsid w:val="00A21CD8"/>
    <w:rsid w:val="00A25684"/>
    <w:rsid w:val="00A310F6"/>
    <w:rsid w:val="00A31D6A"/>
    <w:rsid w:val="00A66A2A"/>
    <w:rsid w:val="00A727B7"/>
    <w:rsid w:val="00A95830"/>
    <w:rsid w:val="00AE7B7E"/>
    <w:rsid w:val="00B153DC"/>
    <w:rsid w:val="00B16614"/>
    <w:rsid w:val="00B23B64"/>
    <w:rsid w:val="00B267AF"/>
    <w:rsid w:val="00B41566"/>
    <w:rsid w:val="00B54BBD"/>
    <w:rsid w:val="00B876FA"/>
    <w:rsid w:val="00B95929"/>
    <w:rsid w:val="00B97579"/>
    <w:rsid w:val="00BA43FA"/>
    <w:rsid w:val="00BB493E"/>
    <w:rsid w:val="00BC5384"/>
    <w:rsid w:val="00BE2AC0"/>
    <w:rsid w:val="00C13D47"/>
    <w:rsid w:val="00C35160"/>
    <w:rsid w:val="00C35760"/>
    <w:rsid w:val="00C4642D"/>
    <w:rsid w:val="00C46611"/>
    <w:rsid w:val="00C4667B"/>
    <w:rsid w:val="00C924F4"/>
    <w:rsid w:val="00CA1F7D"/>
    <w:rsid w:val="00CA4274"/>
    <w:rsid w:val="00CB1595"/>
    <w:rsid w:val="00CB76A6"/>
    <w:rsid w:val="00CC075F"/>
    <w:rsid w:val="00CC311C"/>
    <w:rsid w:val="00CE2B46"/>
    <w:rsid w:val="00CF3B57"/>
    <w:rsid w:val="00D073D7"/>
    <w:rsid w:val="00D2526F"/>
    <w:rsid w:val="00D60F8D"/>
    <w:rsid w:val="00D74FD0"/>
    <w:rsid w:val="00D9447A"/>
    <w:rsid w:val="00DE47EC"/>
    <w:rsid w:val="00DF5E6B"/>
    <w:rsid w:val="00E22F44"/>
    <w:rsid w:val="00E36667"/>
    <w:rsid w:val="00E51751"/>
    <w:rsid w:val="00E55815"/>
    <w:rsid w:val="00E57B6A"/>
    <w:rsid w:val="00E60BED"/>
    <w:rsid w:val="00E72FD6"/>
    <w:rsid w:val="00E751FF"/>
    <w:rsid w:val="00E95F52"/>
    <w:rsid w:val="00EE117A"/>
    <w:rsid w:val="00EE34A5"/>
    <w:rsid w:val="00EE3674"/>
    <w:rsid w:val="00EE4AB1"/>
    <w:rsid w:val="00EF63AB"/>
    <w:rsid w:val="00F033C8"/>
    <w:rsid w:val="00F445BE"/>
    <w:rsid w:val="00F63F18"/>
    <w:rsid w:val="00F70D0F"/>
    <w:rsid w:val="00F96443"/>
    <w:rsid w:val="00FA5913"/>
    <w:rsid w:val="00FC2F72"/>
    <w:rsid w:val="00FE24D8"/>
    <w:rsid w:val="00FF0928"/>
    <w:rsid w:val="00FF63DA"/>
    <w:rsid w:val="02A52D3C"/>
    <w:rsid w:val="03D7E2F4"/>
    <w:rsid w:val="0A3E362E"/>
    <w:rsid w:val="0EBB885B"/>
    <w:rsid w:val="0F7E9F57"/>
    <w:rsid w:val="17DCE11C"/>
    <w:rsid w:val="17EC6193"/>
    <w:rsid w:val="195C2CD0"/>
    <w:rsid w:val="1AFEE5CD"/>
    <w:rsid w:val="1BBCF847"/>
    <w:rsid w:val="1E7FBD03"/>
    <w:rsid w:val="1E9EAAB4"/>
    <w:rsid w:val="1EFB5573"/>
    <w:rsid w:val="1F7AAB25"/>
    <w:rsid w:val="1FDFFE4F"/>
    <w:rsid w:val="1FF97A1D"/>
    <w:rsid w:val="1FFF06F6"/>
    <w:rsid w:val="2645CE6C"/>
    <w:rsid w:val="29EF5E64"/>
    <w:rsid w:val="2AF3A097"/>
    <w:rsid w:val="2C3B4CEC"/>
    <w:rsid w:val="2DFFE43C"/>
    <w:rsid w:val="2E9C23D7"/>
    <w:rsid w:val="2F5F2DA6"/>
    <w:rsid w:val="2FFFD547"/>
    <w:rsid w:val="31E40DC5"/>
    <w:rsid w:val="31EABC38"/>
    <w:rsid w:val="369FC956"/>
    <w:rsid w:val="36AD6A0B"/>
    <w:rsid w:val="37DB8DFE"/>
    <w:rsid w:val="37FD032F"/>
    <w:rsid w:val="3A338BB9"/>
    <w:rsid w:val="3BDF2B66"/>
    <w:rsid w:val="3BEFB6C4"/>
    <w:rsid w:val="3BFE2B4E"/>
    <w:rsid w:val="3D77199B"/>
    <w:rsid w:val="3DB7DDB3"/>
    <w:rsid w:val="3DEF0AD1"/>
    <w:rsid w:val="3EFFDA6C"/>
    <w:rsid w:val="3F63CEBE"/>
    <w:rsid w:val="3F75E646"/>
    <w:rsid w:val="3FBFD164"/>
    <w:rsid w:val="3FC7FD37"/>
    <w:rsid w:val="3FEBC9EE"/>
    <w:rsid w:val="3FFBDA65"/>
    <w:rsid w:val="3FFD906E"/>
    <w:rsid w:val="41C9EBF4"/>
    <w:rsid w:val="43AE2E61"/>
    <w:rsid w:val="45F77BD9"/>
    <w:rsid w:val="461769E9"/>
    <w:rsid w:val="4B1F46D5"/>
    <w:rsid w:val="4CF3CE29"/>
    <w:rsid w:val="4DC243B5"/>
    <w:rsid w:val="4E3D6CB5"/>
    <w:rsid w:val="4E592053"/>
    <w:rsid w:val="4FEBA54C"/>
    <w:rsid w:val="56FDA5EF"/>
    <w:rsid w:val="57DDD70F"/>
    <w:rsid w:val="57F9EC17"/>
    <w:rsid w:val="5A7ACA21"/>
    <w:rsid w:val="5AD55A43"/>
    <w:rsid w:val="5AFBE1A9"/>
    <w:rsid w:val="5BFC0579"/>
    <w:rsid w:val="5CBF4630"/>
    <w:rsid w:val="5D5D87F9"/>
    <w:rsid w:val="5D70A317"/>
    <w:rsid w:val="5DCE4C60"/>
    <w:rsid w:val="5DF66F1D"/>
    <w:rsid w:val="5DF78696"/>
    <w:rsid w:val="5DFFDB4E"/>
    <w:rsid w:val="5E1BB82C"/>
    <w:rsid w:val="5EDF6EE8"/>
    <w:rsid w:val="5EDF8C1F"/>
    <w:rsid w:val="5EF7454F"/>
    <w:rsid w:val="5EFE40FE"/>
    <w:rsid w:val="5F6F4372"/>
    <w:rsid w:val="5F70CD77"/>
    <w:rsid w:val="5F73ACAF"/>
    <w:rsid w:val="5F7BB660"/>
    <w:rsid w:val="5F7BDD66"/>
    <w:rsid w:val="5FCFDBE6"/>
    <w:rsid w:val="5FDD11D3"/>
    <w:rsid w:val="5FDE18A5"/>
    <w:rsid w:val="5FEA468B"/>
    <w:rsid w:val="5FF62AB9"/>
    <w:rsid w:val="5FFBB832"/>
    <w:rsid w:val="5FFCADD0"/>
    <w:rsid w:val="5FFF0FC5"/>
    <w:rsid w:val="5FFF1772"/>
    <w:rsid w:val="67B72E4F"/>
    <w:rsid w:val="67BF1DF6"/>
    <w:rsid w:val="68FFB86A"/>
    <w:rsid w:val="6BAE436F"/>
    <w:rsid w:val="6BDEAAA5"/>
    <w:rsid w:val="6BEF437E"/>
    <w:rsid w:val="6BFF1B9F"/>
    <w:rsid w:val="6BFFE6B7"/>
    <w:rsid w:val="6D2B8208"/>
    <w:rsid w:val="6DFB3ECD"/>
    <w:rsid w:val="6EFCFFBF"/>
    <w:rsid w:val="6EFE5F59"/>
    <w:rsid w:val="6F571AFF"/>
    <w:rsid w:val="6FBFCB26"/>
    <w:rsid w:val="6FFB7A97"/>
    <w:rsid w:val="6FFBB188"/>
    <w:rsid w:val="6FFE456E"/>
    <w:rsid w:val="6FFF0D63"/>
    <w:rsid w:val="73EFE1B6"/>
    <w:rsid w:val="73F7EA14"/>
    <w:rsid w:val="7495A4B7"/>
    <w:rsid w:val="74FFA25F"/>
    <w:rsid w:val="75D26489"/>
    <w:rsid w:val="7674CBA3"/>
    <w:rsid w:val="76E5B21B"/>
    <w:rsid w:val="76FEE760"/>
    <w:rsid w:val="76FFAFA4"/>
    <w:rsid w:val="76FFB1CD"/>
    <w:rsid w:val="773FEF24"/>
    <w:rsid w:val="7797F6AA"/>
    <w:rsid w:val="77D2B0F3"/>
    <w:rsid w:val="77F33731"/>
    <w:rsid w:val="77FAB7E2"/>
    <w:rsid w:val="79FFDEAD"/>
    <w:rsid w:val="7AE23E13"/>
    <w:rsid w:val="7B1E0986"/>
    <w:rsid w:val="7B57849C"/>
    <w:rsid w:val="7B6E7A9B"/>
    <w:rsid w:val="7B7F2AC3"/>
    <w:rsid w:val="7BBB0B33"/>
    <w:rsid w:val="7BBFF756"/>
    <w:rsid w:val="7BD748B1"/>
    <w:rsid w:val="7BD75799"/>
    <w:rsid w:val="7BEF4DD9"/>
    <w:rsid w:val="7BF17915"/>
    <w:rsid w:val="7BF282A6"/>
    <w:rsid w:val="7BF557AA"/>
    <w:rsid w:val="7BF792BA"/>
    <w:rsid w:val="7C7C0512"/>
    <w:rsid w:val="7C7C0BDF"/>
    <w:rsid w:val="7CDE858A"/>
    <w:rsid w:val="7CDF27DC"/>
    <w:rsid w:val="7CFFDE48"/>
    <w:rsid w:val="7D6FCFDC"/>
    <w:rsid w:val="7D7DA742"/>
    <w:rsid w:val="7D8955C6"/>
    <w:rsid w:val="7DBFDE89"/>
    <w:rsid w:val="7DD720DA"/>
    <w:rsid w:val="7DECAF17"/>
    <w:rsid w:val="7E97DDFA"/>
    <w:rsid w:val="7E9F333F"/>
    <w:rsid w:val="7E9FE822"/>
    <w:rsid w:val="7EBD990A"/>
    <w:rsid w:val="7EDF745C"/>
    <w:rsid w:val="7EE7DCC4"/>
    <w:rsid w:val="7F1F42E9"/>
    <w:rsid w:val="7F290870"/>
    <w:rsid w:val="7F2BE32F"/>
    <w:rsid w:val="7F3E58AA"/>
    <w:rsid w:val="7F4F4E48"/>
    <w:rsid w:val="7F5B0F5E"/>
    <w:rsid w:val="7F5EAC2A"/>
    <w:rsid w:val="7F6C63F3"/>
    <w:rsid w:val="7F6E9E81"/>
    <w:rsid w:val="7F7FC26B"/>
    <w:rsid w:val="7F9F68C9"/>
    <w:rsid w:val="7FB1B846"/>
    <w:rsid w:val="7FBED726"/>
    <w:rsid w:val="7FC7A488"/>
    <w:rsid w:val="7FEA39A7"/>
    <w:rsid w:val="7FF003A0"/>
    <w:rsid w:val="7FFA1E50"/>
    <w:rsid w:val="7FFAFEED"/>
    <w:rsid w:val="7FFDCA19"/>
    <w:rsid w:val="7FFE7744"/>
    <w:rsid w:val="7FFFF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74336"/>
  <w15:docId w15:val="{7DFB4A80-AE9C-4088-8649-58B0ADFAE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 w:type="paragraph" w:styleId="a4">
    <w:name w:val="Revision"/>
    <w:hidden/>
    <w:uiPriority w:val="99"/>
    <w:unhideWhenUsed/>
    <w:rsid w:val="007E19B4"/>
    <w:rPr>
      <w:rFonts w:asciiTheme="minorHAnsi" w:eastAsiaTheme="minorEastAsia" w:hAnsiTheme="minorHAnsi" w:cstheme="minorBidi"/>
      <w:kern w:val="2"/>
      <w:sz w:val="21"/>
      <w:szCs w:val="22"/>
    </w:rPr>
  </w:style>
  <w:style w:type="character" w:styleId="a5">
    <w:name w:val="annotation reference"/>
    <w:basedOn w:val="a0"/>
    <w:uiPriority w:val="99"/>
    <w:semiHidden/>
    <w:unhideWhenUsed/>
    <w:rsid w:val="00345021"/>
    <w:rPr>
      <w:sz w:val="21"/>
      <w:szCs w:val="21"/>
    </w:rPr>
  </w:style>
  <w:style w:type="paragraph" w:styleId="a6">
    <w:name w:val="annotation text"/>
    <w:basedOn w:val="a"/>
    <w:link w:val="a7"/>
    <w:uiPriority w:val="99"/>
    <w:unhideWhenUsed/>
    <w:rsid w:val="00345021"/>
    <w:pPr>
      <w:jc w:val="left"/>
    </w:pPr>
  </w:style>
  <w:style w:type="character" w:customStyle="1" w:styleId="a7">
    <w:name w:val="批注文字 字符"/>
    <w:basedOn w:val="a0"/>
    <w:link w:val="a6"/>
    <w:uiPriority w:val="99"/>
    <w:rsid w:val="00345021"/>
    <w:rPr>
      <w:rFonts w:asciiTheme="minorHAnsi" w:eastAsiaTheme="minorEastAsia" w:hAnsiTheme="minorHAnsi" w:cstheme="minorBidi"/>
      <w:kern w:val="2"/>
      <w:sz w:val="21"/>
      <w:szCs w:val="22"/>
    </w:rPr>
  </w:style>
  <w:style w:type="paragraph" w:styleId="a8">
    <w:name w:val="annotation subject"/>
    <w:basedOn w:val="a6"/>
    <w:next w:val="a6"/>
    <w:link w:val="a9"/>
    <w:uiPriority w:val="99"/>
    <w:semiHidden/>
    <w:unhideWhenUsed/>
    <w:rsid w:val="00345021"/>
    <w:rPr>
      <w:b/>
      <w:bCs/>
    </w:rPr>
  </w:style>
  <w:style w:type="character" w:customStyle="1" w:styleId="a9">
    <w:name w:val="批注主题 字符"/>
    <w:basedOn w:val="a7"/>
    <w:link w:val="a8"/>
    <w:uiPriority w:val="99"/>
    <w:semiHidden/>
    <w:rsid w:val="00345021"/>
    <w:rPr>
      <w:rFonts w:asciiTheme="minorHAnsi" w:eastAsiaTheme="minorEastAsia" w:hAnsiTheme="minorHAnsi" w:cstheme="minorBidi"/>
      <w:b/>
      <w:bCs/>
      <w:kern w:val="2"/>
      <w:sz w:val="21"/>
      <w:szCs w:val="22"/>
    </w:rPr>
  </w:style>
  <w:style w:type="paragraph" w:styleId="aa">
    <w:name w:val="Balloon Text"/>
    <w:basedOn w:val="a"/>
    <w:link w:val="ab"/>
    <w:uiPriority w:val="99"/>
    <w:semiHidden/>
    <w:unhideWhenUsed/>
    <w:rsid w:val="005174C2"/>
    <w:rPr>
      <w:sz w:val="18"/>
      <w:szCs w:val="18"/>
    </w:rPr>
  </w:style>
  <w:style w:type="character" w:customStyle="1" w:styleId="ab">
    <w:name w:val="批注框文本 字符"/>
    <w:basedOn w:val="a0"/>
    <w:link w:val="aa"/>
    <w:uiPriority w:val="99"/>
    <w:semiHidden/>
    <w:rsid w:val="005174C2"/>
    <w:rPr>
      <w:rFonts w:asciiTheme="minorHAnsi" w:eastAsiaTheme="minorEastAsia" w:hAnsiTheme="minorHAnsi" w:cstheme="minorBidi"/>
      <w:kern w:val="2"/>
      <w:sz w:val="18"/>
      <w:szCs w:val="18"/>
    </w:rPr>
  </w:style>
  <w:style w:type="paragraph" w:styleId="ac">
    <w:name w:val="caption"/>
    <w:basedOn w:val="a"/>
    <w:next w:val="a"/>
    <w:uiPriority w:val="35"/>
    <w:unhideWhenUsed/>
    <w:qFormat/>
    <w:rsid w:val="003A0DCB"/>
    <w:rPr>
      <w:rFonts w:asciiTheme="majorHAnsi" w:eastAsia="黑体" w:hAnsiTheme="majorHAnsi" w:cstheme="majorBidi"/>
      <w:sz w:val="20"/>
      <w:szCs w:val="20"/>
    </w:rPr>
  </w:style>
  <w:style w:type="character" w:styleId="ad">
    <w:name w:val="Hyperlink"/>
    <w:basedOn w:val="a0"/>
    <w:uiPriority w:val="99"/>
    <w:unhideWhenUsed/>
    <w:rsid w:val="00E57B6A"/>
    <w:rPr>
      <w:color w:val="0563C1" w:themeColor="hyperlink"/>
      <w:u w:val="single"/>
    </w:rPr>
  </w:style>
  <w:style w:type="character" w:styleId="ae">
    <w:name w:val="Unresolved Mention"/>
    <w:basedOn w:val="a0"/>
    <w:uiPriority w:val="99"/>
    <w:semiHidden/>
    <w:unhideWhenUsed/>
    <w:rsid w:val="00E57B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5423231">
      <w:bodyDiv w:val="1"/>
      <w:marLeft w:val="0"/>
      <w:marRight w:val="0"/>
      <w:marTop w:val="0"/>
      <w:marBottom w:val="0"/>
      <w:divBdr>
        <w:top w:val="none" w:sz="0" w:space="0" w:color="auto"/>
        <w:left w:val="none" w:sz="0" w:space="0" w:color="auto"/>
        <w:bottom w:val="none" w:sz="0" w:space="0" w:color="auto"/>
        <w:right w:val="none" w:sz="0" w:space="0" w:color="auto"/>
      </w:divBdr>
      <w:divsChild>
        <w:div w:id="483477280">
          <w:marLeft w:val="0"/>
          <w:marRight w:val="0"/>
          <w:marTop w:val="0"/>
          <w:marBottom w:val="0"/>
          <w:divBdr>
            <w:top w:val="none" w:sz="0" w:space="0" w:color="auto"/>
            <w:left w:val="none" w:sz="0" w:space="0" w:color="auto"/>
            <w:bottom w:val="none" w:sz="0" w:space="0" w:color="auto"/>
            <w:right w:val="none" w:sz="0" w:space="0" w:color="auto"/>
          </w:divBdr>
        </w:div>
      </w:divsChild>
    </w:div>
    <w:div w:id="1409379138">
      <w:bodyDiv w:val="1"/>
      <w:marLeft w:val="0"/>
      <w:marRight w:val="0"/>
      <w:marTop w:val="0"/>
      <w:marBottom w:val="0"/>
      <w:divBdr>
        <w:top w:val="none" w:sz="0" w:space="0" w:color="auto"/>
        <w:left w:val="none" w:sz="0" w:space="0" w:color="auto"/>
        <w:bottom w:val="none" w:sz="0" w:space="0" w:color="auto"/>
        <w:right w:val="none" w:sz="0" w:space="0" w:color="auto"/>
      </w:divBdr>
    </w:div>
    <w:div w:id="1968969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1339</Words>
  <Characters>7633</Characters>
  <Application>Microsoft Office Word</Application>
  <DocSecurity>0</DocSecurity>
  <Lines>63</Lines>
  <Paragraphs>17</Paragraphs>
  <ScaleCrop>false</ScaleCrop>
  <Company/>
  <LinksUpToDate>false</LinksUpToDate>
  <CharactersWithSpaces>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USTC</dc:creator>
  <cp:lastModifiedBy>USTC</cp:lastModifiedBy>
  <cp:revision>9</cp:revision>
  <dcterms:created xsi:type="dcterms:W3CDTF">2026-03-27T02:39:00Z</dcterms:created>
  <dcterms:modified xsi:type="dcterms:W3CDTF">2026-03-27T04:15:00Z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BFABD571C8794A0690A3EF5CFA8885C5_13</vt:lpwstr>
  </property>
</Properties>
</file>