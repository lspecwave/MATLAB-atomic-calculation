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76E5A2" w14:textId="77777777"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#R1</w:t>
      </w:r>
    </w:p>
    <w:p w14:paraId="1B54640D" w14:textId="77777777" w:rsidR="004A642B" w:rsidRDefault="00400F25">
      <w:pPr>
        <w:spacing w:afterLines="50" w:after="156"/>
        <w:rPr>
          <w:rFonts w:ascii="Times New Roman" w:hAnsi="Times New Roman" w:cs="Times New Roman"/>
        </w:rPr>
      </w:pPr>
      <w:r w:rsidRPr="007D7D04">
        <w:rPr>
          <w:rFonts w:ascii="Times New Roman" w:hAnsi="Times New Roman" w:cs="Times New Roman"/>
          <w:b/>
        </w:rPr>
        <w:t xml:space="preserve">Q1: </w:t>
      </w:r>
      <w:r>
        <w:rPr>
          <w:rFonts w:ascii="Times New Roman" w:hAnsi="Times New Roman" w:cs="Times New Roman"/>
        </w:rPr>
        <w:t xml:space="preserve">If the argument against vapor cell includes mm-thick walls for limiting short-range interactions below 100 </w:t>
      </w:r>
      <w:proofErr w:type="gramStart"/>
      <w:r>
        <w:rPr>
          <w:rFonts w:ascii="Times New Roman" w:hAnsi="Times New Roman" w:cs="Times New Roman"/>
        </w:rPr>
        <w:t>um</w:t>
      </w:r>
      <w:proofErr w:type="gramEnd"/>
      <w:r>
        <w:rPr>
          <w:rFonts w:ascii="Times New Roman" w:hAnsi="Times New Roman" w:cs="Times New Roman"/>
        </w:rPr>
        <w:t xml:space="preserve">, I am not understanding how cold-atom comagnetometers </w:t>
      </w:r>
      <w:proofErr w:type="spellStart"/>
      <w:r>
        <w:rPr>
          <w:rFonts w:ascii="Times New Roman" w:hAnsi="Times New Roman" w:cs="Times New Roman"/>
        </w:rPr>
        <w:t>over come</w:t>
      </w:r>
      <w:proofErr w:type="spellEnd"/>
      <w:r>
        <w:rPr>
          <w:rFonts w:ascii="Times New Roman" w:hAnsi="Times New Roman" w:cs="Times New Roman"/>
        </w:rPr>
        <w:t xml:space="preserve"> this range in part by not having ‘cell walls’---isn’t the cold-atom comagnetometer contained within a vacuum chamber?</w:t>
      </w:r>
    </w:p>
    <w:p w14:paraId="0F8F054B" w14:textId="53FC2E52" w:rsidR="005426F6" w:rsidRDefault="00400F25">
      <w:pPr>
        <w:spacing w:afterLines="50" w:after="156"/>
        <w:rPr>
          <w:ins w:id="0" w:author="唐延宇" w:date="2026-04-05T21:30:00Z"/>
          <w:rFonts w:ascii="Times New Roman" w:eastAsia="华文宋体" w:hAnsi="Times New Roman" w:cs="Times New Roman"/>
        </w:rPr>
      </w:pPr>
      <w:r w:rsidRPr="007D7D04">
        <w:rPr>
          <w:rFonts w:ascii="Times New Roman" w:hAnsi="Times New Roman" w:cs="Times New Roman"/>
          <w:b/>
        </w:rPr>
        <w:t>A</w:t>
      </w:r>
      <w:r w:rsidR="007D7D04" w:rsidRPr="007D7D04">
        <w:rPr>
          <w:rFonts w:ascii="Times New Roman" w:hAnsi="Times New Roman" w:cs="Times New Roman"/>
          <w:b/>
        </w:rPr>
        <w:t>nswer</w:t>
      </w:r>
      <w:r w:rsidRPr="007D7D04">
        <w:rPr>
          <w:rFonts w:ascii="Times New Roman" w:hAnsi="Times New Roman" w:cs="Times New Roman"/>
          <w:b/>
        </w:rPr>
        <w:t>:</w:t>
      </w:r>
      <w:r w:rsidRPr="007D7D04">
        <w:rPr>
          <w:rFonts w:ascii="Times New Roman" w:eastAsia="华文宋体" w:hAnsi="Times New Roman" w:cs="Times New Roman"/>
          <w:b/>
        </w:rPr>
        <w:t xml:space="preserve"> </w:t>
      </w:r>
      <w:r w:rsidR="00A95E24">
        <w:rPr>
          <w:rFonts w:ascii="Times New Roman" w:eastAsia="华文宋体" w:hAnsi="Times New Roman" w:cs="Times New Roman"/>
        </w:rPr>
        <w:t>In search</w:t>
      </w:r>
      <w:r w:rsidR="003847B2">
        <w:rPr>
          <w:rFonts w:ascii="Times New Roman" w:eastAsia="华文宋体" w:hAnsi="Times New Roman" w:cs="Times New Roman"/>
        </w:rPr>
        <w:t>es</w:t>
      </w:r>
      <w:r w:rsidR="00A95E24">
        <w:rPr>
          <w:rFonts w:ascii="Times New Roman" w:eastAsia="华文宋体" w:hAnsi="Times New Roman" w:cs="Times New Roman"/>
        </w:rPr>
        <w:t xml:space="preserve"> for</w:t>
      </w:r>
      <w:r w:rsidR="00296D59" w:rsidRPr="00296D59">
        <w:rPr>
          <w:rFonts w:ascii="Times New Roman" w:eastAsia="华文宋体" w:hAnsi="Times New Roman" w:cs="Times New Roman"/>
        </w:rPr>
        <w:t xml:space="preserve"> short-range interactions, the distance between </w:t>
      </w:r>
      <w:r w:rsidR="003847B2">
        <w:rPr>
          <w:rFonts w:ascii="Times New Roman" w:eastAsia="华文宋体" w:hAnsi="Times New Roman" w:cs="Times New Roman"/>
        </w:rPr>
        <w:t>the</w:t>
      </w:r>
      <w:r w:rsidR="00A95E24" w:rsidRPr="00296D59">
        <w:rPr>
          <w:rFonts w:ascii="Times New Roman" w:eastAsia="华文宋体" w:hAnsi="Times New Roman" w:cs="Times New Roman"/>
        </w:rPr>
        <w:t xml:space="preserve"> </w:t>
      </w:r>
      <w:r w:rsidR="00296D59" w:rsidRPr="00296D59">
        <w:rPr>
          <w:rFonts w:ascii="Times New Roman" w:eastAsia="华文宋体" w:hAnsi="Times New Roman" w:cs="Times New Roman"/>
        </w:rPr>
        <w:t xml:space="preserve">test mass and </w:t>
      </w:r>
      <w:r w:rsidR="003847B2">
        <w:rPr>
          <w:rFonts w:ascii="Times New Roman" w:eastAsia="华文宋体" w:hAnsi="Times New Roman" w:cs="Times New Roman"/>
        </w:rPr>
        <w:t xml:space="preserve">the </w:t>
      </w:r>
      <w:r w:rsidR="00A95E24">
        <w:rPr>
          <w:rFonts w:ascii="Times New Roman" w:eastAsia="华文宋体" w:hAnsi="Times New Roman" w:cs="Times New Roman"/>
        </w:rPr>
        <w:t>sensing</w:t>
      </w:r>
      <w:r w:rsidR="00A95E24" w:rsidRPr="00296D59">
        <w:rPr>
          <w:rFonts w:ascii="Times New Roman" w:eastAsia="华文宋体" w:hAnsi="Times New Roman" w:cs="Times New Roman"/>
        </w:rPr>
        <w:t xml:space="preserve"> </w:t>
      </w:r>
      <w:r w:rsidR="00296D59" w:rsidRPr="00296D59">
        <w:rPr>
          <w:rFonts w:ascii="Times New Roman" w:eastAsia="华文宋体" w:hAnsi="Times New Roman" w:cs="Times New Roman"/>
        </w:rPr>
        <w:t>atoms</w:t>
      </w:r>
      <w:r w:rsidR="00A95E24">
        <w:rPr>
          <w:rFonts w:ascii="Times New Roman" w:eastAsia="华文宋体" w:hAnsi="Times New Roman" w:cs="Times New Roman"/>
        </w:rPr>
        <w:t xml:space="preserve"> </w:t>
      </w:r>
      <w:r w:rsidR="003847B2">
        <w:rPr>
          <w:rFonts w:ascii="Times New Roman" w:eastAsia="华文宋体" w:hAnsi="Times New Roman" w:cs="Times New Roman"/>
        </w:rPr>
        <w:t>must</w:t>
      </w:r>
      <w:r w:rsidR="00A95E24">
        <w:rPr>
          <w:rFonts w:ascii="Times New Roman" w:eastAsia="华文宋体" w:hAnsi="Times New Roman" w:cs="Times New Roman"/>
        </w:rPr>
        <w:t xml:space="preserve"> be modulated</w:t>
      </w:r>
      <w:r w:rsidR="00296D59" w:rsidRPr="00296D59">
        <w:rPr>
          <w:rFonts w:ascii="Times New Roman" w:eastAsia="华文宋体" w:hAnsi="Times New Roman" w:cs="Times New Roman"/>
        </w:rPr>
        <w:t xml:space="preserve">. In </w:t>
      </w:r>
      <w:r w:rsidR="00A95E24">
        <w:rPr>
          <w:rFonts w:ascii="Times New Roman" w:eastAsia="华文宋体" w:hAnsi="Times New Roman" w:cs="Times New Roman"/>
        </w:rPr>
        <w:t>the vapor</w:t>
      </w:r>
      <w:r w:rsidR="003847B2">
        <w:rPr>
          <w:rFonts w:ascii="Times New Roman" w:eastAsia="华文宋体" w:hAnsi="Times New Roman" w:cs="Times New Roman"/>
        </w:rPr>
        <w:t>-</w:t>
      </w:r>
      <w:r w:rsidR="00A95E24">
        <w:rPr>
          <w:rFonts w:ascii="Times New Roman" w:eastAsia="华文宋体" w:hAnsi="Times New Roman" w:cs="Times New Roman"/>
        </w:rPr>
        <w:t>cell approach</w:t>
      </w:r>
      <w:r w:rsidR="00296D59" w:rsidRPr="00296D59">
        <w:rPr>
          <w:rFonts w:ascii="Times New Roman" w:eastAsia="华文宋体" w:hAnsi="Times New Roman" w:cs="Times New Roman"/>
        </w:rPr>
        <w:t xml:space="preserve">, </w:t>
      </w:r>
      <w:r w:rsidR="00A95E24">
        <w:rPr>
          <w:rFonts w:ascii="Times New Roman" w:eastAsia="华文宋体" w:hAnsi="Times New Roman" w:cs="Times New Roman"/>
        </w:rPr>
        <w:t xml:space="preserve">in order to vary the distance, </w:t>
      </w:r>
      <w:r w:rsidR="00296D59" w:rsidRPr="00296D59">
        <w:rPr>
          <w:rFonts w:ascii="Times New Roman" w:eastAsia="华文宋体" w:hAnsi="Times New Roman" w:cs="Times New Roman"/>
        </w:rPr>
        <w:t xml:space="preserve">the test mass is placed outside the cell </w:t>
      </w:r>
      <w:r w:rsidR="003847B2">
        <w:rPr>
          <w:rFonts w:ascii="Times New Roman" w:eastAsia="华文宋体" w:hAnsi="Times New Roman" w:cs="Times New Roman"/>
        </w:rPr>
        <w:t>rather than</w:t>
      </w:r>
      <w:r w:rsidR="00A95E24">
        <w:rPr>
          <w:rFonts w:ascii="Times New Roman" w:eastAsia="华文宋体" w:hAnsi="Times New Roman" w:cs="Times New Roman"/>
        </w:rPr>
        <w:t xml:space="preserve"> being immersed in the </w:t>
      </w:r>
      <w:r w:rsidR="003847B2">
        <w:rPr>
          <w:rFonts w:ascii="Times New Roman" w:eastAsia="华文宋体" w:hAnsi="Times New Roman" w:cs="Times New Roman"/>
        </w:rPr>
        <w:t>atomic vapor</w:t>
      </w:r>
      <w:r w:rsidR="00A95E24">
        <w:rPr>
          <w:rFonts w:ascii="Times New Roman" w:eastAsia="华文宋体" w:hAnsi="Times New Roman" w:cs="Times New Roman"/>
        </w:rPr>
        <w:t>.</w:t>
      </w:r>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Consequently</w:t>
      </w:r>
      <w:r w:rsidR="00A95E24">
        <w:rPr>
          <w:rFonts w:ascii="Times New Roman" w:eastAsia="华文宋体" w:hAnsi="Times New Roman" w:cs="Times New Roman"/>
        </w:rPr>
        <w:t xml:space="preserve">, </w:t>
      </w:r>
      <w:r w:rsidR="00296D59" w:rsidRPr="00296D59">
        <w:rPr>
          <w:rFonts w:ascii="Times New Roman" w:eastAsia="华文宋体" w:hAnsi="Times New Roman" w:cs="Times New Roman"/>
        </w:rPr>
        <w:t xml:space="preserve">the minimum </w:t>
      </w:r>
      <w:r w:rsidR="003847B2">
        <w:rPr>
          <w:rFonts w:ascii="Times New Roman" w:eastAsia="华文宋体" w:hAnsi="Times New Roman" w:cs="Times New Roman"/>
        </w:rPr>
        <w:t xml:space="preserve">achievable </w:t>
      </w:r>
      <w:r w:rsidR="00296D59" w:rsidRPr="00296D59">
        <w:rPr>
          <w:rFonts w:ascii="Times New Roman" w:eastAsia="华文宋体" w:hAnsi="Times New Roman" w:cs="Times New Roman"/>
        </w:rPr>
        <w:t xml:space="preserve">distance is limited by the cell wall thickness, typically on the millimeter scale. </w:t>
      </w:r>
      <w:r w:rsidR="003847B2">
        <w:rPr>
          <w:rFonts w:ascii="Times New Roman" w:eastAsia="华文宋体" w:hAnsi="Times New Roman" w:cs="Times New Roman"/>
        </w:rPr>
        <w:t>By</w:t>
      </w:r>
      <w:r w:rsidR="00296D59" w:rsidRPr="00296D59">
        <w:rPr>
          <w:rFonts w:ascii="Times New Roman" w:eastAsia="华文宋体" w:hAnsi="Times New Roman" w:cs="Times New Roman"/>
        </w:rPr>
        <w:t xml:space="preserve"> contrast, in </w:t>
      </w:r>
      <w:r w:rsidR="00A95E24">
        <w:rPr>
          <w:rFonts w:ascii="Times New Roman" w:eastAsia="华文宋体" w:hAnsi="Times New Roman" w:cs="Times New Roman"/>
        </w:rPr>
        <w:t>the</w:t>
      </w:r>
      <w:r w:rsidR="00A95E24" w:rsidRPr="00296D59">
        <w:rPr>
          <w:rFonts w:ascii="Times New Roman" w:eastAsia="华文宋体" w:hAnsi="Times New Roman" w:cs="Times New Roman"/>
        </w:rPr>
        <w:t xml:space="preserve"> </w:t>
      </w:r>
      <w:r w:rsidR="00296D59" w:rsidRPr="00296D59">
        <w:rPr>
          <w:rFonts w:ascii="Times New Roman" w:eastAsia="华文宋体" w:hAnsi="Times New Roman" w:cs="Times New Roman"/>
        </w:rPr>
        <w:t>cold</w:t>
      </w:r>
      <w:r w:rsidR="003847B2">
        <w:rPr>
          <w:rFonts w:ascii="Times New Roman" w:eastAsia="华文宋体" w:hAnsi="Times New Roman" w:cs="Times New Roman"/>
        </w:rPr>
        <w:t>-</w:t>
      </w:r>
      <w:r w:rsidR="00296D59" w:rsidRPr="00296D59">
        <w:rPr>
          <w:rFonts w:ascii="Times New Roman" w:eastAsia="华文宋体" w:hAnsi="Times New Roman" w:cs="Times New Roman"/>
        </w:rPr>
        <w:t xml:space="preserve">atom </w:t>
      </w:r>
      <w:r w:rsidR="003847B2">
        <w:rPr>
          <w:rFonts w:ascii="Times New Roman" w:eastAsia="华文宋体" w:hAnsi="Times New Roman" w:cs="Times New Roman"/>
        </w:rPr>
        <w:t>comagnetometer approach</w:t>
      </w:r>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 xml:space="preserve">both </w:t>
      </w:r>
      <w:r w:rsidR="00A95E24">
        <w:rPr>
          <w:rFonts w:ascii="Times New Roman" w:eastAsia="华文宋体" w:hAnsi="Times New Roman" w:cs="Times New Roman"/>
        </w:rPr>
        <w:t xml:space="preserve">the test mass and </w:t>
      </w:r>
      <w:r w:rsidR="003847B2">
        <w:rPr>
          <w:rFonts w:ascii="Times New Roman" w:eastAsia="华文宋体" w:hAnsi="Times New Roman" w:cs="Times New Roman"/>
        </w:rPr>
        <w:t xml:space="preserve">the </w:t>
      </w:r>
      <w:r w:rsidR="00296D59" w:rsidRPr="00296D59">
        <w:rPr>
          <w:rFonts w:ascii="Times New Roman" w:eastAsia="华文宋体" w:hAnsi="Times New Roman" w:cs="Times New Roman"/>
        </w:rPr>
        <w:t xml:space="preserve">atoms </w:t>
      </w:r>
      <w:r w:rsidR="00A95E24">
        <w:rPr>
          <w:rFonts w:ascii="Times New Roman" w:eastAsia="华文宋体" w:hAnsi="Times New Roman" w:cs="Times New Roman"/>
        </w:rPr>
        <w:t>can</w:t>
      </w:r>
      <w:r w:rsidR="00296D59" w:rsidRPr="00296D59">
        <w:rPr>
          <w:rFonts w:ascii="Times New Roman" w:eastAsia="华文宋体" w:hAnsi="Times New Roman" w:cs="Times New Roman"/>
        </w:rPr>
        <w:t xml:space="preserve"> </w:t>
      </w:r>
      <w:r w:rsidR="00A95E24">
        <w:rPr>
          <w:rFonts w:ascii="Times New Roman" w:eastAsia="华文宋体" w:hAnsi="Times New Roman" w:cs="Times New Roman"/>
        </w:rPr>
        <w:t>be placed</w:t>
      </w:r>
      <w:r w:rsidR="00296D59" w:rsidRPr="00296D59">
        <w:rPr>
          <w:rFonts w:ascii="Times New Roman" w:eastAsia="华文宋体" w:hAnsi="Times New Roman" w:cs="Times New Roman"/>
        </w:rPr>
        <w:t xml:space="preserve"> </w:t>
      </w:r>
      <w:r w:rsidR="00A95E24">
        <w:rPr>
          <w:rFonts w:ascii="Times New Roman" w:eastAsia="华文宋体" w:hAnsi="Times New Roman" w:cs="Times New Roman"/>
        </w:rPr>
        <w:t>inside</w:t>
      </w:r>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the same</w:t>
      </w:r>
      <w:r w:rsidR="00296D59" w:rsidRPr="00296D59">
        <w:rPr>
          <w:rFonts w:ascii="Times New Roman" w:eastAsia="华文宋体" w:hAnsi="Times New Roman" w:cs="Times New Roman"/>
        </w:rPr>
        <w:t xml:space="preserve"> vacuum chamber</w:t>
      </w:r>
      <w:r w:rsidR="00DD3C89">
        <w:rPr>
          <w:rFonts w:ascii="Times New Roman" w:eastAsia="华文宋体" w:hAnsi="Times New Roman" w:cs="Times New Roman"/>
        </w:rPr>
        <w:t>,</w:t>
      </w:r>
      <w:r w:rsidR="00296D59" w:rsidRPr="00296D59">
        <w:rPr>
          <w:rFonts w:ascii="Times New Roman" w:eastAsia="华文宋体" w:hAnsi="Times New Roman" w:cs="Times New Roman"/>
        </w:rPr>
        <w:t xml:space="preserve"> </w:t>
      </w:r>
      <w:r w:rsidR="00A95E24">
        <w:rPr>
          <w:rFonts w:ascii="Times New Roman" w:eastAsia="华文宋体" w:hAnsi="Times New Roman" w:cs="Times New Roman"/>
        </w:rPr>
        <w:t>wi</w:t>
      </w:r>
      <w:r w:rsidR="00A95E24" w:rsidRPr="00296D59">
        <w:rPr>
          <w:rFonts w:ascii="Times New Roman" w:eastAsia="华文宋体" w:hAnsi="Times New Roman" w:cs="Times New Roman"/>
        </w:rPr>
        <w:t xml:space="preserve">th </w:t>
      </w:r>
      <w:r w:rsidR="00296D59" w:rsidRPr="00296D59">
        <w:rPr>
          <w:rFonts w:ascii="Times New Roman" w:eastAsia="华文宋体" w:hAnsi="Times New Roman" w:cs="Times New Roman"/>
        </w:rPr>
        <w:t>no walls</w:t>
      </w:r>
      <w:r w:rsidR="00A95E24">
        <w:rPr>
          <w:rFonts w:ascii="Times New Roman" w:eastAsia="华文宋体" w:hAnsi="Times New Roman" w:cs="Times New Roman"/>
        </w:rPr>
        <w:t xml:space="preserve"> or windows</w:t>
      </w:r>
      <w:r w:rsidR="00296D59" w:rsidRPr="00296D59">
        <w:rPr>
          <w:rFonts w:ascii="Times New Roman" w:eastAsia="华文宋体" w:hAnsi="Times New Roman" w:cs="Times New Roman"/>
        </w:rPr>
        <w:t xml:space="preserve"> between</w:t>
      </w:r>
      <w:r w:rsidR="003847B2">
        <w:rPr>
          <w:rFonts w:ascii="Times New Roman" w:eastAsia="华文宋体" w:hAnsi="Times New Roman" w:cs="Times New Roman"/>
        </w:rPr>
        <w:t xml:space="preserve"> </w:t>
      </w:r>
      <w:proofErr w:type="gramStart"/>
      <w:r w:rsidR="003847B2">
        <w:rPr>
          <w:rFonts w:ascii="Times New Roman" w:eastAsia="华文宋体" w:hAnsi="Times New Roman" w:cs="Times New Roman"/>
        </w:rPr>
        <w:t>them</w:t>
      </w:r>
      <w:r w:rsidR="00A95E24">
        <w:rPr>
          <w:rFonts w:ascii="Times New Roman" w:eastAsia="华文宋体" w:hAnsi="Times New Roman" w:cs="Times New Roman"/>
        </w:rPr>
        <w:t>.</w:t>
      </w:r>
      <w:r w:rsidR="00296D59" w:rsidRPr="00296D59">
        <w:rPr>
          <w:rFonts w:ascii="Times New Roman" w:eastAsia="华文宋体" w:hAnsi="Times New Roman" w:cs="Times New Roman"/>
        </w:rPr>
        <w:t>​</w:t>
      </w:r>
      <w:proofErr w:type="gramEnd"/>
      <w:r w:rsidR="00296D59" w:rsidRPr="00296D59">
        <w:rPr>
          <w:rFonts w:ascii="Times New Roman" w:eastAsia="华文宋体" w:hAnsi="Times New Roman" w:cs="Times New Roman"/>
        </w:rPr>
        <w:t xml:space="preserve"> </w:t>
      </w:r>
      <w:r w:rsidR="003847B2">
        <w:rPr>
          <w:rFonts w:ascii="Times New Roman" w:eastAsia="华文宋体" w:hAnsi="Times New Roman" w:cs="Times New Roman"/>
        </w:rPr>
        <w:t xml:space="preserve">Here, the atoms are held </w:t>
      </w:r>
      <w:r w:rsidR="003847B2" w:rsidRPr="00296D59">
        <w:rPr>
          <w:rFonts w:ascii="Times New Roman" w:eastAsia="华文宋体" w:hAnsi="Times New Roman" w:cs="Times New Roman"/>
        </w:rPr>
        <w:t>in a</w:t>
      </w:r>
      <w:r w:rsidR="003847B2">
        <w:rPr>
          <w:rFonts w:ascii="Times New Roman" w:eastAsia="华文宋体" w:hAnsi="Times New Roman" w:cs="Times New Roman"/>
        </w:rPr>
        <w:t xml:space="preserve"> micrometer-scale</w:t>
      </w:r>
      <w:r w:rsidR="003847B2" w:rsidRPr="00296D59">
        <w:rPr>
          <w:rFonts w:ascii="Times New Roman" w:eastAsia="华文宋体" w:hAnsi="Times New Roman" w:cs="Times New Roman"/>
        </w:rPr>
        <w:t xml:space="preserve"> optical trap</w:t>
      </w:r>
      <w:r w:rsidR="003847B2">
        <w:rPr>
          <w:rFonts w:ascii="Times New Roman" w:eastAsia="华文宋体" w:hAnsi="Times New Roman" w:cs="Times New Roman"/>
        </w:rPr>
        <w:t>.</w:t>
      </w:r>
      <w:r w:rsidR="003847B2">
        <w:rPr>
          <w:rFonts w:ascii="Times New Roman" w:eastAsia="华文宋体" w:hAnsi="Times New Roman" w:cs="Times New Roman" w:hint="eastAsia"/>
        </w:rPr>
        <w:t xml:space="preserve"> </w:t>
      </w:r>
      <w:r w:rsidR="003847B2">
        <w:rPr>
          <w:rFonts w:ascii="Times New Roman" w:eastAsia="华文宋体" w:hAnsi="Times New Roman" w:cs="Times New Roman"/>
        </w:rPr>
        <w:t>As a result, t</w:t>
      </w:r>
      <w:r w:rsidR="00A95E24">
        <w:rPr>
          <w:rFonts w:ascii="Times New Roman" w:eastAsia="华文宋体" w:hAnsi="Times New Roman" w:cs="Times New Roman"/>
        </w:rPr>
        <w:t>he</w:t>
      </w:r>
      <w:r w:rsidR="00A95E24" w:rsidRPr="00296D59">
        <w:rPr>
          <w:rFonts w:ascii="Times New Roman" w:eastAsia="华文宋体" w:hAnsi="Times New Roman" w:cs="Times New Roman"/>
        </w:rPr>
        <w:t xml:space="preserve"> </w:t>
      </w:r>
      <w:r w:rsidR="00A95E24">
        <w:rPr>
          <w:rFonts w:ascii="Times New Roman" w:eastAsia="华文宋体" w:hAnsi="Times New Roman" w:cs="Times New Roman"/>
        </w:rPr>
        <w:t xml:space="preserve">distance between the test mass and </w:t>
      </w:r>
      <w:r w:rsidR="003847B2">
        <w:rPr>
          <w:rFonts w:ascii="Times New Roman" w:eastAsia="华文宋体" w:hAnsi="Times New Roman" w:cs="Times New Roman"/>
        </w:rPr>
        <w:t xml:space="preserve">the </w:t>
      </w:r>
      <w:r w:rsidR="00A95E24">
        <w:rPr>
          <w:rFonts w:ascii="Times New Roman" w:eastAsia="华文宋体" w:hAnsi="Times New Roman" w:cs="Times New Roman"/>
        </w:rPr>
        <w:t>cold atoms</w:t>
      </w:r>
      <w:r w:rsidR="00A95E24" w:rsidRPr="00296D59">
        <w:rPr>
          <w:rFonts w:ascii="Times New Roman" w:eastAsia="华文宋体" w:hAnsi="Times New Roman" w:cs="Times New Roman"/>
        </w:rPr>
        <w:t xml:space="preserve"> </w:t>
      </w:r>
      <w:r w:rsidR="00296D59" w:rsidRPr="00296D59">
        <w:rPr>
          <w:rFonts w:ascii="Times New Roman" w:eastAsia="华文宋体" w:hAnsi="Times New Roman" w:cs="Times New Roman"/>
        </w:rPr>
        <w:t>can be reduced to</w:t>
      </w:r>
      <w:r w:rsidR="003847B2">
        <w:rPr>
          <w:rFonts w:ascii="Times New Roman" w:eastAsia="华文宋体" w:hAnsi="Times New Roman" w:cs="Times New Roman"/>
        </w:rPr>
        <w:t xml:space="preserve"> the micrometer</w:t>
      </w:r>
      <w:r w:rsidR="00EE54B7">
        <w:rPr>
          <w:rFonts w:ascii="Times New Roman" w:eastAsia="华文宋体" w:hAnsi="Times New Roman" w:cs="Times New Roman"/>
        </w:rPr>
        <w:t xml:space="preserve"> scale</w:t>
      </w:r>
      <w:r w:rsidR="003847B2">
        <w:rPr>
          <w:rFonts w:ascii="Times New Roman" w:eastAsia="华文宋体" w:hAnsi="Times New Roman" w:cs="Times New Roman"/>
        </w:rPr>
        <w:t xml:space="preserve"> (well below </w:t>
      </w:r>
      <m:oMath>
        <m:r>
          <m:rPr>
            <m:sty m:val="p"/>
          </m:rPr>
          <w:rPr>
            <w:rFonts w:ascii="Cambria Math" w:eastAsia="华文宋体" w:hAnsi="Cambria Math" w:cs="Times New Roman"/>
          </w:rPr>
          <m:t xml:space="preserve">100 </m:t>
        </m:r>
        <m:r>
          <m:rPr>
            <m:sty m:val="p"/>
          </m:rPr>
          <w:rPr>
            <w:rFonts w:ascii="Cambria Math" w:eastAsia="华文宋体" w:hAnsi="Cambria Math" w:cs="Times New Roman"/>
          </w:rPr>
          <m:t>μ</m:t>
        </m:r>
        <m:r>
          <m:rPr>
            <m:sty m:val="p"/>
          </m:rPr>
          <w:rPr>
            <w:rFonts w:ascii="Cambria Math" w:eastAsia="华文宋体" w:hAnsi="Cambria Math" w:cs="Times New Roman"/>
          </w:rPr>
          <m:t>m</m:t>
        </m:r>
      </m:oMath>
      <w:r w:rsidR="003847B2">
        <w:rPr>
          <w:rFonts w:ascii="Times New Roman" w:eastAsia="华文宋体" w:hAnsi="Times New Roman" w:cs="Times New Roman"/>
        </w:rPr>
        <w:t>)</w:t>
      </w:r>
      <w:r w:rsidR="00EE54B7">
        <w:rPr>
          <w:rFonts w:ascii="Times New Roman" w:eastAsia="华文宋体" w:hAnsi="Times New Roman" w:cs="Times New Roman"/>
        </w:rPr>
        <w:t>.</w:t>
      </w:r>
      <w:r w:rsidR="00830654">
        <w:rPr>
          <w:rFonts w:ascii="Times New Roman" w:eastAsia="华文宋体" w:hAnsi="Times New Roman" w:cs="Times New Roman"/>
        </w:rPr>
        <w:t xml:space="preserve"> </w:t>
      </w:r>
      <w:r w:rsidR="00830654" w:rsidRPr="00766CF1">
        <w:rPr>
          <w:rFonts w:ascii="Times New Roman" w:eastAsia="华文宋体" w:hAnsi="Times New Roman" w:cs="Times New Roman"/>
        </w:rPr>
        <w:t xml:space="preserve">Additional details have been added </w:t>
      </w:r>
      <w:r w:rsidR="00830654">
        <w:rPr>
          <w:rFonts w:ascii="Times New Roman" w:eastAsia="华文宋体" w:hAnsi="Times New Roman" w:cs="Times New Roman"/>
        </w:rPr>
        <w:t>in</w:t>
      </w:r>
      <w:r w:rsidR="00830654" w:rsidRPr="00766CF1">
        <w:rPr>
          <w:rFonts w:ascii="Times New Roman" w:eastAsia="华文宋体" w:hAnsi="Times New Roman" w:cs="Times New Roman"/>
        </w:rPr>
        <w:t xml:space="preserve"> the “</w:t>
      </w:r>
      <w:r w:rsidR="001226E2">
        <w:rPr>
          <w:rFonts w:ascii="Times New Roman" w:eastAsia="华文宋体" w:hAnsi="Times New Roman" w:cs="Times New Roman"/>
        </w:rPr>
        <w:t>Introduction</w:t>
      </w:r>
      <w:r w:rsidR="00830654" w:rsidRPr="00766CF1">
        <w:rPr>
          <w:rFonts w:ascii="Times New Roman" w:eastAsia="华文宋体" w:hAnsi="Times New Roman" w:cs="Times New Roman"/>
        </w:rPr>
        <w:t>”</w:t>
      </w:r>
      <w:r w:rsidR="00830654">
        <w:rPr>
          <w:rFonts w:ascii="Times New Roman" w:eastAsia="华文宋体" w:hAnsi="Times New Roman" w:cs="Times New Roman"/>
        </w:rPr>
        <w:t xml:space="preserve"> section of the </w:t>
      </w:r>
      <w:r w:rsidR="00830654">
        <w:rPr>
          <w:rFonts w:ascii="Times New Roman" w:eastAsia="华文宋体" w:hAnsi="Times New Roman" w:cs="Times New Roman"/>
        </w:rPr>
        <w:t>m</w:t>
      </w:r>
      <w:r w:rsidR="00830654">
        <w:rPr>
          <w:rFonts w:ascii="Times New Roman" w:eastAsia="华文宋体" w:hAnsi="Times New Roman" w:cs="Times New Roman"/>
        </w:rPr>
        <w:t xml:space="preserve">ain </w:t>
      </w:r>
      <w:r w:rsidR="00830654">
        <w:rPr>
          <w:rFonts w:ascii="Times New Roman" w:eastAsia="华文宋体" w:hAnsi="Times New Roman" w:cs="Times New Roman"/>
        </w:rPr>
        <w:t>t</w:t>
      </w:r>
      <w:r w:rsidR="00830654">
        <w:rPr>
          <w:rFonts w:ascii="Times New Roman" w:eastAsia="华文宋体" w:hAnsi="Times New Roman" w:cs="Times New Roman"/>
        </w:rPr>
        <w:t>ext</w:t>
      </w:r>
      <w:r w:rsidR="00830654">
        <w:rPr>
          <w:rFonts w:ascii="Times New Roman" w:eastAsia="华文宋体" w:hAnsi="Times New Roman" w:cs="Times New Roman"/>
        </w:rPr>
        <w:t xml:space="preserve"> on page </w:t>
      </w:r>
      <w:r w:rsidR="001226E2">
        <w:rPr>
          <w:rFonts w:ascii="Times New Roman" w:eastAsia="华文宋体" w:hAnsi="Times New Roman" w:cs="Times New Roman"/>
        </w:rPr>
        <w:t>2</w:t>
      </w:r>
      <w:r w:rsidR="00830654">
        <w:rPr>
          <w:rFonts w:ascii="Times New Roman" w:eastAsia="华文宋体" w:hAnsi="Times New Roman" w:cs="Times New Roman"/>
        </w:rPr>
        <w:t>.</w:t>
      </w:r>
    </w:p>
    <w:p w14:paraId="7CCAB50E" w14:textId="77777777" w:rsidR="007D7D04" w:rsidRDefault="007D7D04">
      <w:pPr>
        <w:spacing w:afterLines="50" w:after="156"/>
        <w:rPr>
          <w:rFonts w:ascii="Times New Roman" w:eastAsia="华文宋体" w:hAnsi="Times New Roman" w:cs="Times New Roman"/>
        </w:rPr>
      </w:pPr>
    </w:p>
    <w:p w14:paraId="0790DDBD"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 </w:t>
      </w:r>
      <w:r>
        <w:rPr>
          <w:rFonts w:ascii="Times New Roman" w:eastAsia="华文宋体" w:hAnsi="Times New Roman" w:cs="Times New Roman"/>
        </w:rPr>
        <w:t xml:space="preserve">The total field used herein is relatively high compared to some of the other paramagnetic/paramagnetic-diamagnetic/and </w:t>
      </w:r>
      <w:proofErr w:type="spellStart"/>
      <w:r>
        <w:rPr>
          <w:rFonts w:ascii="Times New Roman" w:eastAsia="华文宋体" w:hAnsi="Times New Roman" w:cs="Times New Roman"/>
        </w:rPr>
        <w:t>diag</w:t>
      </w:r>
      <w:proofErr w:type="spellEnd"/>
      <w:r>
        <w:rPr>
          <w:rFonts w:ascii="Times New Roman" w:eastAsia="华文宋体" w:hAnsi="Times New Roman" w:cs="Times New Roman"/>
        </w:rPr>
        <w:t>\magnetic pair systems you’ve mentioned in the introduction, which you allude to in the introduction. Doesn’t this affect your absolute energy resolution quite significantly as compared to these systems, as a ppm on 0.1 G is not as impressive as a ppm on the much lower fields used in those studies?</w:t>
      </w:r>
    </w:p>
    <w:p w14:paraId="5B9754AE" w14:textId="77777777" w:rsidR="0096737F" w:rsidRPr="00830654"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830654">
        <w:rPr>
          <w:rFonts w:ascii="Times New Roman" w:eastAsia="华文宋体" w:hAnsi="Times New Roman" w:cs="Times New Roman"/>
        </w:rPr>
        <w:t xml:space="preserve"> </w:t>
      </w:r>
      <w:r w:rsidR="00075EC5" w:rsidRPr="00830654">
        <w:rPr>
          <w:rFonts w:ascii="Times New Roman" w:eastAsia="华文宋体" w:hAnsi="Times New Roman" w:cs="Times New Roman"/>
        </w:rPr>
        <w:t xml:space="preserve">In this work, </w:t>
      </w:r>
      <w:r w:rsidR="00075EC5" w:rsidRPr="00075EC5">
        <w:rPr>
          <w:rFonts w:ascii="Times New Roman" w:eastAsia="华文宋体" w:hAnsi="Times New Roman" w:cs="Times New Roman"/>
        </w:rPr>
        <w:t>t</w:t>
      </w:r>
      <w:r w:rsidR="0096737F" w:rsidRPr="00830654">
        <w:rPr>
          <w:rFonts w:ascii="Times New Roman" w:eastAsia="华文宋体" w:hAnsi="Times New Roman" w:cs="Times New Roman"/>
        </w:rPr>
        <w:t xml:space="preserve">he bias </w:t>
      </w:r>
      <w:r w:rsidR="0096737F">
        <w:rPr>
          <w:rFonts w:ascii="Times New Roman" w:eastAsia="华文宋体" w:hAnsi="Times New Roman" w:cs="Times New Roman"/>
        </w:rPr>
        <w:t xml:space="preserve">magnetic </w:t>
      </w:r>
      <w:r w:rsidR="0096737F" w:rsidRPr="00830654">
        <w:rPr>
          <w:rFonts w:ascii="Times New Roman" w:eastAsia="华文宋体" w:hAnsi="Times New Roman" w:cs="Times New Roman"/>
        </w:rPr>
        <w:t xml:space="preserve">field does not </w:t>
      </w:r>
      <w:r w:rsidR="0096737F">
        <w:rPr>
          <w:rFonts w:ascii="Times New Roman" w:eastAsia="华文宋体" w:hAnsi="Times New Roman" w:cs="Times New Roman"/>
        </w:rPr>
        <w:t>affect</w:t>
      </w:r>
      <w:r w:rsidR="0096737F" w:rsidRPr="00830654">
        <w:rPr>
          <w:rFonts w:ascii="Times New Roman" w:eastAsia="华文宋体" w:hAnsi="Times New Roman" w:cs="Times New Roman"/>
        </w:rPr>
        <w:t xml:space="preserve"> </w:t>
      </w:r>
      <w:r w:rsidR="0096737F">
        <w:rPr>
          <w:rFonts w:ascii="Times New Roman" w:eastAsia="华文宋体" w:hAnsi="Times New Roman" w:cs="Times New Roman"/>
        </w:rPr>
        <w:t>the</w:t>
      </w:r>
      <w:r w:rsidR="0096737F" w:rsidRPr="00830654">
        <w:rPr>
          <w:rFonts w:ascii="Times New Roman" w:eastAsia="华文宋体" w:hAnsi="Times New Roman" w:cs="Times New Roman"/>
        </w:rPr>
        <w:t xml:space="preserve"> absolute energy resolution </w:t>
      </w:r>
      <w:r w:rsidR="0096737F">
        <w:rPr>
          <w:rFonts w:ascii="Times New Roman" w:eastAsia="华文宋体" w:hAnsi="Times New Roman" w:cs="Times New Roman"/>
        </w:rPr>
        <w:t>of the comagnetometer.</w:t>
      </w:r>
    </w:p>
    <w:p w14:paraId="579879D1" w14:textId="0ACF1F25" w:rsidR="002552A4" w:rsidRDefault="002552A4" w:rsidP="00830654">
      <w:pPr>
        <w:spacing w:afterLines="50" w:after="156"/>
        <w:ind w:firstLineChars="202" w:firstLine="424"/>
        <w:rPr>
          <w:rFonts w:ascii="Times New Roman" w:eastAsia="华文宋体" w:hAnsi="Times New Roman" w:cs="Times New Roman"/>
        </w:rPr>
      </w:pPr>
      <w:r w:rsidRPr="002552A4">
        <w:rPr>
          <w:rFonts w:ascii="Times New Roman" w:eastAsia="华文宋体" w:hAnsi="Times New Roman" w:cs="Times New Roman"/>
        </w:rPr>
        <w:t xml:space="preserve">For </w:t>
      </w:r>
      <w:r w:rsidR="007D7D04">
        <w:rPr>
          <w:rFonts w:ascii="Times New Roman" w:eastAsia="华文宋体" w:hAnsi="Times New Roman" w:cs="Times New Roman"/>
        </w:rPr>
        <w:t>a</w:t>
      </w:r>
      <w:r w:rsidR="007D7D04" w:rsidRPr="002552A4">
        <w:rPr>
          <w:rFonts w:ascii="Times New Roman" w:eastAsia="华文宋体" w:hAnsi="Times New Roman" w:cs="Times New Roman"/>
        </w:rPr>
        <w:t xml:space="preserve"> </w:t>
      </w:r>
      <w:r w:rsidRPr="002552A4">
        <w:rPr>
          <w:rFonts w:ascii="Times New Roman" w:eastAsia="华文宋体" w:hAnsi="Times New Roman" w:cs="Times New Roman"/>
        </w:rPr>
        <w:t>single-</w:t>
      </w:r>
      <w:r w:rsidR="007D7D04">
        <w:rPr>
          <w:rFonts w:ascii="Times New Roman" w:eastAsia="华文宋体" w:hAnsi="Times New Roman" w:cs="Times New Roman"/>
        </w:rPr>
        <w:t>species</w:t>
      </w:r>
      <w:r w:rsidR="007D7D04" w:rsidRPr="002552A4">
        <w:rPr>
          <w:rFonts w:ascii="Times New Roman" w:eastAsia="华文宋体" w:hAnsi="Times New Roman" w:cs="Times New Roman"/>
        </w:rPr>
        <w:t xml:space="preserve"> </w:t>
      </w:r>
      <w:r w:rsidRPr="00830654">
        <w:rPr>
          <w:rFonts w:ascii="Times New Roman" w:eastAsia="华文宋体" w:hAnsi="Times New Roman" w:cs="Times New Roman"/>
          <w:vertAlign w:val="superscript"/>
        </w:rPr>
        <w:t>171</w:t>
      </w:r>
      <w:r w:rsidRPr="002552A4">
        <w:rPr>
          <w:rFonts w:ascii="Times New Roman" w:eastAsia="华文宋体" w:hAnsi="Times New Roman" w:cs="Times New Roman"/>
        </w:rPr>
        <w:t>Yb magnetometer</w:t>
      </w:r>
      <w:r w:rsidR="009A26D4" w:rsidRPr="009A26D4">
        <w:rPr>
          <w:rFonts w:ascii="Times New Roman" w:eastAsia="华文宋体" w:hAnsi="Times New Roman" w:cs="Times New Roman"/>
        </w:rPr>
        <w:t xml:space="preserve"> with a precession time of 10 s </w:t>
      </w:r>
      <w:r w:rsidR="00DE5132">
        <w:rPr>
          <w:rFonts w:ascii="Times New Roman" w:eastAsia="华文宋体" w:hAnsi="Times New Roman" w:cs="Times New Roman"/>
        </w:rPr>
        <w:t>under</w:t>
      </w:r>
      <w:r w:rsidR="009A26D4" w:rsidRPr="009A26D4">
        <w:rPr>
          <w:rFonts w:ascii="Times New Roman" w:eastAsia="华文宋体" w:hAnsi="Times New Roman" w:cs="Times New Roman"/>
        </w:rPr>
        <w:t xml:space="preserve"> a 0.1 G field</w:t>
      </w:r>
      <w:r w:rsidRPr="002552A4">
        <w:rPr>
          <w:rFonts w:ascii="Times New Roman" w:eastAsia="华文宋体" w:hAnsi="Times New Roman" w:cs="Times New Roman"/>
        </w:rPr>
        <w:t xml:space="preserve">, the single-shot absolute energy (frequency) sensitivity is </w:t>
      </w:r>
      <m:oMath>
        <m:r>
          <m:rPr>
            <m:sty m:val="p"/>
          </m:rPr>
          <w:rPr>
            <w:rFonts w:ascii="Cambria Math" w:eastAsia="华文宋体" w:hAnsi="Cambria Math" w:cs="Times New Roman"/>
          </w:rPr>
          <m:t>2π×2</m:t>
        </m:r>
      </m:oMath>
      <w:r>
        <w:rPr>
          <w:rFonts w:ascii="Times New Roman" w:eastAsia="华文宋体" w:hAnsi="Times New Roman" w:cs="Times New Roman" w:hint="eastAsia"/>
        </w:rPr>
        <w:t xml:space="preserve"> </w:t>
      </w:r>
      <w:proofErr w:type="spellStart"/>
      <w:r>
        <w:rPr>
          <w:rFonts w:ascii="Times New Roman" w:eastAsia="华文宋体" w:hAnsi="Times New Roman" w:cs="Times New Roman"/>
        </w:rPr>
        <w:t>mHz</w:t>
      </w:r>
      <w:r w:rsidRPr="002552A4">
        <w:rPr>
          <w:rFonts w:ascii="Times New Roman" w:eastAsia="华文宋体" w:hAnsi="Times New Roman" w:cs="Times New Roman"/>
        </w:rPr>
        <w:t>.</w:t>
      </w:r>
      <w:proofErr w:type="spellEnd"/>
      <w:r w:rsidRPr="002552A4">
        <w:rPr>
          <w:rFonts w:ascii="Times New Roman" w:eastAsia="华文宋体" w:hAnsi="Times New Roman" w:cs="Times New Roman"/>
        </w:rPr>
        <w:t xml:space="preserve"> This sensitivity is primarily limited by spin-projection noise and residual light shift</w:t>
      </w:r>
      <w:r w:rsidR="00075EC5">
        <w:rPr>
          <w:rFonts w:ascii="Times New Roman" w:eastAsia="华文宋体" w:hAnsi="Times New Roman" w:cs="Times New Roman"/>
        </w:rPr>
        <w:t>s</w:t>
      </w:r>
      <w:r w:rsidRPr="002552A4">
        <w:rPr>
          <w:rFonts w:ascii="Times New Roman" w:eastAsia="华文宋体" w:hAnsi="Times New Roman" w:cs="Times New Roman"/>
        </w:rPr>
        <w:t xml:space="preserve"> </w:t>
      </w:r>
      <w:r w:rsidR="00075EC5">
        <w:rPr>
          <w:rFonts w:ascii="Times New Roman" w:eastAsia="华文宋体" w:hAnsi="Times New Roman" w:cs="Times New Roman"/>
        </w:rPr>
        <w:t>from</w:t>
      </w:r>
      <w:r w:rsidRPr="002552A4">
        <w:rPr>
          <w:rFonts w:ascii="Times New Roman" w:eastAsia="华文宋体" w:hAnsi="Times New Roman" w:cs="Times New Roman"/>
        </w:rPr>
        <w:t xml:space="preserve"> the optical trap, while noise contributed by the 0.1 G magnetic field </w:t>
      </w:r>
      <w:r w:rsidR="00075EC5">
        <w:rPr>
          <w:rFonts w:ascii="Times New Roman" w:eastAsia="华文宋体" w:hAnsi="Times New Roman" w:cs="Times New Roman"/>
        </w:rPr>
        <w:t xml:space="preserve">itself </w:t>
      </w:r>
      <w:r w:rsidRPr="002552A4">
        <w:rPr>
          <w:rFonts w:ascii="Times New Roman" w:eastAsia="华文宋体" w:hAnsi="Times New Roman" w:cs="Times New Roman"/>
        </w:rPr>
        <w:t xml:space="preserve">plays </w:t>
      </w:r>
      <w:r w:rsidR="00075EC5">
        <w:rPr>
          <w:rFonts w:ascii="Times New Roman" w:eastAsia="华文宋体" w:hAnsi="Times New Roman" w:cs="Times New Roman"/>
        </w:rPr>
        <w:t xml:space="preserve">only </w:t>
      </w:r>
      <w:r w:rsidRPr="002552A4">
        <w:rPr>
          <w:rFonts w:ascii="Times New Roman" w:eastAsia="华文宋体" w:hAnsi="Times New Roman" w:cs="Times New Roman"/>
        </w:rPr>
        <w:t>a minor role.</w:t>
      </w:r>
    </w:p>
    <w:p w14:paraId="70114093" w14:textId="3D4727C8" w:rsidR="004A642B" w:rsidRDefault="001570B8" w:rsidP="009D0BF6">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For the </w:t>
      </w:r>
      <w:r w:rsidR="007D7D04" w:rsidRPr="008B0D51">
        <w:rPr>
          <w:rFonts w:ascii="Times New Roman" w:eastAsia="华文宋体" w:hAnsi="Times New Roman" w:cs="Times New Roman"/>
          <w:vertAlign w:val="superscript"/>
        </w:rPr>
        <w:t>171</w:t>
      </w:r>
      <w:r w:rsidR="007D7D04" w:rsidRPr="002552A4">
        <w:rPr>
          <w:rFonts w:ascii="Times New Roman" w:eastAsia="华文宋体" w:hAnsi="Times New Roman" w:cs="Times New Roman"/>
        </w:rPr>
        <w:t>Yb</w:t>
      </w:r>
      <w:r w:rsidR="007D7D04">
        <w:rPr>
          <w:rFonts w:ascii="Times New Roman" w:eastAsia="华文宋体" w:hAnsi="Times New Roman" w:cs="Times New Roman"/>
        </w:rPr>
        <w:t xml:space="preserve"> - </w:t>
      </w:r>
      <w:r w:rsidR="007D7D04" w:rsidRPr="008B0D51">
        <w:rPr>
          <w:rFonts w:ascii="Times New Roman" w:eastAsia="华文宋体" w:hAnsi="Times New Roman" w:cs="Times New Roman"/>
          <w:vertAlign w:val="superscript"/>
        </w:rPr>
        <w:t>17</w:t>
      </w:r>
      <w:r w:rsidR="007D7D04">
        <w:rPr>
          <w:rFonts w:ascii="Times New Roman" w:eastAsia="华文宋体" w:hAnsi="Times New Roman" w:cs="Times New Roman"/>
          <w:vertAlign w:val="superscript"/>
        </w:rPr>
        <w:t>3</w:t>
      </w:r>
      <w:r w:rsidR="007D7D04" w:rsidRPr="002552A4">
        <w:rPr>
          <w:rFonts w:ascii="Times New Roman" w:eastAsia="华文宋体" w:hAnsi="Times New Roman" w:cs="Times New Roman"/>
        </w:rPr>
        <w:t xml:space="preserve">Yb </w:t>
      </w:r>
      <w:r>
        <w:rPr>
          <w:rFonts w:ascii="Times New Roman" w:eastAsia="华文宋体" w:hAnsi="Times New Roman" w:cs="Times New Roman"/>
        </w:rPr>
        <w:t xml:space="preserve">comagnetometer, </w:t>
      </w:r>
      <w:r w:rsidR="007D7D04">
        <w:rPr>
          <w:rFonts w:ascii="Times New Roman" w:eastAsia="华文宋体" w:hAnsi="Times New Roman" w:cs="Times New Roman"/>
        </w:rPr>
        <w:t>the</w:t>
      </w:r>
      <w:r w:rsidR="003119DC" w:rsidRPr="003119DC">
        <w:rPr>
          <w:rFonts w:ascii="Times New Roman" w:eastAsia="华文宋体" w:hAnsi="Times New Roman" w:cs="Times New Roman"/>
        </w:rPr>
        <w:t xml:space="preserve"> </w:t>
      </w:r>
      <w:r w:rsidR="00075EC5">
        <w:rPr>
          <w:rFonts w:ascii="Times New Roman" w:eastAsia="华文宋体" w:hAnsi="Times New Roman" w:cs="Times New Roman"/>
        </w:rPr>
        <w:t xml:space="preserve">common-mode </w:t>
      </w:r>
      <w:r w:rsidR="003119DC" w:rsidRPr="003119DC">
        <w:rPr>
          <w:rFonts w:ascii="Times New Roman" w:eastAsia="华文宋体" w:hAnsi="Times New Roman" w:cs="Times New Roman"/>
        </w:rPr>
        <w:t xml:space="preserve">suppression </w:t>
      </w:r>
      <w:r w:rsidR="003119DC">
        <w:rPr>
          <w:rFonts w:ascii="Times New Roman" w:eastAsia="华文宋体" w:hAnsi="Times New Roman" w:cs="Times New Roman"/>
        </w:rPr>
        <w:t>factor</w:t>
      </w:r>
      <w:r w:rsidR="003119DC" w:rsidRPr="003119DC">
        <w:rPr>
          <w:rFonts w:ascii="Times New Roman" w:eastAsia="华文宋体" w:hAnsi="Times New Roman" w:cs="Times New Roman"/>
        </w:rPr>
        <w:t xml:space="preserve"> </w:t>
      </w:r>
      <w:r w:rsidR="00075EC5">
        <w:rPr>
          <w:rFonts w:ascii="Times New Roman" w:eastAsia="华文宋体" w:hAnsi="Times New Roman" w:cs="Times New Roman"/>
        </w:rPr>
        <w:t xml:space="preserve">against magnetic-field </w:t>
      </w:r>
      <w:r w:rsidR="00700FD9">
        <w:rPr>
          <w:rFonts w:ascii="Times New Roman" w:eastAsia="华文宋体" w:hAnsi="Times New Roman" w:cs="Times New Roman"/>
        </w:rPr>
        <w:t>fluctuations</w:t>
      </w:r>
      <w:r w:rsidR="00075EC5">
        <w:rPr>
          <w:rFonts w:ascii="Times New Roman" w:eastAsia="华文宋体" w:hAnsi="Times New Roman" w:cs="Times New Roman"/>
        </w:rPr>
        <w:t xml:space="preserve"> is</w:t>
      </w:r>
      <w:r w:rsidR="003119DC" w:rsidRPr="003119DC">
        <w:rPr>
          <w:rFonts w:ascii="Times New Roman" w:eastAsia="华文宋体" w:hAnsi="Times New Roman" w:cs="Times New Roman"/>
        </w:rPr>
        <w:t xml:space="preserve"> </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003119DC" w:rsidRPr="003119DC">
        <w:rPr>
          <w:rFonts w:ascii="Times New Roman" w:eastAsia="华文宋体" w:hAnsi="Times New Roman" w:cs="Times New Roman"/>
        </w:rPr>
        <w:t xml:space="preserve">, </w:t>
      </w:r>
      <w:r w:rsidR="00075EC5">
        <w:rPr>
          <w:rFonts w:ascii="Times New Roman" w:eastAsia="华文宋体" w:hAnsi="Times New Roman" w:cs="Times New Roman"/>
        </w:rPr>
        <w:t xml:space="preserve">rendering </w:t>
      </w:r>
      <w:r w:rsidR="007D7D04" w:rsidRPr="003119DC">
        <w:rPr>
          <w:rFonts w:ascii="Times New Roman" w:eastAsia="华文宋体" w:hAnsi="Times New Roman" w:cs="Times New Roman"/>
        </w:rPr>
        <w:t>magnetic</w:t>
      </w:r>
      <w:r w:rsidR="007D7D04">
        <w:rPr>
          <w:rFonts w:ascii="Times New Roman" w:eastAsia="华文宋体" w:hAnsi="Times New Roman" w:cs="Times New Roman"/>
        </w:rPr>
        <w:t>-</w:t>
      </w:r>
      <w:r w:rsidR="003119DC" w:rsidRPr="003119DC">
        <w:rPr>
          <w:rFonts w:ascii="Times New Roman" w:eastAsia="华文宋体" w:hAnsi="Times New Roman" w:cs="Times New Roman"/>
        </w:rPr>
        <w:t>field</w:t>
      </w:r>
      <w:r w:rsidR="00700FD9">
        <w:rPr>
          <w:rFonts w:ascii="Times New Roman" w:eastAsia="华文宋体" w:hAnsi="Times New Roman" w:cs="Times New Roman"/>
        </w:rPr>
        <w:t>-induced</w:t>
      </w:r>
      <w:r w:rsidR="003119DC" w:rsidRPr="003119DC">
        <w:rPr>
          <w:rFonts w:ascii="Times New Roman" w:eastAsia="华文宋体" w:hAnsi="Times New Roman" w:cs="Times New Roman"/>
        </w:rPr>
        <w:t xml:space="preserve"> noise negligible</w:t>
      </w:r>
      <w:r w:rsidR="007D7D04">
        <w:rPr>
          <w:rFonts w:ascii="Times New Roman" w:eastAsia="华文宋体" w:hAnsi="Times New Roman" w:cs="Times New Roman"/>
        </w:rPr>
        <w:t xml:space="preserve">. </w:t>
      </w:r>
      <w:r w:rsidR="00075EC5">
        <w:rPr>
          <w:rFonts w:ascii="Times New Roman" w:eastAsia="华文宋体" w:hAnsi="Times New Roman" w:cs="Times New Roman"/>
        </w:rPr>
        <w:t>Critically</w:t>
      </w:r>
      <w:r w:rsidR="007D7D04">
        <w:rPr>
          <w:rFonts w:ascii="Times New Roman" w:eastAsia="华文宋体" w:hAnsi="Times New Roman" w:cs="Times New Roman"/>
        </w:rPr>
        <w:t xml:space="preserve">, </w:t>
      </w:r>
      <w:r w:rsidR="00141BA7" w:rsidRPr="00141BA7">
        <w:rPr>
          <w:rFonts w:ascii="Times New Roman" w:eastAsia="华文宋体" w:hAnsi="Times New Roman" w:cs="Times New Roman"/>
        </w:rPr>
        <w:t xml:space="preserve">sensitivity to </w:t>
      </w:r>
      <w:r w:rsidR="000F5ABF" w:rsidRPr="000F5ABF">
        <w:rPr>
          <w:rFonts w:ascii="Times New Roman" w:eastAsia="华文宋体" w:hAnsi="Times New Roman" w:cs="Times New Roman"/>
        </w:rPr>
        <w:t>new‑physics interactions</w:t>
      </w:r>
      <w:r w:rsidR="00141BA7" w:rsidRPr="00141BA7">
        <w:rPr>
          <w:rFonts w:ascii="Times New Roman" w:eastAsia="华文宋体" w:hAnsi="Times New Roman" w:cs="Times New Roman"/>
        </w:rPr>
        <w:t xml:space="preserve"> </w:t>
      </w:r>
      <w:r w:rsidR="00075EC5">
        <w:rPr>
          <w:rFonts w:ascii="Times New Roman" w:eastAsia="华文宋体" w:hAnsi="Times New Roman" w:cs="Times New Roman"/>
        </w:rPr>
        <w:t>remains</w:t>
      </w:r>
      <w:r w:rsidR="007D7D04" w:rsidRPr="00141BA7">
        <w:rPr>
          <w:rFonts w:ascii="Times New Roman" w:eastAsia="华文宋体" w:hAnsi="Times New Roman" w:cs="Times New Roman"/>
        </w:rPr>
        <w:t xml:space="preserve"> un</w:t>
      </w:r>
      <w:r w:rsidR="007D7D04">
        <w:rPr>
          <w:rFonts w:ascii="Times New Roman" w:eastAsia="华文宋体" w:hAnsi="Times New Roman" w:cs="Times New Roman"/>
        </w:rPr>
        <w:t>suppressed, with</w:t>
      </w:r>
      <w:r w:rsidR="007D7D04" w:rsidRPr="003119DC">
        <w:rPr>
          <w:rFonts w:ascii="Times New Roman" w:eastAsia="华文宋体" w:hAnsi="Times New Roman" w:cs="Times New Roman"/>
        </w:rPr>
        <w:t xml:space="preserve"> </w:t>
      </w:r>
      <w:r w:rsidR="003119DC" w:rsidRPr="003119DC">
        <w:rPr>
          <w:rFonts w:ascii="Times New Roman" w:eastAsia="华文宋体" w:hAnsi="Times New Roman" w:cs="Times New Roman"/>
        </w:rPr>
        <w:t>single-shot sensitivity</w:t>
      </w:r>
      <w:r w:rsidR="000F5ABF" w:rsidRPr="000F5ABF">
        <w:rPr>
          <w:rFonts w:ascii="Times New Roman" w:eastAsia="华文宋体" w:hAnsi="Times New Roman" w:cs="Times New Roman"/>
        </w:rPr>
        <w:t xml:space="preserve"> maintained at </w:t>
      </w:r>
      <m:oMath>
        <m:r>
          <m:rPr>
            <m:sty m:val="p"/>
          </m:rPr>
          <w:rPr>
            <w:rFonts w:ascii="Cambria Math" w:eastAsia="华文宋体" w:hAnsi="Cambria Math" w:cs="Times New Roman"/>
          </w:rPr>
          <m:t>2π×2</m:t>
        </m:r>
      </m:oMath>
      <w:r w:rsidR="003119DC" w:rsidRPr="003119DC">
        <w:rPr>
          <w:rFonts w:ascii="Times New Roman" w:eastAsia="华文宋体" w:hAnsi="Times New Roman" w:cs="Times New Roman"/>
        </w:rPr>
        <w:t xml:space="preserve"> mHz. Accumulating data over 24 hours (~</w:t>
      </w:r>
      <w:r w:rsidR="007D7D04">
        <w:rPr>
          <w:rFonts w:ascii="Times New Roman" w:eastAsia="华文宋体" w:hAnsi="Times New Roman" w:cs="Times New Roman"/>
        </w:rPr>
        <w:t xml:space="preserve"> </w:t>
      </w:r>
      <w:r w:rsidR="003119DC" w:rsidRPr="003119DC">
        <w:rPr>
          <w:rFonts w:ascii="Times New Roman" w:eastAsia="华文宋体" w:hAnsi="Times New Roman" w:cs="Times New Roman"/>
        </w:rPr>
        <w:t xml:space="preserve">3000 measurements) yields a sensitivity of </w:t>
      </w:r>
      <m:oMath>
        <m:r>
          <m:rPr>
            <m:sty m:val="p"/>
          </m:rPr>
          <w:rPr>
            <w:rFonts w:ascii="Cambria Math" w:eastAsia="华文宋体" w:hAnsi="Cambria Math" w:cs="Times New Roman"/>
          </w:rPr>
          <m:t>2π×</m:t>
        </m:r>
        <m:r>
          <m:rPr>
            <m:sty m:val="p"/>
          </m:rPr>
          <w:rPr>
            <w:rFonts w:ascii="Cambria Math" w:eastAsia="华文宋体" w:hAnsi="DejaVu Math TeX Gyre" w:cs="Times New Roman"/>
          </w:rPr>
          <m:t>4</m:t>
        </m:r>
        <m:r>
          <m:rPr>
            <m:sty m:val="p"/>
          </m:rPr>
          <w:rPr>
            <w:rFonts w:ascii="Cambria Math" w:eastAsia="华文宋体" w:hAnsi="Cambria Math" w:cs="Times New Roman"/>
          </w:rPr>
          <m:t xml:space="preserve">0 </m:t>
        </m:r>
        <m:r>
          <m:rPr>
            <m:sty m:val="p"/>
          </m:rPr>
          <w:rPr>
            <w:rFonts w:ascii="Cambria Math" w:eastAsia="华文宋体" w:hAnsi="Cambria Math" w:cs="Times New Roman"/>
          </w:rPr>
          <m:t>μ</m:t>
        </m:r>
        <m:r>
          <m:rPr>
            <m:sty m:val="p"/>
          </m:rPr>
          <w:rPr>
            <w:rFonts w:ascii="Cambria Math" w:eastAsia="华文宋体" w:hAnsi="Cambria Math" w:cs="Times New Roman"/>
          </w:rPr>
          <m:t>Hz</m:t>
        </m:r>
      </m:oMath>
      <w:r w:rsidR="003119DC" w:rsidRPr="003119DC">
        <w:rPr>
          <w:rFonts w:ascii="Times New Roman" w:eastAsia="华文宋体" w:hAnsi="Times New Roman" w:cs="Times New Roman"/>
        </w:rPr>
        <w:t xml:space="preserve">. </w:t>
      </w:r>
      <w:r w:rsidR="00075EC5">
        <w:rPr>
          <w:rFonts w:ascii="Times New Roman" w:eastAsia="华文宋体" w:hAnsi="Times New Roman" w:cs="Times New Roman"/>
        </w:rPr>
        <w:t>A comparison</w:t>
      </w:r>
      <w:r w:rsidR="007D7D04">
        <w:rPr>
          <w:rFonts w:ascii="Times New Roman" w:eastAsia="华文宋体" w:hAnsi="Times New Roman" w:cs="Times New Roman"/>
        </w:rPr>
        <w:t xml:space="preserve"> </w:t>
      </w:r>
      <w:r w:rsidR="007D7D04" w:rsidRPr="003119DC">
        <w:rPr>
          <w:rFonts w:ascii="Times New Roman" w:eastAsia="华文宋体" w:hAnsi="Times New Roman" w:cs="Times New Roman"/>
        </w:rPr>
        <w:t>with other relevant work</w:t>
      </w:r>
      <w:r w:rsidR="007D7D04">
        <w:rPr>
          <w:rFonts w:ascii="Times New Roman" w:eastAsia="华文宋体" w:hAnsi="Times New Roman" w:cs="Times New Roman"/>
        </w:rPr>
        <w:t xml:space="preserve">s </w:t>
      </w:r>
      <w:r w:rsidR="00075EC5">
        <w:rPr>
          <w:rFonts w:ascii="Times New Roman" w:eastAsia="华文宋体" w:hAnsi="Times New Roman" w:cs="Times New Roman"/>
        </w:rPr>
        <w:t xml:space="preserve">is provided </w:t>
      </w:r>
      <w:r w:rsidR="007D7D04">
        <w:rPr>
          <w:rFonts w:ascii="Times New Roman" w:eastAsia="华文宋体" w:hAnsi="Times New Roman" w:cs="Times New Roman"/>
        </w:rPr>
        <w:t xml:space="preserve">in the </w:t>
      </w:r>
      <w:r w:rsidR="008152AE">
        <w:rPr>
          <w:rFonts w:ascii="Times New Roman" w:eastAsia="华文宋体" w:hAnsi="Times New Roman" w:cs="Times New Roman"/>
        </w:rPr>
        <w:t xml:space="preserve">following </w:t>
      </w:r>
      <w:r w:rsidR="007D7D04">
        <w:rPr>
          <w:rFonts w:ascii="Times New Roman" w:eastAsia="华文宋体" w:hAnsi="Times New Roman" w:cs="Times New Roman"/>
        </w:rPr>
        <w:t>answer to Q3.</w:t>
      </w:r>
      <w:r w:rsidR="00F9051E">
        <w:rPr>
          <w:rFonts w:ascii="Times New Roman" w:eastAsia="华文宋体" w:hAnsi="Times New Roman" w:cs="Times New Roman"/>
        </w:rPr>
        <w:t xml:space="preserve"> We have a</w:t>
      </w:r>
      <w:r w:rsidR="00F9051E" w:rsidRPr="00766CF1">
        <w:rPr>
          <w:rFonts w:ascii="Times New Roman" w:eastAsia="华文宋体" w:hAnsi="Times New Roman" w:cs="Times New Roman"/>
        </w:rPr>
        <w:t>dd</w:t>
      </w:r>
      <w:r w:rsidR="00F9051E">
        <w:rPr>
          <w:rFonts w:ascii="Times New Roman" w:eastAsia="华文宋体" w:hAnsi="Times New Roman" w:cs="Times New Roman"/>
        </w:rPr>
        <w:t>ed</w:t>
      </w:r>
      <w:r w:rsidR="00F9051E" w:rsidRPr="00766CF1">
        <w:rPr>
          <w:rFonts w:ascii="Times New Roman" w:eastAsia="华文宋体" w:hAnsi="Times New Roman" w:cs="Times New Roman"/>
        </w:rPr>
        <w:t xml:space="preserve"> details </w:t>
      </w:r>
      <w:r w:rsidR="00F9051E">
        <w:rPr>
          <w:rFonts w:ascii="Times New Roman" w:eastAsia="华文宋体" w:hAnsi="Times New Roman" w:cs="Times New Roman"/>
        </w:rPr>
        <w:t>in</w:t>
      </w:r>
      <w:r w:rsidR="00F9051E" w:rsidRPr="00766CF1">
        <w:rPr>
          <w:rFonts w:ascii="Times New Roman" w:eastAsia="华文宋体" w:hAnsi="Times New Roman" w:cs="Times New Roman"/>
        </w:rPr>
        <w:t xml:space="preserve"> the “</w:t>
      </w:r>
      <w:r w:rsidR="00F9051E" w:rsidRPr="00F9051E">
        <w:rPr>
          <w:rFonts w:ascii="Times New Roman" w:eastAsia="华文宋体" w:hAnsi="Times New Roman" w:cs="Times New Roman"/>
        </w:rPr>
        <w:t>Realization of cold-atom comagnetometer</w:t>
      </w:r>
      <w:r w:rsidR="00F9051E" w:rsidRPr="00766CF1">
        <w:rPr>
          <w:rFonts w:ascii="Times New Roman" w:eastAsia="华文宋体" w:hAnsi="Times New Roman" w:cs="Times New Roman"/>
        </w:rPr>
        <w:t>”</w:t>
      </w:r>
      <w:r w:rsidR="00F9051E">
        <w:rPr>
          <w:rFonts w:ascii="Times New Roman" w:eastAsia="华文宋体" w:hAnsi="Times New Roman" w:cs="Times New Roman"/>
        </w:rPr>
        <w:t xml:space="preserve"> section of the </w:t>
      </w:r>
      <w:r w:rsidR="00F9051E">
        <w:rPr>
          <w:rFonts w:ascii="Times New Roman" w:eastAsia="华文宋体" w:hAnsi="Times New Roman" w:cs="Times New Roman"/>
        </w:rPr>
        <w:t>m</w:t>
      </w:r>
      <w:r w:rsidR="00F9051E">
        <w:rPr>
          <w:rFonts w:ascii="Times New Roman" w:eastAsia="华文宋体" w:hAnsi="Times New Roman" w:cs="Times New Roman"/>
        </w:rPr>
        <w:t xml:space="preserve">ain </w:t>
      </w:r>
      <w:r w:rsidR="00F9051E">
        <w:rPr>
          <w:rFonts w:ascii="Times New Roman" w:eastAsia="华文宋体" w:hAnsi="Times New Roman" w:cs="Times New Roman"/>
        </w:rPr>
        <w:t>t</w:t>
      </w:r>
      <w:r w:rsidR="00F9051E">
        <w:rPr>
          <w:rFonts w:ascii="Times New Roman" w:eastAsia="华文宋体" w:hAnsi="Times New Roman" w:cs="Times New Roman"/>
        </w:rPr>
        <w:t>ext</w:t>
      </w:r>
      <w:r w:rsidR="00F9051E">
        <w:rPr>
          <w:rFonts w:ascii="Times New Roman" w:eastAsia="华文宋体" w:hAnsi="Times New Roman" w:cs="Times New Roman"/>
        </w:rPr>
        <w:t xml:space="preserve"> on page </w:t>
      </w:r>
      <w:r w:rsidR="00F9051E">
        <w:rPr>
          <w:rFonts w:ascii="Times New Roman" w:eastAsia="华文宋体" w:hAnsi="Times New Roman" w:cs="Times New Roman"/>
        </w:rPr>
        <w:t>5</w:t>
      </w:r>
      <w:r w:rsidR="00F9051E">
        <w:rPr>
          <w:rFonts w:ascii="Times New Roman" w:eastAsia="华文宋体" w:hAnsi="Times New Roman" w:cs="Times New Roman"/>
        </w:rPr>
        <w:t>.</w:t>
      </w:r>
    </w:p>
    <w:p w14:paraId="2C09AD9C" w14:textId="77777777" w:rsidR="00CD5A75" w:rsidRPr="00887F95" w:rsidRDefault="00CD5A75">
      <w:pPr>
        <w:spacing w:afterLines="50" w:after="156"/>
        <w:rPr>
          <w:rFonts w:ascii="Times New Roman" w:eastAsia="华文宋体" w:hAnsi="Times New Roman" w:cs="Times New Roman" w:hint="eastAsia"/>
        </w:rPr>
      </w:pPr>
    </w:p>
    <w:p w14:paraId="60E7437B"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Q3: </w:t>
      </w:r>
      <w:r>
        <w:rPr>
          <w:rFonts w:ascii="Times New Roman" w:eastAsia="华文宋体" w:hAnsi="Times New Roman" w:cs="Times New Roman"/>
        </w:rPr>
        <w:t>Related to 2, how does your ppm performance and absolute energy resolution compare to other trapped atom systems more similar to your own?</w:t>
      </w:r>
    </w:p>
    <w:p w14:paraId="2314BE18" w14:textId="14F6A0EF" w:rsidR="00F1673B"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455E83">
        <w:rPr>
          <w:rFonts w:ascii="Times New Roman" w:eastAsia="华文宋体" w:hAnsi="Times New Roman" w:cs="Times New Roman"/>
        </w:rPr>
        <w:t>T</w:t>
      </w:r>
      <w:r w:rsidR="005B680B" w:rsidRPr="005B680B">
        <w:rPr>
          <w:rFonts w:ascii="Times New Roman" w:eastAsia="华文宋体" w:hAnsi="Times New Roman" w:cs="Times New Roman"/>
        </w:rPr>
        <w:t xml:space="preserve">wo </w:t>
      </w:r>
      <w:r w:rsidR="00455E83">
        <w:rPr>
          <w:rFonts w:ascii="Times New Roman" w:eastAsia="华文宋体" w:hAnsi="Times New Roman" w:cs="Times New Roman"/>
        </w:rPr>
        <w:t xml:space="preserve">previous works </w:t>
      </w:r>
      <w:r w:rsidR="005B680B" w:rsidRPr="005B680B">
        <w:rPr>
          <w:rFonts w:ascii="Times New Roman" w:eastAsia="华文宋体" w:hAnsi="Times New Roman" w:cs="Times New Roman"/>
        </w:rPr>
        <w:t>based on trapped atom systems</w:t>
      </w:r>
      <w:r w:rsidR="00455E83">
        <w:rPr>
          <w:rFonts w:ascii="Times New Roman" w:eastAsia="华文宋体" w:hAnsi="Times New Roman" w:cs="Times New Roman"/>
        </w:rPr>
        <w:t xml:space="preserve"> are most relevant for comparison</w:t>
      </w:r>
      <w:r w:rsidR="00F1673B">
        <w:rPr>
          <w:rFonts w:ascii="Times New Roman" w:eastAsia="华文宋体" w:hAnsi="Times New Roman" w:cs="Times New Roman"/>
        </w:rPr>
        <w:t>.</w:t>
      </w:r>
    </w:p>
    <w:p w14:paraId="6DCD7496" w14:textId="726FD9BB" w:rsidR="00D3366A" w:rsidRDefault="00F1673B" w:rsidP="00D3366A">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 xml:space="preserve">Gomez et al. </w:t>
      </w:r>
      <w:r w:rsidR="00455E83">
        <w:rPr>
          <w:rFonts w:ascii="Times New Roman" w:eastAsia="华文宋体" w:hAnsi="Times New Roman" w:cs="Times New Roman"/>
        </w:rPr>
        <w:t xml:space="preserve">[24] </w:t>
      </w:r>
      <w:r w:rsidR="002A5FEF">
        <w:rPr>
          <w:rFonts w:ascii="Times New Roman" w:eastAsia="华文宋体" w:hAnsi="Times New Roman" w:cs="Times New Roman"/>
        </w:rPr>
        <w:t>studied</w:t>
      </w:r>
      <w:r w:rsidR="00E27EEE" w:rsidRPr="00E27EEE">
        <w:rPr>
          <w:rFonts w:ascii="Times New Roman" w:eastAsia="华文宋体" w:hAnsi="Times New Roman" w:cs="Times New Roman"/>
        </w:rPr>
        <w:t xml:space="preserve"> two hyperfine levels of </w:t>
      </w:r>
      <w:r w:rsidR="00E27EEE" w:rsidRPr="00A72179">
        <w:rPr>
          <w:rFonts w:ascii="Times New Roman" w:eastAsia="华文宋体" w:hAnsi="Times New Roman" w:cs="Times New Roman"/>
          <w:vertAlign w:val="superscript"/>
        </w:rPr>
        <w:t>87</w:t>
      </w:r>
      <w:r w:rsidR="00E27EEE" w:rsidRPr="00E27EEE">
        <w:rPr>
          <w:rFonts w:ascii="Times New Roman" w:eastAsia="华文宋体" w:hAnsi="Times New Roman" w:cs="Times New Roman"/>
        </w:rPr>
        <w:t xml:space="preserve">Rb </w:t>
      </w:r>
      <w:r w:rsidR="00455E83">
        <w:rPr>
          <w:rFonts w:ascii="Times New Roman" w:eastAsia="华文宋体" w:hAnsi="Times New Roman" w:cs="Times New Roman"/>
        </w:rPr>
        <w:t>possessing</w:t>
      </w:r>
      <w:r w:rsidR="00E27EEE" w:rsidRPr="00E27EEE">
        <w:rPr>
          <w:rFonts w:ascii="Times New Roman" w:eastAsia="华文宋体" w:hAnsi="Times New Roman" w:cs="Times New Roman"/>
        </w:rPr>
        <w:t xml:space="preserve"> electron magnetic moments.</w:t>
      </w:r>
      <w:r w:rsidR="008946F5">
        <w:rPr>
          <w:rFonts w:ascii="Times New Roman" w:eastAsia="华文宋体" w:hAnsi="Times New Roman" w:cs="Times New Roman"/>
        </w:rPr>
        <w:t xml:space="preserve"> </w:t>
      </w:r>
      <w:r w:rsidR="002A5FEF">
        <w:rPr>
          <w:rFonts w:ascii="Times New Roman" w:eastAsia="华文宋体" w:hAnsi="Times New Roman" w:cs="Times New Roman" w:hint="eastAsia"/>
        </w:rPr>
        <w:t>B</w:t>
      </w:r>
      <w:r w:rsidR="002A5FEF">
        <w:rPr>
          <w:rFonts w:ascii="Times New Roman" w:eastAsia="华文宋体" w:hAnsi="Times New Roman" w:cs="Times New Roman"/>
        </w:rPr>
        <w:t>y t</w:t>
      </w:r>
      <w:r>
        <w:rPr>
          <w:rFonts w:ascii="Times New Roman" w:eastAsia="华文宋体" w:hAnsi="Times New Roman" w:cs="Times New Roman"/>
        </w:rPr>
        <w:t>aking a linear combination of the</w:t>
      </w:r>
      <w:r w:rsidR="008946F5" w:rsidRPr="008946F5">
        <w:rPr>
          <w:rFonts w:ascii="Times New Roman" w:eastAsia="华文宋体" w:hAnsi="Times New Roman" w:cs="Times New Roman"/>
        </w:rPr>
        <w:t xml:space="preserve"> precession signals from these two levels</w:t>
      </w:r>
      <w:r w:rsidR="009274EA">
        <w:rPr>
          <w:rFonts w:ascii="Times New Roman" w:eastAsia="华文宋体" w:hAnsi="Times New Roman" w:cs="Times New Roman"/>
        </w:rPr>
        <w:t xml:space="preserve"> that</w:t>
      </w:r>
      <w:r w:rsidR="002A5FEF">
        <w:rPr>
          <w:rFonts w:ascii="Times New Roman" w:eastAsia="华文宋体" w:hAnsi="Times New Roman" w:cs="Times New Roman"/>
        </w:rPr>
        <w:t xml:space="preserve"> </w:t>
      </w:r>
      <w:r>
        <w:rPr>
          <w:rFonts w:ascii="Times New Roman" w:eastAsia="华文宋体" w:hAnsi="Times New Roman" w:cs="Times New Roman"/>
        </w:rPr>
        <w:t xml:space="preserve">cancels </w:t>
      </w:r>
      <w:r w:rsidR="008946F5" w:rsidRPr="008946F5">
        <w:rPr>
          <w:rFonts w:ascii="Times New Roman" w:eastAsia="华文宋体" w:hAnsi="Times New Roman" w:cs="Times New Roman"/>
        </w:rPr>
        <w:t>common-</w:t>
      </w:r>
      <w:r w:rsidR="008946F5" w:rsidRPr="008946F5">
        <w:rPr>
          <w:rFonts w:ascii="Times New Roman" w:eastAsia="华文宋体" w:hAnsi="Times New Roman" w:cs="Times New Roman"/>
        </w:rPr>
        <w:lastRenderedPageBreak/>
        <w:t>mode electron‑spin magnetic noise, the nuclear</w:t>
      </w:r>
      <w:r w:rsidR="00455E83">
        <w:rPr>
          <w:rFonts w:ascii="Times New Roman" w:eastAsia="华文宋体" w:hAnsi="Times New Roman" w:cs="Times New Roman"/>
        </w:rPr>
        <w:t xml:space="preserve"> </w:t>
      </w:r>
      <w:r w:rsidR="008946F5" w:rsidRPr="008946F5">
        <w:rPr>
          <w:rFonts w:ascii="Times New Roman" w:eastAsia="华文宋体" w:hAnsi="Times New Roman" w:cs="Times New Roman"/>
        </w:rPr>
        <w:t xml:space="preserve">spin precession signal </w:t>
      </w:r>
      <w:r w:rsidR="002A5FEF">
        <w:rPr>
          <w:rFonts w:ascii="Times New Roman" w:eastAsia="华文宋体" w:hAnsi="Times New Roman" w:cs="Times New Roman"/>
        </w:rPr>
        <w:t>wa</w:t>
      </w:r>
      <w:r w:rsidR="002A5FEF">
        <w:rPr>
          <w:rFonts w:ascii="Times New Roman" w:eastAsia="华文宋体" w:hAnsi="Times New Roman" w:cs="Times New Roman"/>
        </w:rPr>
        <w:t>s</w:t>
      </w:r>
      <w:r w:rsidR="008946F5" w:rsidRPr="008946F5">
        <w:rPr>
          <w:rFonts w:ascii="Times New Roman" w:eastAsia="华文宋体" w:hAnsi="Times New Roman" w:cs="Times New Roman"/>
        </w:rPr>
        <w:t xml:space="preserve"> extracted.</w:t>
      </w:r>
      <w:r w:rsidR="008946F5">
        <w:rPr>
          <w:rFonts w:ascii="Times New Roman" w:eastAsia="华文宋体" w:hAnsi="Times New Roman" w:cs="Times New Roman"/>
        </w:rPr>
        <w:t xml:space="preserve"> </w:t>
      </w:r>
      <w:r w:rsidR="00455E83">
        <w:rPr>
          <w:rFonts w:ascii="Times New Roman" w:eastAsia="华文宋体" w:hAnsi="Times New Roman" w:cs="Times New Roman"/>
        </w:rPr>
        <w:t xml:space="preserve">However, </w:t>
      </w:r>
      <w:r>
        <w:rPr>
          <w:rFonts w:ascii="Times New Roman" w:eastAsia="华文宋体" w:hAnsi="Times New Roman" w:cs="Times New Roman"/>
        </w:rPr>
        <w:t>t</w:t>
      </w:r>
      <w:r w:rsidR="00B60BDE" w:rsidRPr="00B60BDE">
        <w:rPr>
          <w:rFonts w:ascii="Times New Roman" w:eastAsia="华文宋体" w:hAnsi="Times New Roman" w:cs="Times New Roman"/>
        </w:rPr>
        <w:t xml:space="preserve">his </w:t>
      </w:r>
      <w:r>
        <w:rPr>
          <w:rFonts w:ascii="Times New Roman" w:eastAsia="华文宋体" w:hAnsi="Times New Roman" w:cs="Times New Roman"/>
        </w:rPr>
        <w:t>construct</w:t>
      </w:r>
      <w:r w:rsidR="00D3366A">
        <w:rPr>
          <w:rFonts w:ascii="Times New Roman" w:eastAsia="华文宋体" w:hAnsi="Times New Roman" w:cs="Times New Roman"/>
        </w:rPr>
        <w:t xml:space="preserve">ion </w:t>
      </w:r>
      <w:r w:rsidR="00455E83">
        <w:rPr>
          <w:rFonts w:ascii="Times New Roman" w:eastAsia="华文宋体" w:hAnsi="Times New Roman" w:cs="Times New Roman"/>
        </w:rPr>
        <w:t>yields</w:t>
      </w:r>
      <w:r w:rsidRPr="00B60BDE">
        <w:rPr>
          <w:rFonts w:ascii="Times New Roman" w:eastAsia="华文宋体" w:hAnsi="Times New Roman" w:cs="Times New Roman"/>
        </w:rPr>
        <w:t xml:space="preserve"> </w:t>
      </w:r>
      <w:r w:rsidR="00B60BDE" w:rsidRPr="00B60BDE">
        <w:rPr>
          <w:rFonts w:ascii="Times New Roman" w:eastAsia="华文宋体" w:hAnsi="Times New Roman" w:cs="Times New Roman"/>
        </w:rPr>
        <w:t xml:space="preserve">a magnetometer based on </w:t>
      </w:r>
      <w:r>
        <w:rPr>
          <w:rFonts w:ascii="Times New Roman" w:eastAsia="华文宋体" w:hAnsi="Times New Roman" w:cs="Times New Roman"/>
        </w:rPr>
        <w:t xml:space="preserve">the </w:t>
      </w:r>
      <w:r w:rsidR="00B60BDE" w:rsidRPr="00B60BDE">
        <w:rPr>
          <w:rFonts w:ascii="Times New Roman" w:eastAsia="华文宋体" w:hAnsi="Times New Roman" w:cs="Times New Roman"/>
        </w:rPr>
        <w:t>nuclear spin</w:t>
      </w:r>
      <w:r>
        <w:rPr>
          <w:rFonts w:ascii="Times New Roman" w:eastAsia="华文宋体" w:hAnsi="Times New Roman" w:cs="Times New Roman"/>
        </w:rPr>
        <w:t xml:space="preserve"> of </w:t>
      </w:r>
      <w:r w:rsidRPr="00A72179">
        <w:rPr>
          <w:rFonts w:ascii="Times New Roman" w:eastAsia="华文宋体" w:hAnsi="Times New Roman" w:cs="Times New Roman"/>
          <w:vertAlign w:val="superscript"/>
        </w:rPr>
        <w:t>87</w:t>
      </w:r>
      <w:r>
        <w:rPr>
          <w:rFonts w:ascii="Times New Roman" w:eastAsia="华文宋体" w:hAnsi="Times New Roman" w:cs="Times New Roman"/>
        </w:rPr>
        <w:t>Rb</w:t>
      </w:r>
      <w:r w:rsidR="00455E83">
        <w:rPr>
          <w:rFonts w:ascii="Times New Roman" w:eastAsia="华文宋体" w:hAnsi="Times New Roman" w:cs="Times New Roman"/>
        </w:rPr>
        <w:t xml:space="preserve"> rather than</w:t>
      </w:r>
      <w:r w:rsidR="00B60BDE" w:rsidRPr="00B60BDE">
        <w:rPr>
          <w:rFonts w:ascii="Times New Roman" w:eastAsia="华文宋体" w:hAnsi="Times New Roman" w:cs="Times New Roman"/>
        </w:rPr>
        <w:t xml:space="preserve"> a comagnetometer</w:t>
      </w:r>
      <w:r w:rsidR="00F7386A" w:rsidRPr="00F7386A">
        <w:rPr>
          <w:rFonts w:ascii="Times New Roman" w:eastAsia="华文宋体" w:hAnsi="Times New Roman" w:cs="Times New Roman"/>
        </w:rPr>
        <w:t xml:space="preserve">, </w:t>
      </w:r>
      <w:r w:rsidR="00455E83">
        <w:rPr>
          <w:rFonts w:ascii="Times New Roman" w:eastAsia="华文宋体" w:hAnsi="Times New Roman" w:cs="Times New Roman"/>
        </w:rPr>
        <w:t xml:space="preserve">so </w:t>
      </w:r>
      <w:r w:rsidR="00D3366A">
        <w:rPr>
          <w:rFonts w:ascii="Times New Roman" w:eastAsia="华文宋体" w:hAnsi="Times New Roman" w:cs="Times New Roman"/>
        </w:rPr>
        <w:t xml:space="preserve">it is </w:t>
      </w:r>
      <w:r w:rsidR="00455E83">
        <w:rPr>
          <w:rFonts w:ascii="Times New Roman" w:eastAsia="华文宋体" w:hAnsi="Times New Roman" w:cs="Times New Roman"/>
        </w:rPr>
        <w:t>qualitatively</w:t>
      </w:r>
      <w:r w:rsidR="00D3366A">
        <w:rPr>
          <w:rFonts w:ascii="Times New Roman" w:eastAsia="华文宋体" w:hAnsi="Times New Roman" w:cs="Times New Roman"/>
        </w:rPr>
        <w:t xml:space="preserve"> different from </w:t>
      </w:r>
      <w:r w:rsidR="00D3366A">
        <w:rPr>
          <w:rFonts w:ascii="Times New Roman" w:eastAsia="华文宋体" w:hAnsi="Times New Roman" w:cs="Times New Roman"/>
        </w:rPr>
        <w:t>our work</w:t>
      </w:r>
      <w:r w:rsidR="00F7386A" w:rsidRPr="00F7386A">
        <w:rPr>
          <w:rFonts w:ascii="Times New Roman" w:eastAsia="华文宋体" w:hAnsi="Times New Roman" w:cs="Times New Roman"/>
        </w:rPr>
        <w:t>.</w:t>
      </w:r>
    </w:p>
    <w:p w14:paraId="7DFE7E79" w14:textId="604FDE65" w:rsidR="00A5722A" w:rsidRDefault="002A5FEF" w:rsidP="00D3366A">
      <w:pPr>
        <w:spacing w:afterLines="50" w:after="156"/>
        <w:ind w:firstLineChars="202" w:firstLine="424"/>
        <w:rPr>
          <w:rFonts w:ascii="Times New Roman" w:eastAsia="华文宋体" w:hAnsi="Times New Roman" w:cs="Times New Roman"/>
        </w:rPr>
      </w:pPr>
      <w:proofErr w:type="spellStart"/>
      <w:r w:rsidRPr="00737F27">
        <w:rPr>
          <w:rFonts w:ascii="Times New Roman" w:eastAsia="华文宋体" w:hAnsi="Times New Roman" w:cs="Times New Roman"/>
        </w:rPr>
        <w:t>Thekkeppatt</w:t>
      </w:r>
      <w:proofErr w:type="spellEnd"/>
      <w:r w:rsidRPr="00737F27">
        <w:rPr>
          <w:rFonts w:ascii="Times New Roman" w:eastAsia="华文宋体" w:hAnsi="Times New Roman" w:cs="Times New Roman"/>
        </w:rPr>
        <w:t xml:space="preserve"> et al.</w:t>
      </w:r>
      <w:r w:rsidR="00737F27" w:rsidRPr="00737F27">
        <w:rPr>
          <w:rFonts w:ascii="Times New Roman" w:eastAsia="华文宋体" w:hAnsi="Times New Roman" w:cs="Times New Roman"/>
        </w:rPr>
        <w:t xml:space="preserve"> </w:t>
      </w:r>
      <w:r w:rsidR="00455E83">
        <w:rPr>
          <w:rFonts w:ascii="Times New Roman" w:eastAsia="华文宋体" w:hAnsi="Times New Roman" w:cs="Times New Roman"/>
        </w:rPr>
        <w:t xml:space="preserve">[25] </w:t>
      </w:r>
      <w:r w:rsidRPr="00737F27">
        <w:rPr>
          <w:rFonts w:ascii="Times New Roman" w:eastAsia="华文宋体" w:hAnsi="Times New Roman" w:cs="Times New Roman"/>
        </w:rPr>
        <w:t>implement</w:t>
      </w:r>
      <w:r>
        <w:rPr>
          <w:rFonts w:ascii="Times New Roman" w:eastAsia="华文宋体" w:hAnsi="Times New Roman" w:cs="Times New Roman"/>
        </w:rPr>
        <w:t>ed</w:t>
      </w:r>
      <w:r w:rsidRPr="00737F27">
        <w:rPr>
          <w:rFonts w:ascii="Times New Roman" w:eastAsia="华文宋体" w:hAnsi="Times New Roman" w:cs="Times New Roman"/>
        </w:rPr>
        <w:t xml:space="preserve"> </w:t>
      </w:r>
      <w:r w:rsidR="00737F27" w:rsidRPr="00737F27">
        <w:rPr>
          <w:rFonts w:ascii="Times New Roman" w:eastAsia="华文宋体" w:hAnsi="Times New Roman" w:cs="Times New Roman"/>
        </w:rPr>
        <w:t xml:space="preserve">a comagnetometer </w:t>
      </w:r>
      <w:r w:rsidR="00455E83">
        <w:rPr>
          <w:rFonts w:ascii="Times New Roman" w:eastAsia="华文宋体" w:hAnsi="Times New Roman" w:cs="Times New Roman"/>
        </w:rPr>
        <w:t>using</w:t>
      </w:r>
      <w:r w:rsidRPr="00737F27">
        <w:rPr>
          <w:rFonts w:ascii="Times New Roman" w:eastAsia="华文宋体" w:hAnsi="Times New Roman" w:cs="Times New Roman"/>
        </w:rPr>
        <w:t xml:space="preserve"> </w:t>
      </w:r>
      <w:r w:rsidR="00737F27" w:rsidRPr="00A72179">
        <w:rPr>
          <w:rFonts w:ascii="Times New Roman" w:eastAsia="华文宋体" w:hAnsi="Times New Roman" w:cs="Times New Roman"/>
          <w:vertAlign w:val="superscript"/>
        </w:rPr>
        <w:t>87</w:t>
      </w:r>
      <w:r w:rsidR="00737F27">
        <w:rPr>
          <w:rFonts w:ascii="Times New Roman" w:eastAsia="华文宋体" w:hAnsi="Times New Roman" w:cs="Times New Roman"/>
        </w:rPr>
        <w:t>Rb</w:t>
      </w:r>
      <w:r w:rsidR="00737F27" w:rsidRPr="00737F27">
        <w:rPr>
          <w:rFonts w:ascii="Times New Roman" w:eastAsia="华文宋体" w:hAnsi="Times New Roman" w:cs="Times New Roman"/>
        </w:rPr>
        <w:t xml:space="preserve"> and </w:t>
      </w:r>
      <w:r w:rsidR="00737F27" w:rsidRPr="00A72179">
        <w:rPr>
          <w:rFonts w:ascii="Times New Roman" w:eastAsia="华文宋体" w:hAnsi="Times New Roman" w:cs="Times New Roman"/>
          <w:vertAlign w:val="superscript"/>
        </w:rPr>
        <w:t>87</w:t>
      </w:r>
      <w:r w:rsidR="00737F27">
        <w:rPr>
          <w:rFonts w:ascii="Times New Roman" w:eastAsia="华文宋体" w:hAnsi="Times New Roman" w:cs="Times New Roman"/>
        </w:rPr>
        <w:t>Sr</w:t>
      </w:r>
      <w:r w:rsidR="00737F27" w:rsidRPr="00737F27">
        <w:rPr>
          <w:rFonts w:ascii="Times New Roman" w:eastAsia="华文宋体" w:hAnsi="Times New Roman" w:cs="Times New Roman"/>
        </w:rPr>
        <w:t xml:space="preserve">. </w:t>
      </w:r>
      <w:r w:rsidR="00455E83">
        <w:rPr>
          <w:rFonts w:ascii="Times New Roman" w:eastAsia="华文宋体" w:hAnsi="Times New Roman" w:cs="Times New Roman"/>
        </w:rPr>
        <w:t>T</w:t>
      </w:r>
      <w:r w:rsidR="007B68E2">
        <w:rPr>
          <w:rFonts w:ascii="Times New Roman" w:eastAsia="华文宋体" w:hAnsi="Times New Roman" w:cs="Times New Roman"/>
        </w:rPr>
        <w:t>o</w:t>
      </w:r>
      <w:r w:rsidR="00737F27" w:rsidRPr="00737F27">
        <w:rPr>
          <w:rFonts w:ascii="Times New Roman" w:eastAsia="华文宋体" w:hAnsi="Times New Roman" w:cs="Times New Roman"/>
        </w:rPr>
        <w:t xml:space="preserve"> suppress rapid decoherence of </w:t>
      </w:r>
      <w:r w:rsidR="00E94EF1" w:rsidRPr="00455E83">
        <w:rPr>
          <w:rFonts w:ascii="Times New Roman" w:eastAsia="华文宋体" w:hAnsi="Times New Roman" w:cs="Times New Roman"/>
          <w:vertAlign w:val="superscript"/>
        </w:rPr>
        <w:t>87</w:t>
      </w:r>
      <w:r w:rsidR="00E94EF1">
        <w:rPr>
          <w:rFonts w:ascii="Times New Roman" w:eastAsia="华文宋体" w:hAnsi="Times New Roman" w:cs="Times New Roman"/>
        </w:rPr>
        <w:t>Sr</w:t>
      </w:r>
      <w:r w:rsidR="00737F27" w:rsidRPr="00737F27">
        <w:rPr>
          <w:rFonts w:ascii="Times New Roman" w:eastAsia="华文宋体" w:hAnsi="Times New Roman" w:cs="Times New Roman"/>
        </w:rPr>
        <w:t xml:space="preserve"> induced by the optical‑trap light shift</w:t>
      </w:r>
      <w:r w:rsidR="00823E75">
        <w:rPr>
          <w:rFonts w:ascii="Times New Roman" w:eastAsia="华文宋体" w:hAnsi="Times New Roman" w:cs="Times New Roman"/>
        </w:rPr>
        <w:t>s</w:t>
      </w:r>
      <w:r w:rsidR="00737F27" w:rsidRPr="00737F27">
        <w:rPr>
          <w:rFonts w:ascii="Times New Roman" w:eastAsia="华文宋体" w:hAnsi="Times New Roman" w:cs="Times New Roman"/>
        </w:rPr>
        <w:t xml:space="preserve">, a magnetic field of 100–1000 G </w:t>
      </w:r>
      <w:r>
        <w:rPr>
          <w:rFonts w:ascii="Times New Roman" w:eastAsia="华文宋体" w:hAnsi="Times New Roman" w:cs="Times New Roman"/>
        </w:rPr>
        <w:t>was</w:t>
      </w:r>
      <w:r w:rsidRPr="00737F27">
        <w:rPr>
          <w:rFonts w:ascii="Times New Roman" w:eastAsia="华文宋体" w:hAnsi="Times New Roman" w:cs="Times New Roman"/>
        </w:rPr>
        <w:t xml:space="preserve"> </w:t>
      </w:r>
      <w:r w:rsidR="00737F27" w:rsidRPr="00737F27">
        <w:rPr>
          <w:rFonts w:ascii="Times New Roman" w:eastAsia="华文宋体" w:hAnsi="Times New Roman" w:cs="Times New Roman"/>
        </w:rPr>
        <w:t>applied</w:t>
      </w:r>
      <w:r w:rsidR="00823E75">
        <w:rPr>
          <w:rFonts w:ascii="Times New Roman" w:eastAsia="华文宋体" w:hAnsi="Times New Roman" w:cs="Times New Roman"/>
        </w:rPr>
        <w:t xml:space="preserve"> </w:t>
      </w:r>
      <w:r w:rsidR="00A5722A">
        <w:rPr>
          <w:rFonts w:ascii="Times New Roman" w:eastAsia="华文宋体" w:hAnsi="Times New Roman" w:cs="Times New Roman"/>
        </w:rPr>
        <w:t>–</w:t>
      </w:r>
      <w:r>
        <w:rPr>
          <w:rFonts w:ascii="Times New Roman" w:eastAsia="华文宋体" w:hAnsi="Times New Roman" w:cs="Times New Roman"/>
        </w:rPr>
        <w:t xml:space="preserve"> much higher than in our work</w:t>
      </w:r>
      <w:r w:rsidR="00737F27" w:rsidRPr="00737F27">
        <w:rPr>
          <w:rFonts w:ascii="Times New Roman" w:eastAsia="华文宋体" w:hAnsi="Times New Roman" w:cs="Times New Roman"/>
        </w:rPr>
        <w:t>.</w:t>
      </w:r>
      <w:r w:rsidR="007B68E2">
        <w:rPr>
          <w:rFonts w:ascii="Times New Roman" w:eastAsia="华文宋体" w:hAnsi="Times New Roman" w:cs="Times New Roman"/>
        </w:rPr>
        <w:t xml:space="preserve"> </w:t>
      </w:r>
      <w:r w:rsidR="007B68E2" w:rsidRPr="007B68E2">
        <w:rPr>
          <w:rFonts w:ascii="Times New Roman" w:eastAsia="华文宋体" w:hAnsi="Times New Roman" w:cs="Times New Roman"/>
        </w:rPr>
        <w:t>This</w:t>
      </w:r>
      <w:r w:rsidR="00823E75">
        <w:rPr>
          <w:rFonts w:ascii="Times New Roman" w:eastAsia="华文宋体" w:hAnsi="Times New Roman" w:cs="Times New Roman"/>
        </w:rPr>
        <w:t xml:space="preserve"> high field</w:t>
      </w:r>
      <w:r w:rsidR="007B68E2" w:rsidRPr="007B68E2">
        <w:rPr>
          <w:rFonts w:ascii="Times New Roman" w:eastAsia="华文宋体" w:hAnsi="Times New Roman" w:cs="Times New Roman"/>
        </w:rPr>
        <w:t>, however,</w:t>
      </w:r>
      <w:r w:rsidR="007B68E2">
        <w:rPr>
          <w:rFonts w:ascii="Times New Roman" w:eastAsia="华文宋体" w:hAnsi="Times New Roman" w:cs="Times New Roman"/>
        </w:rPr>
        <w:t xml:space="preserve"> </w:t>
      </w:r>
      <w:r w:rsidRPr="007B68E2">
        <w:rPr>
          <w:rFonts w:ascii="Times New Roman" w:eastAsia="华文宋体" w:hAnsi="Times New Roman" w:cs="Times New Roman"/>
        </w:rPr>
        <w:t>limit</w:t>
      </w:r>
      <w:r>
        <w:rPr>
          <w:rFonts w:ascii="Times New Roman" w:eastAsia="华文宋体" w:hAnsi="Times New Roman" w:cs="Times New Roman"/>
        </w:rPr>
        <w:t>ed</w:t>
      </w:r>
      <w:r w:rsidRPr="007B68E2">
        <w:rPr>
          <w:rFonts w:ascii="Times New Roman" w:eastAsia="华文宋体" w:hAnsi="Times New Roman" w:cs="Times New Roman"/>
        </w:rPr>
        <w:t xml:space="preserve"> </w:t>
      </w:r>
      <w:r w:rsidR="007B68E2" w:rsidRPr="007B68E2">
        <w:rPr>
          <w:rFonts w:ascii="Times New Roman" w:eastAsia="华文宋体" w:hAnsi="Times New Roman" w:cs="Times New Roman"/>
        </w:rPr>
        <w:t xml:space="preserve">the </w:t>
      </w:r>
      <w:r w:rsidR="007B68E2" w:rsidRPr="00A72179">
        <w:rPr>
          <w:rFonts w:ascii="Times New Roman" w:eastAsia="华文宋体" w:hAnsi="Times New Roman" w:cs="Times New Roman"/>
          <w:vertAlign w:val="superscript"/>
        </w:rPr>
        <w:t>87</w:t>
      </w:r>
      <w:r w:rsidR="007B68E2" w:rsidRPr="007B68E2">
        <w:rPr>
          <w:rFonts w:ascii="Times New Roman" w:eastAsia="华文宋体" w:hAnsi="Times New Roman" w:cs="Times New Roman"/>
        </w:rPr>
        <w:t xml:space="preserve">Rb coherence time to </w:t>
      </w:r>
      <w:r w:rsidR="00823E75">
        <w:rPr>
          <w:rFonts w:ascii="Times New Roman" w:eastAsia="华文宋体" w:hAnsi="Times New Roman" w:cs="Times New Roman"/>
        </w:rPr>
        <w:t xml:space="preserve">the </w:t>
      </w:r>
      <w:r w:rsidR="00C24FC3" w:rsidRPr="00C24FC3">
        <w:rPr>
          <w:rFonts w:ascii="Times New Roman" w:eastAsia="华文宋体" w:hAnsi="Times New Roman" w:cs="Times New Roman"/>
        </w:rPr>
        <w:t>millisecond scale</w:t>
      </w:r>
      <w:r w:rsidR="007B68E2" w:rsidRPr="007B68E2">
        <w:rPr>
          <w:rFonts w:ascii="Times New Roman" w:eastAsia="华文宋体" w:hAnsi="Times New Roman" w:cs="Times New Roman"/>
        </w:rPr>
        <w:t xml:space="preserve"> and </w:t>
      </w:r>
      <w:r w:rsidRPr="007B68E2">
        <w:rPr>
          <w:rFonts w:ascii="Times New Roman" w:eastAsia="华文宋体" w:hAnsi="Times New Roman" w:cs="Times New Roman"/>
        </w:rPr>
        <w:t>constrain</w:t>
      </w:r>
      <w:r>
        <w:rPr>
          <w:rFonts w:ascii="Times New Roman" w:eastAsia="华文宋体" w:hAnsi="Times New Roman" w:cs="Times New Roman"/>
        </w:rPr>
        <w:t>ed</w:t>
      </w:r>
      <w:r w:rsidRPr="007B68E2">
        <w:rPr>
          <w:rFonts w:ascii="Times New Roman" w:eastAsia="华文宋体" w:hAnsi="Times New Roman" w:cs="Times New Roman"/>
        </w:rPr>
        <w:t xml:space="preserve"> </w:t>
      </w:r>
      <w:r>
        <w:rPr>
          <w:rFonts w:ascii="Times New Roman" w:eastAsia="华文宋体" w:hAnsi="Times New Roman" w:cs="Times New Roman"/>
        </w:rPr>
        <w:t>its</w:t>
      </w:r>
      <w:r w:rsidR="007B68E2" w:rsidRPr="007B68E2">
        <w:rPr>
          <w:rFonts w:ascii="Times New Roman" w:eastAsia="华文宋体" w:hAnsi="Times New Roman" w:cs="Times New Roman"/>
        </w:rPr>
        <w:t xml:space="preserve"> energy sensitivity.</w:t>
      </w:r>
      <w:r w:rsidR="00E93646">
        <w:rPr>
          <w:rFonts w:ascii="Times New Roman" w:eastAsia="华文宋体" w:hAnsi="Times New Roman" w:cs="Times New Roman"/>
        </w:rPr>
        <w:t xml:space="preserve"> </w:t>
      </w:r>
      <w:r w:rsidR="00E93646" w:rsidRPr="00E93646">
        <w:rPr>
          <w:rFonts w:ascii="Times New Roman" w:eastAsia="华文宋体" w:hAnsi="Times New Roman" w:cs="Times New Roman"/>
        </w:rPr>
        <w:t>As reported</w:t>
      </w:r>
      <w:r>
        <w:rPr>
          <w:rFonts w:ascii="Times New Roman" w:eastAsia="华文宋体" w:hAnsi="Times New Roman" w:cs="Times New Roman"/>
        </w:rPr>
        <w:t xml:space="preserve"> in [25]</w:t>
      </w:r>
      <w:r w:rsidR="00E93646" w:rsidRPr="00E93646">
        <w:rPr>
          <w:rFonts w:ascii="Times New Roman" w:eastAsia="华文宋体" w:hAnsi="Times New Roman" w:cs="Times New Roman"/>
        </w:rPr>
        <w:t xml:space="preserve">, with 1.5 h of integration, the </w:t>
      </w:r>
      <w:r>
        <w:rPr>
          <w:rFonts w:ascii="Times New Roman" w:eastAsia="华文宋体" w:hAnsi="Times New Roman" w:cs="Times New Roman"/>
        </w:rPr>
        <w:t xml:space="preserve">ratio of spin precession </w:t>
      </w:r>
      <w:r w:rsidR="00E93646" w:rsidRPr="00E93646">
        <w:rPr>
          <w:rFonts w:ascii="Times New Roman" w:eastAsia="华文宋体" w:hAnsi="Times New Roman" w:cs="Times New Roman"/>
        </w:rPr>
        <w:t>frequenc</w:t>
      </w:r>
      <w:r>
        <w:rPr>
          <w:rFonts w:ascii="Times New Roman" w:eastAsia="华文宋体" w:hAnsi="Times New Roman" w:cs="Times New Roman"/>
        </w:rPr>
        <w:t>ies</w:t>
      </w:r>
      <w:r w:rsidR="00E93646" w:rsidRPr="00E93646">
        <w:rPr>
          <w:rFonts w:ascii="Times New Roman" w:eastAsia="华文宋体" w:hAnsi="Times New Roman" w:cs="Times New Roman"/>
        </w:rPr>
        <w:t xml:space="preserve"> </w:t>
      </w:r>
      <w:r>
        <w:rPr>
          <w:rFonts w:ascii="Times New Roman" w:eastAsia="华文宋体" w:hAnsi="Times New Roman" w:cs="Times New Roman"/>
        </w:rPr>
        <w:t>reached</w:t>
      </w:r>
      <w:r w:rsidR="00E93646" w:rsidRPr="00E93646">
        <w:rPr>
          <w:rFonts w:ascii="Times New Roman" w:eastAsia="华文宋体" w:hAnsi="Times New Roman" w:cs="Times New Roman"/>
        </w:rPr>
        <w:t xml:space="preserve"> a</w:t>
      </w:r>
      <w:r w:rsidR="00A5722A">
        <w:rPr>
          <w:rFonts w:ascii="Times New Roman" w:eastAsia="华文宋体" w:hAnsi="Times New Roman" w:cs="Times New Roman"/>
        </w:rPr>
        <w:t xml:space="preserve"> precision of</w:t>
      </w:r>
      <w:r w:rsidR="00E93646" w:rsidRPr="00E93646">
        <w:rPr>
          <w:rFonts w:ascii="Times New Roman" w:eastAsia="华文宋体" w:hAnsi="Times New Roman" w:cs="Times New Roman"/>
        </w:rPr>
        <w:t xml:space="preserve"> 1.4 ppm, and the energy (frequency) sensitivity </w:t>
      </w:r>
      <w:r>
        <w:rPr>
          <w:rFonts w:ascii="Times New Roman" w:eastAsia="华文宋体" w:hAnsi="Times New Roman" w:cs="Times New Roman"/>
        </w:rPr>
        <w:t>was</w:t>
      </w:r>
      <w:r w:rsidR="00E93646" w:rsidRPr="00E93646">
        <w:rPr>
          <w:rFonts w:ascii="Times New Roman" w:eastAsia="华文宋体" w:hAnsi="Times New Roman" w:cs="Times New Roman"/>
        </w:rPr>
        <w:t xml:space="preserve"> </w:t>
      </w:r>
      <m:oMath>
        <m:r>
          <m:rPr>
            <m:nor/>
          </m:rPr>
          <w:rPr>
            <w:rFonts w:ascii="Times New Roman" w:eastAsia="华文宋体" w:hAnsi="Times New Roman" w:cs="Times New Roman"/>
          </w:rPr>
          <m:t>2π</m:t>
        </m:r>
        <m:r>
          <m:rPr>
            <m:nor/>
          </m:rPr>
          <w:rPr>
            <w:rFonts w:ascii="Cambria Math" w:eastAsia="华文宋体" w:hAnsi="Times New Roman" w:cs="Times New Roman"/>
          </w:rPr>
          <m:t xml:space="preserve"> </m:t>
        </m:r>
        <m:r>
          <m:rPr>
            <m:nor/>
          </m:rPr>
          <w:rPr>
            <w:rFonts w:ascii="Times New Roman" w:eastAsia="华文宋体" w:hAnsi="Times New Roman" w:cs="Times New Roman"/>
          </w:rPr>
          <m:t>×</m:t>
        </m:r>
        <m:r>
          <m:rPr>
            <m:nor/>
          </m:rPr>
          <w:rPr>
            <w:rFonts w:ascii="Cambria Math" w:eastAsia="华文宋体" w:hAnsi="Times New Roman" w:cs="Times New Roman"/>
          </w:rPr>
          <m:t xml:space="preserve"> </m:t>
        </m:r>
        <m:r>
          <m:rPr>
            <m:nor/>
          </m:rPr>
          <w:rPr>
            <w:rFonts w:ascii="Cambria Math" w:eastAsia="华文宋体" w:hAnsi="Times New Roman" w:cs="Times New Roman" w:hint="eastAsia"/>
          </w:rPr>
          <m:t>0</m:t>
        </m:r>
        <m:r>
          <m:rPr>
            <m:nor/>
          </m:rPr>
          <w:rPr>
            <w:rFonts w:ascii="Cambria Math" w:eastAsia="华文宋体" w:hAnsi="Times New Roman" w:cs="Times New Roman"/>
          </w:rPr>
          <m:t>.12</m:t>
        </m:r>
      </m:oMath>
      <w:r w:rsidR="00E93646" w:rsidRPr="00E93646">
        <w:rPr>
          <w:rFonts w:ascii="Times New Roman" w:eastAsia="华文宋体" w:hAnsi="Times New Roman" w:cs="Times New Roman"/>
        </w:rPr>
        <w:t xml:space="preserve"> Hz. This </w:t>
      </w:r>
      <w:r w:rsidR="00CA6BD1">
        <w:rPr>
          <w:rFonts w:ascii="Times New Roman" w:eastAsia="华文宋体" w:hAnsi="Times New Roman" w:cs="Times New Roman"/>
        </w:rPr>
        <w:t>1</w:t>
      </w:r>
      <w:r w:rsidR="00CA6BD1">
        <w:rPr>
          <w:rFonts w:ascii="Times New Roman" w:eastAsia="华文宋体" w:hAnsi="Times New Roman" w:cs="Times New Roman"/>
        </w:rPr>
        <w:t xml:space="preserve">.4 ppm </w:t>
      </w:r>
      <w:r w:rsidR="00823E75">
        <w:rPr>
          <w:rFonts w:ascii="Times New Roman" w:eastAsia="华文宋体" w:hAnsi="Times New Roman" w:cs="Times New Roman"/>
        </w:rPr>
        <w:t xml:space="preserve">precision </w:t>
      </w:r>
      <w:r w:rsidR="00CA6BD1">
        <w:rPr>
          <w:rFonts w:ascii="Times New Roman" w:eastAsia="华文宋体" w:hAnsi="Times New Roman" w:cs="Times New Roman"/>
        </w:rPr>
        <w:t>was</w:t>
      </w:r>
      <w:r w:rsidR="00CA6BD1" w:rsidRPr="00E93646">
        <w:rPr>
          <w:rFonts w:ascii="Times New Roman" w:eastAsia="华文宋体" w:hAnsi="Times New Roman" w:cs="Times New Roman"/>
        </w:rPr>
        <w:t xml:space="preserve"> </w:t>
      </w:r>
      <w:r w:rsidR="00E93646" w:rsidRPr="00E93646">
        <w:rPr>
          <w:rFonts w:ascii="Times New Roman" w:eastAsia="华文宋体" w:hAnsi="Times New Roman" w:cs="Times New Roman"/>
        </w:rPr>
        <w:t xml:space="preserve">limited by systematic errors and </w:t>
      </w:r>
      <w:r w:rsidR="00CA6BD1" w:rsidRPr="00E93646">
        <w:rPr>
          <w:rFonts w:ascii="Times New Roman" w:eastAsia="华文宋体" w:hAnsi="Times New Roman" w:cs="Times New Roman"/>
        </w:rPr>
        <w:t>remain</w:t>
      </w:r>
      <w:r w:rsidR="00CA6BD1">
        <w:rPr>
          <w:rFonts w:ascii="Times New Roman" w:eastAsia="华文宋体" w:hAnsi="Times New Roman" w:cs="Times New Roman"/>
        </w:rPr>
        <w:t>ed</w:t>
      </w:r>
      <w:r w:rsidR="00CA6BD1" w:rsidRPr="00E93646">
        <w:rPr>
          <w:rFonts w:ascii="Times New Roman" w:eastAsia="华文宋体" w:hAnsi="Times New Roman" w:cs="Times New Roman"/>
        </w:rPr>
        <w:t xml:space="preserve"> </w:t>
      </w:r>
      <w:r w:rsidR="00823E75">
        <w:rPr>
          <w:rFonts w:ascii="Times New Roman" w:eastAsia="华文宋体" w:hAnsi="Times New Roman" w:cs="Times New Roman"/>
        </w:rPr>
        <w:t>unchanged</w:t>
      </w:r>
      <w:r w:rsidR="00CA6BD1">
        <w:rPr>
          <w:rFonts w:ascii="Times New Roman" w:eastAsia="华文宋体" w:hAnsi="Times New Roman" w:cs="Times New Roman"/>
        </w:rPr>
        <w:t xml:space="preserve"> </w:t>
      </w:r>
      <w:r w:rsidR="00E93646" w:rsidRPr="00E93646">
        <w:rPr>
          <w:rFonts w:ascii="Times New Roman" w:eastAsia="华文宋体" w:hAnsi="Times New Roman" w:cs="Times New Roman"/>
        </w:rPr>
        <w:t>with longer integration time</w:t>
      </w:r>
      <w:r w:rsidR="00CA6BD1">
        <w:rPr>
          <w:rFonts w:ascii="Times New Roman" w:eastAsia="华文宋体" w:hAnsi="Times New Roman" w:cs="Times New Roman"/>
        </w:rPr>
        <w:t>s</w:t>
      </w:r>
      <w:r w:rsidR="00A5722A">
        <w:rPr>
          <w:rFonts w:ascii="Times New Roman" w:eastAsia="华文宋体" w:hAnsi="Times New Roman" w:cs="Times New Roman"/>
        </w:rPr>
        <w:t>, making</w:t>
      </w:r>
      <w:r w:rsidR="00CA6BD1">
        <w:rPr>
          <w:rFonts w:ascii="Times New Roman" w:eastAsia="华文宋体" w:hAnsi="Times New Roman" w:cs="Times New Roman"/>
        </w:rPr>
        <w:t xml:space="preserve"> </w:t>
      </w:r>
      <w:r w:rsidR="00A5722A">
        <w:rPr>
          <w:rFonts w:ascii="Times New Roman" w:eastAsia="华文宋体" w:hAnsi="Times New Roman" w:cs="Times New Roman"/>
        </w:rPr>
        <w:t>i</w:t>
      </w:r>
      <w:r w:rsidR="00CA6BD1">
        <w:rPr>
          <w:rFonts w:ascii="Times New Roman" w:eastAsia="华文宋体" w:hAnsi="Times New Roman" w:cs="Times New Roman"/>
        </w:rPr>
        <w:t>t</w:t>
      </w:r>
      <w:r w:rsidR="00CA6BD1" w:rsidRPr="00E93646">
        <w:rPr>
          <w:rFonts w:ascii="Times New Roman" w:eastAsia="华文宋体" w:hAnsi="Times New Roman" w:cs="Times New Roman"/>
        </w:rPr>
        <w:t xml:space="preserve"> </w:t>
      </w:r>
      <w:r w:rsidR="00CA6BD1">
        <w:rPr>
          <w:rFonts w:ascii="Times New Roman" w:eastAsia="华文宋体" w:hAnsi="Times New Roman" w:cs="Times New Roman"/>
        </w:rPr>
        <w:t>comparable to</w:t>
      </w:r>
      <w:r w:rsidR="00E93646" w:rsidRPr="00E93646">
        <w:rPr>
          <w:rFonts w:ascii="Times New Roman" w:eastAsia="华文宋体" w:hAnsi="Times New Roman" w:cs="Times New Roman"/>
        </w:rPr>
        <w:t xml:space="preserve"> our 4 ppm </w:t>
      </w:r>
      <w:proofErr w:type="gramStart"/>
      <w:r w:rsidR="00E93646" w:rsidRPr="00E93646">
        <w:rPr>
          <w:rFonts w:ascii="Times New Roman" w:eastAsia="华文宋体" w:hAnsi="Times New Roman" w:cs="Times New Roman"/>
        </w:rPr>
        <w:t>result.​</w:t>
      </w:r>
      <w:proofErr w:type="gramEnd"/>
      <w:r w:rsidR="00823E75" w:rsidRPr="00823E75">
        <w:rPr>
          <w:rFonts w:ascii="Times New Roman" w:eastAsia="华文宋体" w:hAnsi="Times New Roman" w:cs="Times New Roman"/>
        </w:rPr>
        <w:t xml:space="preserve"> </w:t>
      </w:r>
      <w:r w:rsidR="00823E75">
        <w:rPr>
          <w:rFonts w:ascii="Times New Roman" w:eastAsia="华文宋体" w:hAnsi="Times New Roman" w:cs="Times New Roman"/>
        </w:rPr>
        <w:t xml:space="preserve">On the other hand, </w:t>
      </w:r>
      <w:r w:rsidR="00823E75" w:rsidRPr="00E93646">
        <w:rPr>
          <w:rFonts w:ascii="Times New Roman" w:eastAsia="华文宋体" w:hAnsi="Times New Roman" w:cs="Times New Roman"/>
        </w:rPr>
        <w:t>the</w:t>
      </w:r>
      <w:r w:rsidR="00823E75">
        <w:rPr>
          <w:rFonts w:ascii="Times New Roman" w:eastAsia="华文宋体" w:hAnsi="Times New Roman" w:cs="Times New Roman"/>
        </w:rPr>
        <w:t>ir</w:t>
      </w:r>
      <w:r w:rsidR="00823E75" w:rsidRPr="00E93646">
        <w:rPr>
          <w:rFonts w:ascii="Times New Roman" w:eastAsia="华文宋体" w:hAnsi="Times New Roman" w:cs="Times New Roman"/>
        </w:rPr>
        <w:t xml:space="preserve"> energy sensitivity </w:t>
      </w:r>
      <w:r w:rsidR="00823E75">
        <w:rPr>
          <w:rFonts w:ascii="Times New Roman" w:eastAsia="华文宋体" w:hAnsi="Times New Roman" w:cs="Times New Roman"/>
        </w:rPr>
        <w:t>would improve with longer integration</w:t>
      </w:r>
      <w:r w:rsidR="00A5722A">
        <w:rPr>
          <w:rFonts w:ascii="Times New Roman" w:eastAsia="华文宋体" w:hAnsi="Times New Roman" w:cs="Times New Roman"/>
        </w:rPr>
        <w:t>;</w:t>
      </w:r>
      <w:r w:rsidR="00823E75">
        <w:rPr>
          <w:rFonts w:ascii="Times New Roman" w:eastAsia="华文宋体" w:hAnsi="Times New Roman" w:cs="Times New Roman"/>
        </w:rPr>
        <w:t xml:space="preserve"> for example</w:t>
      </w:r>
      <w:r w:rsidR="00A5722A">
        <w:rPr>
          <w:rFonts w:ascii="Times New Roman" w:eastAsia="华文宋体" w:hAnsi="Times New Roman" w:cs="Times New Roman"/>
        </w:rPr>
        <w:t>,</w:t>
      </w:r>
      <w:r w:rsidR="00823E75">
        <w:rPr>
          <w:rFonts w:ascii="Times New Roman" w:eastAsia="华文宋体" w:hAnsi="Times New Roman" w:cs="Times New Roman"/>
        </w:rPr>
        <w:t xml:space="preserve"> reaching </w:t>
      </w:r>
      <m:oMath>
        <m:r>
          <m:rPr>
            <m:nor/>
          </m:rPr>
          <w:rPr>
            <w:rFonts w:ascii="Times New Roman" w:eastAsia="华文宋体" w:hAnsi="Times New Roman" w:cs="Times New Roman"/>
          </w:rPr>
          <m:t>2π</m:t>
        </m:r>
        <m:r>
          <m:rPr>
            <m:nor/>
          </m:rPr>
          <w:rPr>
            <w:rFonts w:ascii="Cambria Math" w:eastAsia="华文宋体" w:hAnsi="Times New Roman" w:cs="Times New Roman"/>
          </w:rPr>
          <m:t xml:space="preserve"> </m:t>
        </m:r>
        <m:r>
          <m:rPr>
            <m:nor/>
          </m:rPr>
          <w:rPr>
            <w:rFonts w:ascii="Times New Roman" w:eastAsia="华文宋体" w:hAnsi="Times New Roman" w:cs="Times New Roman"/>
          </w:rPr>
          <m:t>×</m:t>
        </m:r>
        <m:r>
          <m:rPr>
            <m:nor/>
          </m:rPr>
          <w:rPr>
            <w:rFonts w:ascii="Cambria Math" w:eastAsia="华文宋体" w:hAnsi="Times New Roman" w:cs="Times New Roman"/>
          </w:rPr>
          <m:t xml:space="preserve"> </m:t>
        </m:r>
        <m:r>
          <m:rPr>
            <m:nor/>
          </m:rPr>
          <w:rPr>
            <w:rFonts w:ascii="Times New Roman" w:eastAsia="华文宋体" w:hAnsi="Times New Roman" w:cs="Times New Roman"/>
          </w:rPr>
          <m:t>25</m:t>
        </m:r>
      </m:oMath>
      <w:r w:rsidR="00823E75" w:rsidRPr="00E93646">
        <w:rPr>
          <w:rFonts w:ascii="Times New Roman" w:eastAsia="华文宋体" w:hAnsi="Times New Roman" w:cs="Times New Roman"/>
        </w:rPr>
        <w:t> </w:t>
      </w:r>
      <w:proofErr w:type="spellStart"/>
      <w:r w:rsidR="00823E75" w:rsidRPr="00E93646">
        <w:rPr>
          <w:rFonts w:ascii="Times New Roman" w:eastAsia="华文宋体" w:hAnsi="Times New Roman" w:cs="Times New Roman"/>
        </w:rPr>
        <w:t>mHz</w:t>
      </w:r>
      <w:proofErr w:type="spellEnd"/>
      <w:r w:rsidR="00823E75">
        <w:rPr>
          <w:rFonts w:ascii="Times New Roman" w:eastAsia="华文宋体" w:hAnsi="Times New Roman" w:cs="Times New Roman"/>
        </w:rPr>
        <w:t xml:space="preserve"> over </w:t>
      </w:r>
      <w:r w:rsidR="00E93646" w:rsidRPr="00E93646">
        <w:rPr>
          <w:rFonts w:ascii="Times New Roman" w:eastAsia="华文宋体" w:hAnsi="Times New Roman" w:cs="Times New Roman"/>
        </w:rPr>
        <w:t xml:space="preserve">24 h. </w:t>
      </w:r>
    </w:p>
    <w:p w14:paraId="2746DC06" w14:textId="329980CF" w:rsidR="00737F27" w:rsidRDefault="00823E75" w:rsidP="00D3366A">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For comparison, t</w:t>
      </w:r>
      <w:r w:rsidR="00CA6BD1">
        <w:rPr>
          <w:rFonts w:ascii="Times New Roman" w:eastAsia="华文宋体" w:hAnsi="Times New Roman" w:cs="Times New Roman"/>
        </w:rPr>
        <w:t>he</w:t>
      </w:r>
      <w:r w:rsidR="00CA6BD1" w:rsidRPr="00E93646">
        <w:rPr>
          <w:rFonts w:ascii="Times New Roman" w:eastAsia="华文宋体" w:hAnsi="Times New Roman" w:cs="Times New Roman"/>
        </w:rPr>
        <w:t xml:space="preserve"> </w:t>
      </w:r>
      <w:r w:rsidR="00E93646" w:rsidRPr="00E93646">
        <w:rPr>
          <w:rFonts w:ascii="Times New Roman" w:eastAsia="华文宋体" w:hAnsi="Times New Roman" w:cs="Times New Roman"/>
        </w:rPr>
        <w:t>energy sensitivity of</w:t>
      </w:r>
      <w:r w:rsidR="00CA6BD1">
        <w:rPr>
          <w:rFonts w:ascii="Times New Roman" w:eastAsia="华文宋体" w:hAnsi="Times New Roman" w:cs="Times New Roman"/>
        </w:rPr>
        <w:t xml:space="preserve"> our comagnetometer</w:t>
      </w:r>
      <w:r w:rsidR="00A5722A">
        <w:rPr>
          <w:rFonts w:ascii="Times New Roman" w:eastAsia="华文宋体" w:hAnsi="Times New Roman" w:cs="Times New Roman"/>
        </w:rPr>
        <w:t xml:space="preserve"> is</w:t>
      </w:r>
      <w:r w:rsidR="00E93646" w:rsidRPr="00E93646">
        <w:rPr>
          <w:rFonts w:ascii="Times New Roman" w:eastAsia="华文宋体" w:hAnsi="Times New Roman" w:cs="Times New Roman"/>
        </w:rPr>
        <w:t xml:space="preserve"> </w:t>
      </w:r>
      <m:oMath>
        <m:r>
          <m:rPr>
            <m:nor/>
          </m:rPr>
          <w:rPr>
            <w:rFonts w:ascii="Times New Roman" w:eastAsia="华文宋体" w:hAnsi="Times New Roman" w:cs="Times New Roman"/>
          </w:rPr>
          <m:t>2π</m:t>
        </m:r>
        <m:r>
          <m:rPr>
            <m:nor/>
          </m:rPr>
          <w:rPr>
            <w:rFonts w:ascii="Cambria Math" w:eastAsia="华文宋体" w:hAnsi="Times New Roman" w:cs="Times New Roman"/>
          </w:rPr>
          <m:t xml:space="preserve"> </m:t>
        </m:r>
        <m:r>
          <m:rPr>
            <m:nor/>
          </m:rPr>
          <w:rPr>
            <w:rFonts w:ascii="Times New Roman" w:eastAsia="华文宋体" w:hAnsi="Times New Roman" w:cs="Times New Roman"/>
          </w:rPr>
          <m:t>×</m:t>
        </m:r>
        <m:r>
          <m:rPr>
            <m:nor/>
          </m:rPr>
          <w:rPr>
            <w:rFonts w:ascii="Cambria Math" w:eastAsia="华文宋体" w:hAnsi="Times New Roman" w:cs="Times New Roman"/>
          </w:rPr>
          <m:t xml:space="preserve"> </m:t>
        </m:r>
        <m:r>
          <m:rPr>
            <m:nor/>
          </m:rPr>
          <w:rPr>
            <w:rFonts w:ascii="Times New Roman" w:eastAsia="华文宋体" w:hAnsi="Times New Roman" w:cs="Times New Roman"/>
          </w:rPr>
          <m:t>40</m:t>
        </m:r>
        <m:r>
          <m:rPr>
            <m:nor/>
          </m:rPr>
          <w:rPr>
            <w:rFonts w:ascii="Cambria Math" w:eastAsia="华文宋体" w:hAnsi="Times New Roman" w:cs="Times New Roman"/>
          </w:rPr>
          <m:t xml:space="preserve"> </m:t>
        </m:r>
        <m:r>
          <m:rPr>
            <m:nor/>
          </m:rPr>
          <w:rPr>
            <w:rFonts w:ascii="Cambria Math" w:eastAsia="华文宋体" w:hAnsi="Times New Roman" w:cs="Times New Roman"/>
          </w:rPr>
          <m:t>μ</m:t>
        </m:r>
        <m:r>
          <m:rPr>
            <m:sty m:val="p"/>
          </m:rPr>
          <w:rPr>
            <w:rFonts w:ascii="Cambria Math" w:eastAsia="华文宋体" w:hAnsi="Cambria Math" w:cs="Times New Roman"/>
          </w:rPr>
          <m:t>Hz</m:t>
        </m:r>
      </m:oMath>
      <w:r w:rsidR="00CD6E6D" w:rsidRPr="00E93646">
        <w:rPr>
          <w:rFonts w:ascii="Times New Roman" w:eastAsia="华文宋体" w:hAnsi="Times New Roman" w:cs="Times New Roman"/>
        </w:rPr>
        <w:t xml:space="preserve"> </w:t>
      </w:r>
      <w:r>
        <w:rPr>
          <w:rFonts w:ascii="Times New Roman" w:eastAsia="华文宋体" w:hAnsi="Times New Roman" w:cs="Times New Roman"/>
        </w:rPr>
        <w:t>over</w:t>
      </w:r>
      <w:r w:rsidR="00E93646" w:rsidRPr="00E93646">
        <w:rPr>
          <w:rFonts w:ascii="Times New Roman" w:eastAsia="华文宋体" w:hAnsi="Times New Roman" w:cs="Times New Roman"/>
        </w:rPr>
        <w:t xml:space="preserve"> 24 h</w:t>
      </w:r>
      <w:r w:rsidR="00CA6BD1">
        <w:rPr>
          <w:rFonts w:ascii="Times New Roman" w:eastAsia="华文宋体" w:hAnsi="Times New Roman" w:cs="Times New Roman"/>
        </w:rPr>
        <w:t>,</w:t>
      </w:r>
      <w:r w:rsidR="00E93646" w:rsidRPr="00E93646">
        <w:rPr>
          <w:rFonts w:ascii="Times New Roman" w:eastAsia="华文宋体" w:hAnsi="Times New Roman" w:cs="Times New Roman"/>
        </w:rPr>
        <w:t xml:space="preserve"> </w:t>
      </w:r>
      <w:r w:rsidR="00A5722A">
        <w:rPr>
          <w:rFonts w:ascii="Times New Roman" w:eastAsia="华文宋体" w:hAnsi="Times New Roman" w:cs="Times New Roman"/>
        </w:rPr>
        <w:t xml:space="preserve">which </w:t>
      </w:r>
      <w:r w:rsidR="00DB27C1" w:rsidRPr="00DB27C1">
        <w:rPr>
          <w:rFonts w:ascii="Times New Roman" w:eastAsia="华文宋体" w:hAnsi="Times New Roman" w:cs="Times New Roman"/>
        </w:rPr>
        <w:t>represents</w:t>
      </w:r>
      <w:r w:rsidR="00E93646" w:rsidRPr="00E93646">
        <w:rPr>
          <w:rFonts w:ascii="Times New Roman" w:eastAsia="华文宋体" w:hAnsi="Times New Roman" w:cs="Times New Roman"/>
        </w:rPr>
        <w:t xml:space="preserve"> a</w:t>
      </w:r>
      <w:r>
        <w:rPr>
          <w:rFonts w:ascii="Times New Roman" w:eastAsia="华文宋体" w:hAnsi="Times New Roman" w:cs="Times New Roman"/>
        </w:rPr>
        <w:t>n</w:t>
      </w:r>
      <w:r w:rsidR="00E93646" w:rsidRPr="00E93646">
        <w:rPr>
          <w:rFonts w:ascii="Times New Roman" w:eastAsia="华文宋体" w:hAnsi="Times New Roman" w:cs="Times New Roman"/>
        </w:rPr>
        <w:t xml:space="preserve"> advantage</w:t>
      </w:r>
      <w:r>
        <w:rPr>
          <w:rFonts w:ascii="Times New Roman" w:eastAsia="华文宋体" w:hAnsi="Times New Roman" w:cs="Times New Roman"/>
        </w:rPr>
        <w:t xml:space="preserve"> of more than two orders of magnitude</w:t>
      </w:r>
      <w:r w:rsidR="00E93646" w:rsidRPr="00E93646">
        <w:rPr>
          <w:rFonts w:ascii="Times New Roman" w:eastAsia="华文宋体" w:hAnsi="Times New Roman" w:cs="Times New Roman"/>
        </w:rPr>
        <w:t>.</w:t>
      </w:r>
      <w:r>
        <w:rPr>
          <w:rFonts w:ascii="Times New Roman" w:eastAsia="华文宋体" w:hAnsi="Times New Roman" w:cs="Times New Roman"/>
        </w:rPr>
        <w:t xml:space="preserve"> The key to this advantage is our investigation and control of light shifts in the optical trap.</w:t>
      </w:r>
    </w:p>
    <w:p w14:paraId="64739397" w14:textId="77777777" w:rsidR="004A642B" w:rsidRDefault="004A642B">
      <w:pPr>
        <w:spacing w:afterLines="50" w:after="156"/>
        <w:rPr>
          <w:rFonts w:ascii="Times New Roman" w:eastAsia="华文宋体" w:hAnsi="Times New Roman" w:cs="Times New Roman"/>
        </w:rPr>
      </w:pPr>
    </w:p>
    <w:p w14:paraId="40F1F7A6"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Q4: </w:t>
      </w:r>
      <w:r>
        <w:rPr>
          <w:rFonts w:ascii="Times New Roman" w:eastAsia="华文宋体" w:hAnsi="Times New Roman" w:cs="Times New Roman"/>
        </w:rPr>
        <w:t>The proposals at the end of the paper involving EDM searches, including those that incorporate 223Ra are 225Ra are ambitious, but I wonder how much these actually have to do with your current manuscript? You give no hard estimates of improvements sensitivity of your proposals herein, so it does not make sense to me to include them here.</w:t>
      </w:r>
    </w:p>
    <w:p w14:paraId="1DB67572" w14:textId="0E8A154E" w:rsidR="00E903D2"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00400F25">
        <w:rPr>
          <w:rFonts w:ascii="Times New Roman" w:eastAsia="华文宋体" w:hAnsi="Times New Roman" w:cs="Times New Roman"/>
        </w:rPr>
        <w:t xml:space="preserve"> </w:t>
      </w:r>
      <w:r w:rsidR="00ED01A1">
        <w:rPr>
          <w:rFonts w:ascii="Times New Roman" w:eastAsia="华文宋体" w:hAnsi="Times New Roman" w:cs="Times New Roman"/>
        </w:rPr>
        <w:t xml:space="preserve">Following </w:t>
      </w:r>
      <w:r w:rsidR="001B26D2" w:rsidRPr="001B26D2">
        <w:rPr>
          <w:rFonts w:ascii="Times New Roman" w:eastAsia="华文宋体" w:hAnsi="Times New Roman" w:cs="Times New Roman"/>
        </w:rPr>
        <w:t xml:space="preserve">the </w:t>
      </w:r>
      <w:r w:rsidR="00ED01A1">
        <w:rPr>
          <w:rFonts w:ascii="Times New Roman" w:eastAsia="华文宋体" w:hAnsi="Times New Roman" w:cs="Times New Roman"/>
        </w:rPr>
        <w:t>R</w:t>
      </w:r>
      <w:r w:rsidR="00ED01A1" w:rsidRPr="001B26D2">
        <w:rPr>
          <w:rFonts w:ascii="Times New Roman" w:eastAsia="华文宋体" w:hAnsi="Times New Roman" w:cs="Times New Roman"/>
        </w:rPr>
        <w:t xml:space="preserve">eviewer </w:t>
      </w:r>
      <w:r w:rsidR="001B26D2" w:rsidRPr="001B26D2">
        <w:rPr>
          <w:rFonts w:ascii="Times New Roman" w:eastAsia="华文宋体" w:hAnsi="Times New Roman" w:cs="Times New Roman"/>
        </w:rPr>
        <w:t xml:space="preserve">comment, we have removed the </w:t>
      </w:r>
      <w:r w:rsidR="00ED01A1">
        <w:rPr>
          <w:rFonts w:ascii="Times New Roman" w:eastAsia="华文宋体" w:hAnsi="Times New Roman" w:cs="Times New Roman"/>
        </w:rPr>
        <w:t xml:space="preserve">text on </w:t>
      </w:r>
      <w:r w:rsidR="00ED01A1">
        <w:rPr>
          <w:rFonts w:ascii="Times New Roman" w:eastAsia="华文宋体" w:hAnsi="Times New Roman" w:cs="Times New Roman"/>
        </w:rPr>
        <w:t xml:space="preserve">the outlook of the </w:t>
      </w:r>
      <w:r w:rsidR="001B26D2" w:rsidRPr="001B26D2">
        <w:rPr>
          <w:rFonts w:ascii="Times New Roman" w:eastAsia="华文宋体" w:hAnsi="Times New Roman" w:cs="Times New Roman"/>
        </w:rPr>
        <w:t>Ra</w:t>
      </w:r>
      <w:r w:rsidR="00ED01A1">
        <w:rPr>
          <w:rFonts w:ascii="Times New Roman" w:eastAsia="华文宋体" w:hAnsi="Times New Roman" w:cs="Times New Roman"/>
        </w:rPr>
        <w:t xml:space="preserve"> case</w:t>
      </w:r>
      <w:r w:rsidR="001B26D2" w:rsidRPr="001B26D2">
        <w:rPr>
          <w:rFonts w:ascii="Times New Roman" w:eastAsia="华文宋体" w:hAnsi="Times New Roman" w:cs="Times New Roman"/>
        </w:rPr>
        <w:t>.</w:t>
      </w:r>
    </w:p>
    <w:p w14:paraId="7BC45D98" w14:textId="77777777" w:rsidR="004A642B" w:rsidRPr="005C7688" w:rsidRDefault="004A642B">
      <w:pPr>
        <w:spacing w:afterLines="50" w:after="156"/>
        <w:rPr>
          <w:rFonts w:ascii="Times New Roman" w:eastAsia="华文宋体" w:hAnsi="Times New Roman" w:cs="Times New Roman"/>
        </w:rPr>
      </w:pPr>
    </w:p>
    <w:p w14:paraId="37477F7D" w14:textId="77777777"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t>#R2</w:t>
      </w:r>
    </w:p>
    <w:p w14:paraId="4CF2AE35" w14:textId="77777777" w:rsidR="004A642B" w:rsidRDefault="00400F25">
      <w:pPr>
        <w:spacing w:afterLines="50" w:after="156"/>
        <w:rPr>
          <w:rFonts w:ascii="Times New Roman" w:hAnsi="Times New Roman" w:cs="Times New Roman"/>
        </w:rPr>
      </w:pPr>
      <w:r w:rsidRPr="00097F00">
        <w:rPr>
          <w:rFonts w:ascii="Times New Roman" w:hAnsi="Times New Roman" w:cs="Times New Roman"/>
          <w:b/>
        </w:rPr>
        <w:t xml:space="preserve">Q1: </w:t>
      </w:r>
      <w:r>
        <w:rPr>
          <w:rFonts w:ascii="Times New Roman" w:hAnsi="Times New Roman" w:cs="Times New Roman"/>
        </w:rPr>
        <w:t xml:space="preserve">The "cat" state used for Yb-173, is it what is called a </w:t>
      </w:r>
      <w:proofErr w:type="spellStart"/>
      <w:r>
        <w:rPr>
          <w:rFonts w:ascii="Times New Roman" w:hAnsi="Times New Roman" w:cs="Times New Roman"/>
        </w:rPr>
        <w:t>NooN</w:t>
      </w:r>
      <w:proofErr w:type="spellEnd"/>
      <w:r>
        <w:rPr>
          <w:rFonts w:ascii="Times New Roman" w:hAnsi="Times New Roman" w:cs="Times New Roman"/>
        </w:rPr>
        <w:t xml:space="preserve"> state? Should the connection be mentioned?</w:t>
      </w:r>
    </w:p>
    <w:p w14:paraId="15121241" w14:textId="15F66491" w:rsidR="00E246C8" w:rsidRDefault="00097F00" w:rsidP="007F7921">
      <w:pPr>
        <w:pStyle w:val="Eq1"/>
        <w:rPr>
          <w:rFonts w:eastAsia="华文宋体"/>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B2025D" w:rsidRPr="00B2025D">
        <w:rPr>
          <w:rFonts w:eastAsia="华文宋体"/>
        </w:rPr>
        <w:t xml:space="preserve">The </w:t>
      </w:r>
      <w:r w:rsidR="00CC4C3E">
        <w:rPr>
          <w:rFonts w:eastAsia="华文宋体"/>
        </w:rPr>
        <w:t xml:space="preserve">so-called </w:t>
      </w:r>
      <w:r w:rsidR="00B2025D" w:rsidRPr="00B2025D">
        <w:rPr>
          <w:rFonts w:eastAsia="华文宋体"/>
        </w:rPr>
        <w:t>NOON state, which takes the form</w:t>
      </w:r>
      <w:r w:rsidR="00184205">
        <w:rPr>
          <w:rFonts w:ascii="宋体" w:eastAsia="宋体" w:hAnsi="宋体" w:hint="eastAsia"/>
        </w:rPr>
        <w:t xml:space="preserve"> </w:t>
      </w:r>
      <m:oMath>
        <m:d>
          <m:dPr>
            <m:begChr m:val="|"/>
            <m:endChr m:val="⟩"/>
            <m:ctrlPr>
              <w:rPr>
                <w:rFonts w:eastAsia="华文宋体" w:cs="Times New Roman"/>
              </w:rPr>
            </m:ctrlPr>
          </m:dPr>
          <m:e>
            <m:r>
              <m:rPr>
                <m:sty m:val="p"/>
              </m:rPr>
              <w:rPr>
                <w:rFonts w:eastAsia="华文宋体" w:cs="Times New Roman"/>
              </w:rPr>
              <m:t>N,0</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0,N</m:t>
            </m:r>
          </m:e>
        </m:d>
      </m:oMath>
      <w:r w:rsidR="00B2025D" w:rsidRPr="00B2025D">
        <w:rPr>
          <w:rFonts w:eastAsia="华文宋体"/>
        </w:rPr>
        <w:t xml:space="preserve">, describes a coherent superposition </w:t>
      </w:r>
      <w:r w:rsidR="00184205">
        <w:rPr>
          <w:rFonts w:eastAsia="华文宋体"/>
        </w:rPr>
        <w:t>of</w:t>
      </w:r>
      <w:r w:rsidR="00B2025D" w:rsidRPr="00B2025D">
        <w:rPr>
          <w:rFonts w:eastAsia="华文宋体"/>
        </w:rPr>
        <w:t xml:space="preserve"> N particles </w:t>
      </w:r>
      <w:r w:rsidR="007207FE">
        <w:rPr>
          <w:rFonts w:eastAsia="华文宋体"/>
        </w:rPr>
        <w:t xml:space="preserve">all </w:t>
      </w:r>
      <w:r w:rsidR="00B2025D" w:rsidRPr="00B2025D">
        <w:rPr>
          <w:rFonts w:eastAsia="华文宋体"/>
        </w:rPr>
        <w:t>occupying one quantum state and all occupying an</w:t>
      </w:r>
      <w:r w:rsidR="00AD49A3">
        <w:rPr>
          <w:rFonts w:eastAsia="华文宋体"/>
        </w:rPr>
        <w:t>other</w:t>
      </w:r>
      <w:r w:rsidR="00B2025D" w:rsidRPr="00B2025D">
        <w:rPr>
          <w:rFonts w:eastAsia="华文宋体"/>
        </w:rPr>
        <w:t xml:space="preserve"> orthogonal state. </w:t>
      </w:r>
      <w:r w:rsidR="00C14519">
        <w:rPr>
          <w:rFonts w:eastAsia="华文宋体"/>
        </w:rPr>
        <w:t>T</w:t>
      </w:r>
      <w:r w:rsidR="007207FE" w:rsidRPr="00B2025D">
        <w:rPr>
          <w:rFonts w:eastAsia="华文宋体"/>
        </w:rPr>
        <w:t xml:space="preserve">he </w:t>
      </w:r>
      <w:r w:rsidR="007207FE">
        <w:rPr>
          <w:rFonts w:eastAsia="华文宋体"/>
        </w:rPr>
        <w:t xml:space="preserve">spin </w:t>
      </w:r>
      <w:r w:rsidR="00B2025D" w:rsidRPr="00B2025D">
        <w:rPr>
          <w:rFonts w:eastAsia="华文宋体"/>
        </w:rPr>
        <w:t>cat state</w:t>
      </w:r>
      <w:r w:rsidR="00C14519">
        <w:rPr>
          <w:rFonts w:eastAsia="华文宋体"/>
        </w:rPr>
        <w:t xml:space="preserve"> used in our work</w:t>
      </w:r>
      <w:r w:rsidR="007207FE">
        <w:rPr>
          <w:rFonts w:eastAsia="华文宋体"/>
        </w:rPr>
        <w:t>,</w:t>
      </w:r>
      <w:r w:rsidR="0040518F" w:rsidRPr="00B2025D">
        <w:rPr>
          <w:rFonts w:eastAsia="华文宋体"/>
        </w:rPr>
        <w:t xml:space="preserve"> </w:t>
      </w:r>
      <m:oMath>
        <m:d>
          <m:dPr>
            <m:begChr m:val="|"/>
            <m:endChr m:val="⟩"/>
            <m:ctrlPr>
              <w:rPr>
                <w:rFonts w:eastAsia="华文宋体" w:cs="Times New Roman"/>
              </w:rPr>
            </m:ctrlPr>
          </m:dPr>
          <m:e>
            <m:r>
              <m:rPr>
                <m:sty m:val="p"/>
              </m:rPr>
              <w:rPr>
                <w:rFonts w:eastAsia="华文宋体" w:cs="Times New Roman"/>
              </w:rPr>
              <m:t>F,+F</m:t>
            </m:r>
          </m:e>
        </m:d>
        <m:r>
          <m:rPr>
            <m:sty m:val="p"/>
          </m:rPr>
          <w:rPr>
            <w:rFonts w:eastAsia="华文宋体" w:cs="Times New Roman"/>
          </w:rPr>
          <m:t>+</m:t>
        </m:r>
        <m:d>
          <m:dPr>
            <m:begChr m:val="|"/>
            <m:endChr m:val="⟩"/>
            <m:ctrlPr>
              <w:rPr>
                <w:rFonts w:eastAsia="华文宋体" w:cs="Times New Roman"/>
              </w:rPr>
            </m:ctrlPr>
          </m:dPr>
          <m:e>
            <m:r>
              <m:rPr>
                <m:sty m:val="p"/>
              </m:rPr>
              <w:rPr>
                <w:rFonts w:eastAsia="华文宋体" w:cs="Times New Roman"/>
              </w:rPr>
              <m:t>F,-F</m:t>
            </m:r>
          </m:e>
        </m:d>
      </m:oMath>
      <w:r w:rsidR="007207FE">
        <w:rPr>
          <w:rFonts w:eastAsia="华文宋体" w:hint="eastAsia"/>
        </w:rPr>
        <w:t>,</w:t>
      </w:r>
      <w:r w:rsidR="0040518F">
        <w:rPr>
          <w:rFonts w:eastAsia="华文宋体" w:hint="eastAsia"/>
        </w:rPr>
        <w:t xml:space="preserve"> </w:t>
      </w:r>
      <w:r w:rsidR="00B2025D" w:rsidRPr="00B2025D">
        <w:rPr>
          <w:rFonts w:eastAsia="华文宋体"/>
        </w:rPr>
        <w:t xml:space="preserve">exhibits an analogous structure in Hilbert space. Following the </w:t>
      </w:r>
      <w:r w:rsidR="007207FE">
        <w:rPr>
          <w:rFonts w:eastAsia="华文宋体"/>
        </w:rPr>
        <w:t>R</w:t>
      </w:r>
      <w:r w:rsidR="007207FE" w:rsidRPr="00B2025D">
        <w:rPr>
          <w:rFonts w:eastAsia="华文宋体"/>
        </w:rPr>
        <w:t>eviewer</w:t>
      </w:r>
      <w:r w:rsidR="007207FE">
        <w:rPr>
          <w:rFonts w:eastAsia="华文宋体"/>
        </w:rPr>
        <w:t xml:space="preserve"> comment</w:t>
      </w:r>
      <w:r w:rsidR="00B2025D" w:rsidRPr="00B2025D">
        <w:rPr>
          <w:rFonts w:eastAsia="华文宋体"/>
        </w:rPr>
        <w:t>, we have added a corresponding mention</w:t>
      </w:r>
      <w:r w:rsidR="007207FE">
        <w:rPr>
          <w:rFonts w:eastAsia="华文宋体"/>
        </w:rPr>
        <w:t xml:space="preserve"> in the </w:t>
      </w:r>
      <w:r w:rsidR="000110E5">
        <w:rPr>
          <w:rFonts w:eastAsia="华文宋体"/>
        </w:rPr>
        <w:t>m</w:t>
      </w:r>
      <w:r w:rsidR="007207FE">
        <w:rPr>
          <w:rFonts w:eastAsia="华文宋体"/>
        </w:rPr>
        <w:t xml:space="preserve">ain </w:t>
      </w:r>
      <w:r w:rsidR="000110E5">
        <w:rPr>
          <w:rFonts w:eastAsia="华文宋体"/>
        </w:rPr>
        <w:t>t</w:t>
      </w:r>
      <w:r w:rsidR="007207FE">
        <w:rPr>
          <w:rFonts w:eastAsia="华文宋体"/>
        </w:rPr>
        <w:t>ext</w:t>
      </w:r>
      <w:r w:rsidR="00C01AB8" w:rsidRPr="00C01AB8">
        <w:rPr>
          <w:rFonts w:eastAsia="华文宋体"/>
        </w:rPr>
        <w:t>,</w:t>
      </w:r>
      <w:r w:rsidR="00A03B52" w:rsidRPr="00A03B52">
        <w:t xml:space="preserve"> </w:t>
      </w:r>
      <w:r w:rsidR="00A03B52" w:rsidRPr="00A03B52">
        <w:rPr>
          <w:rFonts w:eastAsia="华文宋体"/>
        </w:rPr>
        <w:t xml:space="preserve">in the section </w:t>
      </w:r>
      <w:r w:rsidR="00A03B52">
        <w:rPr>
          <w:rFonts w:eastAsia="华文宋体"/>
        </w:rPr>
        <w:t>“</w:t>
      </w:r>
      <w:r w:rsidR="00A03B52">
        <w:rPr>
          <w:rFonts w:eastAsia="华文宋体"/>
        </w:rPr>
        <w:t>T</w:t>
      </w:r>
      <w:r w:rsidR="00A03B52" w:rsidRPr="00A03B52">
        <w:rPr>
          <w:rFonts w:eastAsia="华文宋体"/>
        </w:rPr>
        <w:t xml:space="preserve">ensor </w:t>
      </w:r>
      <w:r w:rsidR="00A03B52">
        <w:rPr>
          <w:rFonts w:eastAsia="华文宋体"/>
        </w:rPr>
        <w:t>s</w:t>
      </w:r>
      <w:r w:rsidR="00A03B52" w:rsidRPr="00A03B52">
        <w:rPr>
          <w:rFonts w:eastAsia="华文宋体"/>
        </w:rPr>
        <w:t>hift</w:t>
      </w:r>
      <w:r w:rsidR="00A03B52">
        <w:rPr>
          <w:rFonts w:eastAsia="华文宋体"/>
        </w:rPr>
        <w:t>”</w:t>
      </w:r>
      <w:r w:rsidR="00A03B52" w:rsidRPr="00A03B52">
        <w:rPr>
          <w:rFonts w:eastAsia="华文宋体"/>
        </w:rPr>
        <w:t xml:space="preserve"> </w:t>
      </w:r>
      <w:r w:rsidR="00A03B52" w:rsidRPr="00A03B52">
        <w:rPr>
          <w:rFonts w:eastAsia="华文宋体"/>
        </w:rPr>
        <w:t xml:space="preserve">on page </w:t>
      </w:r>
      <w:proofErr w:type="gramStart"/>
      <w:r w:rsidR="00A03B52">
        <w:rPr>
          <w:rFonts w:eastAsia="华文宋体"/>
        </w:rPr>
        <w:t>6</w:t>
      </w:r>
      <w:r w:rsidR="00A03B52" w:rsidRPr="00A03B52">
        <w:rPr>
          <w:rFonts w:eastAsia="华文宋体"/>
        </w:rPr>
        <w:t>,</w:t>
      </w:r>
      <w:r w:rsidR="004967F5" w:rsidRPr="004967F5">
        <w:rPr>
          <w:rFonts w:eastAsia="华文宋体"/>
        </w:rPr>
        <w:t>​</w:t>
      </w:r>
      <w:proofErr w:type="gramEnd"/>
      <w:r w:rsidR="00B2025D" w:rsidRPr="00B2025D">
        <w:rPr>
          <w:rFonts w:eastAsia="华文宋体"/>
        </w:rPr>
        <w:t xml:space="preserve"> and </w:t>
      </w:r>
      <w:r w:rsidR="007207FE">
        <w:rPr>
          <w:rFonts w:eastAsia="华文宋体"/>
        </w:rPr>
        <w:t>cited</w:t>
      </w:r>
      <w:r w:rsidR="007207FE" w:rsidRPr="00B2025D">
        <w:rPr>
          <w:rFonts w:eastAsia="华文宋体"/>
        </w:rPr>
        <w:t xml:space="preserve"> </w:t>
      </w:r>
      <w:r w:rsidR="00E33D3D" w:rsidRPr="00F85FEE">
        <w:rPr>
          <w:rFonts w:eastAsia="华文宋体"/>
          <w:i/>
        </w:rPr>
        <w:t>J. Opt. Soc. Am. B</w:t>
      </w:r>
      <w:r w:rsidR="00E33D3D" w:rsidRPr="00E33D3D">
        <w:rPr>
          <w:rFonts w:eastAsia="华文宋体"/>
        </w:rPr>
        <w:t xml:space="preserve"> </w:t>
      </w:r>
      <w:r w:rsidR="00E33D3D" w:rsidRPr="00F85FEE">
        <w:rPr>
          <w:rFonts w:eastAsia="华文宋体"/>
          <w:b/>
        </w:rPr>
        <w:t>27</w:t>
      </w:r>
      <w:r w:rsidR="00E33D3D" w:rsidRPr="00E33D3D">
        <w:rPr>
          <w:rFonts w:eastAsia="华文宋体"/>
        </w:rPr>
        <w:t>, A25–A29 (2010) [26].</w:t>
      </w:r>
    </w:p>
    <w:p w14:paraId="6342E0B2" w14:textId="77777777" w:rsidR="00BC3A84" w:rsidRDefault="00BC3A84">
      <w:pPr>
        <w:spacing w:afterLines="50" w:after="156"/>
        <w:rPr>
          <w:rFonts w:ascii="Times New Roman" w:eastAsia="华文宋体" w:hAnsi="Times New Roman" w:cs="Times New Roman"/>
        </w:rPr>
      </w:pPr>
    </w:p>
    <w:p w14:paraId="19AAD9AF" w14:textId="20C5E730"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 </w:t>
      </w:r>
      <w:r>
        <w:rPr>
          <w:rFonts w:ascii="Times New Roman" w:eastAsia="华文宋体" w:hAnsi="Times New Roman" w:cs="Times New Roman"/>
        </w:rPr>
        <w:t>In Fig. 4, there are significant deviations of the experiment from the model, why?</w:t>
      </w:r>
    </w:p>
    <w:p w14:paraId="4A6DBFA7" w14:textId="2CAC380D" w:rsidR="00B2025D" w:rsidRDefault="00097F00" w:rsidP="0001048D">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6C7B11">
        <w:rPr>
          <w:rFonts w:ascii="Times New Roman" w:eastAsia="华文宋体" w:hAnsi="Times New Roman" w:cs="Times New Roman"/>
        </w:rPr>
        <w:t>The model used to simulate the data in Fig. 4</w:t>
      </w:r>
      <w:r w:rsidR="00D75C11">
        <w:rPr>
          <w:rFonts w:ascii="Times New Roman" w:eastAsia="华文宋体" w:hAnsi="Times New Roman" w:cs="Times New Roman"/>
        </w:rPr>
        <w:t xml:space="preserve"> </w:t>
      </w:r>
      <w:r w:rsidR="00B67EB5" w:rsidRPr="00B67EB5">
        <w:rPr>
          <w:rFonts w:ascii="Times New Roman" w:eastAsia="华文宋体" w:hAnsi="Times New Roman" w:cs="Times New Roman"/>
        </w:rPr>
        <w:t>was</w:t>
      </w:r>
      <w:r w:rsidR="00747875">
        <w:rPr>
          <w:rFonts w:ascii="Times New Roman" w:eastAsia="华文宋体" w:hAnsi="Times New Roman" w:cs="Times New Roman"/>
        </w:rPr>
        <w:t xml:space="preserve"> </w:t>
      </w:r>
      <w:r w:rsidR="00B67EB5" w:rsidRPr="00B67EB5">
        <w:rPr>
          <w:rFonts w:ascii="Times New Roman" w:eastAsia="华文宋体" w:hAnsi="Times New Roman" w:cs="Times New Roman"/>
        </w:rPr>
        <w:t xml:space="preserve">oversimplified. In </w:t>
      </w:r>
      <w:r w:rsidR="00747875">
        <w:rPr>
          <w:rFonts w:ascii="Times New Roman" w:eastAsia="华文宋体" w:hAnsi="Times New Roman" w:cs="Times New Roman"/>
        </w:rPr>
        <w:t xml:space="preserve">this </w:t>
      </w:r>
      <w:r w:rsidR="00B67EB5" w:rsidRPr="00B67EB5">
        <w:rPr>
          <w:rFonts w:ascii="Times New Roman" w:eastAsia="华文宋体" w:hAnsi="Times New Roman" w:cs="Times New Roman"/>
        </w:rPr>
        <w:t>measur</w:t>
      </w:r>
      <w:r w:rsidR="00747875">
        <w:rPr>
          <w:rFonts w:ascii="Times New Roman" w:eastAsia="华文宋体" w:hAnsi="Times New Roman" w:cs="Times New Roman"/>
        </w:rPr>
        <w:t>ement</w:t>
      </w:r>
      <w:r w:rsidR="00B67EB5" w:rsidRPr="00B67EB5">
        <w:rPr>
          <w:rFonts w:ascii="Times New Roman" w:eastAsia="华文宋体" w:hAnsi="Times New Roman" w:cs="Times New Roman"/>
        </w:rPr>
        <w:t xml:space="preserve">, the </w:t>
      </w:r>
      <w:r w:rsidR="00B67EB5" w:rsidRPr="00BC3A84">
        <w:rPr>
          <w:rFonts w:ascii="Times New Roman" w:eastAsia="华文宋体" w:hAnsi="Times New Roman" w:cs="Times New Roman"/>
          <w:vertAlign w:val="superscript"/>
        </w:rPr>
        <w:t>173</w:t>
      </w:r>
      <w:r w:rsidR="00B67EB5" w:rsidRPr="00B67EB5">
        <w:rPr>
          <w:rFonts w:ascii="Times New Roman" w:eastAsia="华文宋体" w:hAnsi="Times New Roman" w:cs="Times New Roman"/>
        </w:rPr>
        <w:t xml:space="preserve">Yb </w:t>
      </w:r>
      <w:r w:rsidR="00747875">
        <w:rPr>
          <w:rFonts w:ascii="Times New Roman" w:eastAsia="华文宋体" w:hAnsi="Times New Roman" w:cs="Times New Roman"/>
        </w:rPr>
        <w:t>atoms</w:t>
      </w:r>
      <w:r w:rsidR="00747875" w:rsidRPr="00B67EB5">
        <w:rPr>
          <w:rFonts w:ascii="Times New Roman" w:eastAsia="华文宋体" w:hAnsi="Times New Roman" w:cs="Times New Roman"/>
        </w:rPr>
        <w:t xml:space="preserve"> </w:t>
      </w:r>
      <w:r w:rsidR="00747875">
        <w:rPr>
          <w:rFonts w:ascii="Times New Roman" w:eastAsia="华文宋体" w:hAnsi="Times New Roman" w:cs="Times New Roman"/>
        </w:rPr>
        <w:t xml:space="preserve">were </w:t>
      </w:r>
      <w:r w:rsidR="00AF796C">
        <w:rPr>
          <w:rFonts w:ascii="Times New Roman" w:eastAsia="华文宋体" w:hAnsi="Times New Roman" w:cs="Times New Roman"/>
        </w:rPr>
        <w:t>prepared</w:t>
      </w:r>
      <w:r w:rsidR="00747875">
        <w:rPr>
          <w:rFonts w:ascii="Times New Roman" w:eastAsia="华文宋体" w:hAnsi="Times New Roman" w:cs="Times New Roman"/>
        </w:rPr>
        <w:t xml:space="preserve"> </w:t>
      </w:r>
      <w:r w:rsidR="00B67EB5" w:rsidRPr="00B67EB5">
        <w:rPr>
          <w:rFonts w:ascii="Times New Roman" w:eastAsia="华文宋体" w:hAnsi="Times New Roman" w:cs="Times New Roman"/>
        </w:rPr>
        <w:t xml:space="preserve">in a coherent spin state encompassing all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00B67EB5">
        <w:rPr>
          <w:rFonts w:ascii="Times New Roman" w:eastAsia="华文宋体" w:hAnsi="Times New Roman" w:cs="Times New Roman" w:hint="eastAsia"/>
        </w:rPr>
        <w:t xml:space="preserve"> </w:t>
      </w:r>
      <w:r w:rsidR="00B67EB5" w:rsidRPr="00B67EB5">
        <w:rPr>
          <w:rFonts w:ascii="Times New Roman" w:eastAsia="华文宋体" w:hAnsi="Times New Roman" w:cs="Times New Roman"/>
        </w:rPr>
        <w:t xml:space="preserve">states, </w:t>
      </w:r>
      <w:r w:rsidR="006C7B11">
        <w:rPr>
          <w:rFonts w:ascii="Times New Roman" w:eastAsia="华文宋体" w:hAnsi="Times New Roman" w:cs="Times New Roman"/>
        </w:rPr>
        <w:t xml:space="preserve">and </w:t>
      </w:r>
      <w:r w:rsidR="00B67EB5" w:rsidRPr="00B67EB5">
        <w:rPr>
          <w:rFonts w:ascii="Times New Roman" w:eastAsia="华文宋体" w:hAnsi="Times New Roman" w:cs="Times New Roman"/>
        </w:rPr>
        <w:t>the</w:t>
      </w:r>
      <w:r w:rsidR="0020434E">
        <w:rPr>
          <w:rFonts w:ascii="Times New Roman" w:eastAsia="华文宋体" w:hAnsi="Times New Roman" w:cs="Times New Roman"/>
        </w:rPr>
        <w:t>se</w:t>
      </w:r>
      <w:r w:rsidR="00B67EB5" w:rsidRPr="00B67EB5">
        <w:rPr>
          <w:rFonts w:ascii="Times New Roman" w:eastAsia="华文宋体" w:hAnsi="Times New Roman" w:cs="Times New Roman"/>
        </w:rPr>
        <w:t xml:space="preserve"> </w:t>
      </w:r>
      <w:r w:rsidR="0020434E">
        <w:rPr>
          <w:rFonts w:ascii="Times New Roman" w:eastAsia="华文宋体" w:hAnsi="Times New Roman" w:cs="Times New Roman"/>
        </w:rPr>
        <w:t xml:space="preserve">states were not fully resolved in the </w:t>
      </w:r>
      <w:r w:rsidR="00747875">
        <w:rPr>
          <w:rFonts w:ascii="Times New Roman" w:eastAsia="华文宋体" w:hAnsi="Times New Roman" w:cs="Times New Roman"/>
        </w:rPr>
        <w:t>spin-state readout</w:t>
      </w:r>
      <w:r w:rsidR="00D7334C">
        <w:rPr>
          <w:rFonts w:ascii="Times New Roman" w:eastAsia="华文宋体" w:hAnsi="Times New Roman" w:cs="Times New Roman"/>
        </w:rPr>
        <w:t>.</w:t>
      </w:r>
      <w:r w:rsidR="00D7334C" w:rsidRPr="00D7334C">
        <w:rPr>
          <w:rFonts w:ascii="Times New Roman" w:eastAsia="华文宋体" w:hAnsi="Times New Roman" w:cs="Times New Roman"/>
        </w:rPr>
        <w:t xml:space="preserve"> </w:t>
      </w:r>
      <w:r w:rsidR="006C7B11">
        <w:rPr>
          <w:rFonts w:ascii="Times New Roman" w:eastAsia="华文宋体" w:hAnsi="Times New Roman" w:cs="Times New Roman"/>
        </w:rPr>
        <w:t xml:space="preserve">However, the </w:t>
      </w:r>
      <w:r w:rsidR="00EB6049">
        <w:rPr>
          <w:rFonts w:ascii="Times New Roman" w:eastAsia="华文宋体" w:hAnsi="Times New Roman" w:cs="Times New Roman"/>
        </w:rPr>
        <w:t xml:space="preserve">original </w:t>
      </w:r>
      <w:r w:rsidR="006C7B11">
        <w:rPr>
          <w:rFonts w:ascii="Times New Roman" w:eastAsia="华文宋体" w:hAnsi="Times New Roman" w:cs="Times New Roman"/>
        </w:rPr>
        <w:t>model</w:t>
      </w:r>
      <w:r w:rsidR="006C7B11" w:rsidRPr="00B67EB5">
        <w:rPr>
          <w:rFonts w:ascii="Times New Roman" w:eastAsia="华文宋体" w:hAnsi="Times New Roman" w:cs="Times New Roman"/>
        </w:rPr>
        <w:t xml:space="preserve"> </w:t>
      </w:r>
      <w:r w:rsidR="00EB6049" w:rsidRPr="00B67EB5">
        <w:rPr>
          <w:rFonts w:ascii="Times New Roman" w:eastAsia="华文宋体" w:hAnsi="Times New Roman" w:cs="Times New Roman"/>
        </w:rPr>
        <w:t xml:space="preserve">accounted </w:t>
      </w:r>
      <w:r w:rsidR="006C7B11" w:rsidRPr="00B67EB5">
        <w:rPr>
          <w:rFonts w:ascii="Times New Roman" w:eastAsia="华文宋体" w:hAnsi="Times New Roman" w:cs="Times New Roman"/>
        </w:rPr>
        <w:t>only for the detection of atoms in the</w:t>
      </w:r>
      <w:r w:rsidR="006C7B11">
        <w:rPr>
          <w:rFonts w:ascii="Times New Roman" w:eastAsia="华文宋体" w:hAnsi="Times New Roman" w:cs="Times New Roman"/>
        </w:rPr>
        <w:t xml:space="preserv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w:rPr>
            <w:rFonts w:ascii="Cambria Math" w:eastAsia="华文宋体" w:hAnsi="Cambria Math" w:cs="Times New Roman"/>
          </w:rPr>
          <m:t>=±5/2</m:t>
        </m:r>
      </m:oMath>
      <w:r w:rsidR="006C7B11">
        <w:rPr>
          <w:rFonts w:ascii="Times New Roman" w:eastAsia="华文宋体" w:hAnsi="Times New Roman" w:cs="Times New Roman"/>
        </w:rPr>
        <w:t xml:space="preserve"> </w:t>
      </w:r>
      <w:r w:rsidR="006C7B11" w:rsidRPr="00B67EB5">
        <w:rPr>
          <w:rFonts w:ascii="Times New Roman" w:eastAsia="华文宋体" w:hAnsi="Times New Roman" w:cs="Times New Roman"/>
        </w:rPr>
        <w:t xml:space="preserve">states. </w:t>
      </w:r>
      <w:r w:rsidR="0020434E">
        <w:rPr>
          <w:rFonts w:ascii="Times New Roman" w:eastAsia="华文宋体" w:hAnsi="Times New Roman" w:cs="Times New Roman"/>
        </w:rPr>
        <w:t>Moreover</w:t>
      </w:r>
      <w:r w:rsidR="00D7334C" w:rsidRPr="00D7334C">
        <w:rPr>
          <w:rFonts w:ascii="Times New Roman" w:eastAsia="华文宋体" w:hAnsi="Times New Roman" w:cs="Times New Roman"/>
        </w:rPr>
        <w:t xml:space="preserve">, </w:t>
      </w:r>
      <w:r w:rsidR="00EB6049">
        <w:rPr>
          <w:rFonts w:ascii="Times New Roman" w:eastAsia="华文宋体" w:hAnsi="Times New Roman" w:cs="Times New Roman"/>
        </w:rPr>
        <w:t>it</w:t>
      </w:r>
      <w:r w:rsidR="00D7334C" w:rsidRPr="00D7334C">
        <w:rPr>
          <w:rFonts w:ascii="Times New Roman" w:eastAsia="华文宋体" w:hAnsi="Times New Roman" w:cs="Times New Roman"/>
        </w:rPr>
        <w:t xml:space="preserve"> assumed a </w:t>
      </w:r>
      <w:r w:rsidR="0020434E">
        <w:rPr>
          <w:rFonts w:ascii="Times New Roman" w:eastAsia="华文宋体" w:hAnsi="Times New Roman" w:cs="Times New Roman"/>
        </w:rPr>
        <w:t xml:space="preserve">uniform </w:t>
      </w:r>
      <w:r w:rsidR="0020434E">
        <w:rPr>
          <w:rFonts w:ascii="Times New Roman" w:eastAsia="华文宋体" w:hAnsi="Times New Roman" w:cs="Times New Roman"/>
        </w:rPr>
        <w:t>value for the</w:t>
      </w:r>
      <w:r w:rsidR="00D7334C" w:rsidRPr="00D7334C">
        <w:rPr>
          <w:rFonts w:ascii="Times New Roman" w:eastAsia="华文宋体" w:hAnsi="Times New Roman" w:cs="Times New Roman"/>
        </w:rPr>
        <w:t xml:space="preserve"> tensor light shift</w:t>
      </w:r>
      <w:r w:rsidR="0020434E">
        <w:rPr>
          <w:rFonts w:ascii="Times New Roman" w:eastAsia="华文宋体" w:hAnsi="Times New Roman" w:cs="Times New Roman"/>
        </w:rPr>
        <w:t>s</w:t>
      </w:r>
      <w:r w:rsidR="006C7B11">
        <w:rPr>
          <w:rFonts w:ascii="Times New Roman" w:eastAsia="华文宋体" w:hAnsi="Times New Roman" w:cs="Times New Roman"/>
        </w:rPr>
        <w:t xml:space="preserve"> </w:t>
      </w:r>
      <w:r w:rsidR="0020434E">
        <w:rPr>
          <w:rFonts w:ascii="Times New Roman" w:eastAsia="华文宋体" w:hAnsi="Times New Roman" w:cs="Times New Roman"/>
        </w:rPr>
        <w:t>across</w:t>
      </w:r>
      <w:r w:rsidR="00AE0C5B" w:rsidRPr="00AE0C5B">
        <w:rPr>
          <w:rFonts w:ascii="Times New Roman" w:eastAsia="华文宋体" w:hAnsi="Times New Roman" w:cs="Times New Roman"/>
        </w:rPr>
        <w:t xml:space="preserve"> the optical trap.</w:t>
      </w:r>
      <w:r w:rsidR="00D7334C" w:rsidRPr="00D7334C">
        <w:rPr>
          <w:rFonts w:ascii="Times New Roman" w:eastAsia="华文宋体" w:hAnsi="Times New Roman" w:cs="Times New Roman"/>
        </w:rPr>
        <w:t xml:space="preserve"> </w:t>
      </w:r>
      <w:r w:rsidR="00EB6049">
        <w:rPr>
          <w:rFonts w:ascii="Times New Roman" w:eastAsia="华文宋体" w:hAnsi="Times New Roman" w:cs="Times New Roman"/>
        </w:rPr>
        <w:t>Consequently</w:t>
      </w:r>
      <w:r w:rsidR="00D7334C" w:rsidRPr="00D7334C">
        <w:rPr>
          <w:rFonts w:ascii="Times New Roman" w:eastAsia="华文宋体" w:hAnsi="Times New Roman" w:cs="Times New Roman"/>
        </w:rPr>
        <w:t xml:space="preserve">, the </w:t>
      </w:r>
      <w:r w:rsidR="0020434E">
        <w:rPr>
          <w:rFonts w:ascii="Times New Roman" w:eastAsia="华文宋体" w:hAnsi="Times New Roman" w:cs="Times New Roman"/>
        </w:rPr>
        <w:t>simulation</w:t>
      </w:r>
      <w:r w:rsidR="00562B3D" w:rsidRPr="00562B3D">
        <w:rPr>
          <w:rFonts w:ascii="Times New Roman" w:eastAsia="华文宋体" w:hAnsi="Times New Roman" w:cs="Times New Roman"/>
        </w:rPr>
        <w:t xml:space="preserve"> </w:t>
      </w:r>
      <w:r w:rsidR="00562B3D" w:rsidRPr="00562B3D">
        <w:rPr>
          <w:rFonts w:ascii="Times New Roman" w:eastAsia="华文宋体" w:hAnsi="Times New Roman" w:cs="Times New Roman"/>
        </w:rPr>
        <w:t xml:space="preserve">exhibited </w:t>
      </w:r>
      <w:r w:rsidR="00562B3D" w:rsidRPr="00562B3D">
        <w:rPr>
          <w:rFonts w:ascii="Times New Roman" w:eastAsia="华文宋体" w:hAnsi="Times New Roman" w:cs="Times New Roman"/>
        </w:rPr>
        <w:t xml:space="preserve">sharp peaks </w:t>
      </w:r>
      <w:r w:rsidR="00B52460" w:rsidRPr="00B52460">
        <w:rPr>
          <w:rFonts w:ascii="Times New Roman" w:eastAsia="华文宋体" w:hAnsi="Times New Roman" w:cs="Times New Roman"/>
        </w:rPr>
        <w:t xml:space="preserve">absent </w:t>
      </w:r>
      <w:r w:rsidR="00B52460" w:rsidRPr="00B52460">
        <w:rPr>
          <w:rFonts w:ascii="Times New Roman" w:eastAsia="华文宋体" w:hAnsi="Times New Roman" w:cs="Times New Roman"/>
        </w:rPr>
        <w:lastRenderedPageBreak/>
        <w:t>from</w:t>
      </w:r>
      <w:r w:rsidR="00562B3D" w:rsidRPr="00562B3D">
        <w:rPr>
          <w:rFonts w:ascii="Times New Roman" w:eastAsia="华文宋体" w:hAnsi="Times New Roman" w:cs="Times New Roman"/>
        </w:rPr>
        <w:t xml:space="preserve"> the experimental data.</w:t>
      </w:r>
    </w:p>
    <w:p w14:paraId="6F5E4288" w14:textId="514B7475" w:rsidR="00DD70FF" w:rsidRDefault="0020434E">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Following</w:t>
      </w:r>
      <w:r w:rsidR="001B6DBB" w:rsidRPr="001B6DBB">
        <w:rPr>
          <w:rFonts w:ascii="Times New Roman" w:eastAsia="华文宋体" w:hAnsi="Times New Roman" w:cs="Times New Roman"/>
        </w:rPr>
        <w:t xml:space="preserve"> the </w:t>
      </w:r>
      <w:r>
        <w:rPr>
          <w:rFonts w:ascii="Times New Roman" w:eastAsia="华文宋体" w:hAnsi="Times New Roman" w:cs="Times New Roman"/>
        </w:rPr>
        <w:t>R</w:t>
      </w:r>
      <w:r w:rsidRPr="001B6DBB">
        <w:rPr>
          <w:rFonts w:ascii="Times New Roman" w:eastAsia="华文宋体" w:hAnsi="Times New Roman" w:cs="Times New Roman"/>
        </w:rPr>
        <w:t xml:space="preserve">eviewer </w:t>
      </w:r>
      <w:r w:rsidR="001B6DBB" w:rsidRPr="001B6DBB">
        <w:rPr>
          <w:rFonts w:ascii="Times New Roman" w:eastAsia="华文宋体" w:hAnsi="Times New Roman" w:cs="Times New Roman"/>
        </w:rPr>
        <w:t xml:space="preserve">comment, we have </w:t>
      </w:r>
      <w:r w:rsidR="006C7B11">
        <w:rPr>
          <w:rFonts w:ascii="Times New Roman" w:eastAsia="华文宋体" w:hAnsi="Times New Roman" w:cs="Times New Roman"/>
        </w:rPr>
        <w:t>developed a more realistic</w:t>
      </w:r>
      <w:r w:rsidR="006C7B11" w:rsidRPr="001B6DBB">
        <w:rPr>
          <w:rFonts w:ascii="Times New Roman" w:eastAsia="华文宋体" w:hAnsi="Times New Roman" w:cs="Times New Roman"/>
        </w:rPr>
        <w:t xml:space="preserve"> </w:t>
      </w:r>
      <w:r w:rsidR="001B6DBB" w:rsidRPr="001B6DBB">
        <w:rPr>
          <w:rFonts w:ascii="Times New Roman" w:eastAsia="华文宋体" w:hAnsi="Times New Roman" w:cs="Times New Roman"/>
        </w:rPr>
        <w:t>model</w:t>
      </w:r>
      <w:r w:rsidR="006C7B11">
        <w:rPr>
          <w:rFonts w:ascii="Times New Roman" w:eastAsia="华文宋体" w:hAnsi="Times New Roman" w:cs="Times New Roman"/>
        </w:rPr>
        <w:t xml:space="preserve"> and performed </w:t>
      </w:r>
      <w:r w:rsidR="00EB6049">
        <w:rPr>
          <w:rFonts w:ascii="Times New Roman" w:eastAsia="华文宋体" w:hAnsi="Times New Roman" w:cs="Times New Roman"/>
        </w:rPr>
        <w:t>new</w:t>
      </w:r>
      <w:r w:rsidR="006C7B11">
        <w:rPr>
          <w:rFonts w:ascii="Times New Roman" w:eastAsia="华文宋体" w:hAnsi="Times New Roman" w:cs="Times New Roman"/>
        </w:rPr>
        <w:t xml:space="preserve"> simulation</w:t>
      </w:r>
      <w:r w:rsidR="00EB6049">
        <w:rPr>
          <w:rFonts w:ascii="Times New Roman" w:eastAsia="华文宋体" w:hAnsi="Times New Roman" w:cs="Times New Roman"/>
        </w:rPr>
        <w:t>s</w:t>
      </w:r>
      <w:r w:rsidR="001B6DBB" w:rsidRPr="001B6DBB">
        <w:rPr>
          <w:rFonts w:ascii="Times New Roman" w:eastAsia="华文宋体" w:hAnsi="Times New Roman" w:cs="Times New Roman"/>
        </w:rPr>
        <w:t xml:space="preserve">. </w:t>
      </w:r>
      <w:r>
        <w:rPr>
          <w:rFonts w:ascii="Times New Roman" w:eastAsia="华文宋体" w:hAnsi="Times New Roman" w:cs="Times New Roman"/>
        </w:rPr>
        <w:t>T</w:t>
      </w:r>
      <w:r w:rsidR="001B6DBB" w:rsidRPr="001B6DBB">
        <w:rPr>
          <w:rFonts w:ascii="Times New Roman" w:eastAsia="华文宋体" w:hAnsi="Times New Roman" w:cs="Times New Roman"/>
        </w:rPr>
        <w:t xml:space="preserve">he </w:t>
      </w:r>
      <w:r w:rsidR="00856560">
        <w:rPr>
          <w:rFonts w:ascii="Times New Roman" w:eastAsia="华文宋体" w:hAnsi="Times New Roman" w:cs="Times New Roman"/>
        </w:rPr>
        <w:t>rev</w:t>
      </w:r>
      <w:r w:rsidR="00856560">
        <w:rPr>
          <w:rFonts w:ascii="Times New Roman" w:eastAsia="华文宋体" w:hAnsi="Times New Roman" w:cs="Times New Roman"/>
        </w:rPr>
        <w:t>ised</w:t>
      </w:r>
      <w:r>
        <w:rPr>
          <w:rFonts w:ascii="Times New Roman" w:eastAsia="华文宋体" w:hAnsi="Times New Roman" w:cs="Times New Roman"/>
        </w:rPr>
        <w:t xml:space="preserve"> </w:t>
      </w:r>
      <w:r w:rsidR="001B6DBB" w:rsidRPr="001B6DBB">
        <w:rPr>
          <w:rFonts w:ascii="Times New Roman" w:eastAsia="华文宋体" w:hAnsi="Times New Roman" w:cs="Times New Roman"/>
        </w:rPr>
        <w:t>model</w:t>
      </w:r>
      <w:r w:rsidR="00AF75FC" w:rsidRPr="00AF75FC">
        <w:rPr>
          <w:rFonts w:ascii="Times New Roman" w:eastAsia="华文宋体" w:hAnsi="Times New Roman" w:cs="Times New Roman"/>
        </w:rPr>
        <w:t xml:space="preserve"> </w:t>
      </w:r>
      <w:r w:rsidRPr="00AF75FC">
        <w:rPr>
          <w:rFonts w:ascii="Times New Roman" w:eastAsia="华文宋体" w:hAnsi="Times New Roman" w:cs="Times New Roman"/>
        </w:rPr>
        <w:t>incorporat</w:t>
      </w:r>
      <w:r>
        <w:rPr>
          <w:rFonts w:ascii="Times New Roman" w:eastAsia="华文宋体" w:hAnsi="Times New Roman" w:cs="Times New Roman"/>
        </w:rPr>
        <w:t>es</w:t>
      </w:r>
      <w:r w:rsidRPr="001B6DBB">
        <w:rPr>
          <w:rFonts w:ascii="Times New Roman" w:eastAsia="华文宋体" w:hAnsi="Times New Roman" w:cs="Times New Roman"/>
        </w:rPr>
        <w:t xml:space="preserve"> </w:t>
      </w:r>
      <w:r w:rsidR="001B6DBB" w:rsidRPr="001B6DBB">
        <w:rPr>
          <w:rFonts w:ascii="Times New Roman" w:eastAsia="华文宋体" w:hAnsi="Times New Roman" w:cs="Times New Roman"/>
        </w:rPr>
        <w:t xml:space="preserve">the </w:t>
      </w:r>
      <w:proofErr w:type="spellStart"/>
      <w:r w:rsidR="001B6DBB" w:rsidRPr="001B6DBB">
        <w:rPr>
          <w:rFonts w:ascii="Times New Roman" w:eastAsia="华文宋体" w:hAnsi="Times New Roman" w:cs="Times New Roman"/>
        </w:rPr>
        <w:t>detuning</w:t>
      </w:r>
      <w:r>
        <w:rPr>
          <w:rFonts w:ascii="Times New Roman" w:eastAsia="华文宋体" w:hAnsi="Times New Roman" w:cs="Times New Roman"/>
        </w:rPr>
        <w:t>s</w:t>
      </w:r>
      <w:proofErr w:type="spellEnd"/>
      <w:r w:rsidR="001B6DBB" w:rsidRPr="001B6DBB">
        <w:rPr>
          <w:rFonts w:ascii="Times New Roman" w:eastAsia="华文宋体" w:hAnsi="Times New Roman" w:cs="Times New Roman"/>
        </w:rPr>
        <w:t xml:space="preserve"> </w:t>
      </w:r>
      <w:r w:rsidR="00EB6049">
        <w:rPr>
          <w:rFonts w:ascii="Times New Roman" w:eastAsia="华文宋体" w:hAnsi="Times New Roman" w:cs="Times New Roman"/>
        </w:rPr>
        <w:t>and</w:t>
      </w:r>
      <w:r w:rsidRPr="001B6DBB">
        <w:rPr>
          <w:rFonts w:ascii="Times New Roman" w:eastAsia="华文宋体" w:hAnsi="Times New Roman" w:cs="Times New Roman"/>
        </w:rPr>
        <w:t xml:space="preserve"> the </w:t>
      </w:r>
      <w:proofErr w:type="spellStart"/>
      <w:r w:rsidRPr="001B6DBB">
        <w:rPr>
          <w:rFonts w:ascii="Times New Roman" w:eastAsia="华文宋体" w:hAnsi="Times New Roman" w:cs="Times New Roman"/>
        </w:rPr>
        <w:t>Clebsch</w:t>
      </w:r>
      <w:proofErr w:type="spellEnd"/>
      <w:r w:rsidRPr="001B6DBB">
        <w:rPr>
          <w:rFonts w:ascii="Times New Roman" w:eastAsia="华文宋体" w:hAnsi="Times New Roman" w:cs="Times New Roman"/>
        </w:rPr>
        <w:t xml:space="preserve">–Gordan coefficients </w:t>
      </w:r>
      <w:r>
        <w:rPr>
          <w:rFonts w:ascii="Times New Roman" w:eastAsia="华文宋体" w:hAnsi="Times New Roman" w:cs="Times New Roman"/>
        </w:rPr>
        <w:t>for</w:t>
      </w:r>
      <w:r w:rsidRPr="001B6DBB">
        <w:rPr>
          <w:rFonts w:ascii="Times New Roman" w:eastAsia="华文宋体" w:hAnsi="Times New Roman" w:cs="Times New Roman"/>
        </w:rPr>
        <w:t xml:space="preserve"> </w:t>
      </w:r>
      <w:r w:rsidR="001B6DBB" w:rsidRPr="001B6DBB">
        <w:rPr>
          <w:rFonts w:ascii="Times New Roman" w:eastAsia="华文宋体" w:hAnsi="Times New Roman" w:cs="Times New Roman"/>
        </w:rPr>
        <w:t>transition</w:t>
      </w:r>
      <w:r>
        <w:rPr>
          <w:rFonts w:ascii="Times New Roman" w:eastAsia="华文宋体" w:hAnsi="Times New Roman" w:cs="Times New Roman"/>
        </w:rPr>
        <w:t xml:space="preserve">s </w:t>
      </w:r>
      <w:r>
        <w:rPr>
          <w:rFonts w:ascii="Times New Roman" w:eastAsia="华文宋体" w:hAnsi="Times New Roman" w:cs="Times New Roman"/>
        </w:rPr>
        <w:t xml:space="preserve">from different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Pr>
          <w:rFonts w:ascii="Times New Roman" w:eastAsia="华文宋体" w:hAnsi="Times New Roman" w:cs="Times New Roman" w:hint="eastAsia"/>
        </w:rPr>
        <w:t xml:space="preserve"> </w:t>
      </w:r>
      <w:r w:rsidRPr="00B67EB5">
        <w:rPr>
          <w:rFonts w:ascii="Times New Roman" w:eastAsia="华文宋体" w:hAnsi="Times New Roman" w:cs="Times New Roman"/>
        </w:rPr>
        <w:t>states</w:t>
      </w:r>
      <w:r w:rsidR="001B6DBB" w:rsidRPr="001B6DBB">
        <w:rPr>
          <w:rFonts w:ascii="Times New Roman" w:eastAsia="华文宋体" w:hAnsi="Times New Roman" w:cs="Times New Roman"/>
        </w:rPr>
        <w:t xml:space="preserve">. Specifically, when </w:t>
      </w:r>
      <w:r w:rsidR="00856560">
        <w:rPr>
          <w:rFonts w:ascii="Times New Roman" w:eastAsia="华文宋体" w:hAnsi="Times New Roman" w:cs="Times New Roman"/>
        </w:rPr>
        <w:t>intend</w:t>
      </w:r>
      <w:r w:rsidR="00EB6049">
        <w:rPr>
          <w:rFonts w:ascii="Times New Roman" w:eastAsia="华文宋体" w:hAnsi="Times New Roman" w:cs="Times New Roman"/>
        </w:rPr>
        <w:t>ing</w:t>
      </w:r>
      <w:r w:rsidR="00856560">
        <w:rPr>
          <w:rFonts w:ascii="Times New Roman" w:eastAsia="华文宋体" w:hAnsi="Times New Roman" w:cs="Times New Roman"/>
        </w:rPr>
        <w:t xml:space="preserve"> to </w:t>
      </w:r>
      <w:r w:rsidR="00856560" w:rsidRPr="001B6DBB">
        <w:rPr>
          <w:rFonts w:ascii="Times New Roman" w:eastAsia="华文宋体" w:hAnsi="Times New Roman" w:cs="Times New Roman"/>
        </w:rPr>
        <w:t>prob</w:t>
      </w:r>
      <w:r w:rsidR="00856560">
        <w:rPr>
          <w:rFonts w:ascii="Times New Roman" w:eastAsia="华文宋体" w:hAnsi="Times New Roman" w:cs="Times New Roman"/>
        </w:rPr>
        <w:t>e</w:t>
      </w:r>
      <w:r w:rsidR="00856560" w:rsidRPr="001B6DBB">
        <w:rPr>
          <w:rFonts w:ascii="Times New Roman" w:eastAsia="华文宋体" w:hAnsi="Times New Roman" w:cs="Times New Roman"/>
        </w:rPr>
        <w:t xml:space="preserve"> </w:t>
      </w:r>
      <w:r w:rsidR="001B6DBB" w:rsidRPr="001B6DBB">
        <w:rPr>
          <w:rFonts w:ascii="Times New Roman" w:eastAsia="华文宋体" w:hAnsi="Times New Roman" w:cs="Times New Roman"/>
        </w:rPr>
        <w:t xml:space="preserve">the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sidR="001B6DBB" w:rsidRPr="001B6DBB">
        <w:rPr>
          <w:rFonts w:ascii="Times New Roman" w:eastAsia="华文宋体" w:hAnsi="Times New Roman" w:cs="Times New Roman"/>
        </w:rPr>
        <w:t xml:space="preserve"> state, the detection probabilities for </w:t>
      </w:r>
      <w:r w:rsidR="00667038">
        <w:rPr>
          <w:rFonts w:ascii="Times New Roman" w:eastAsia="华文宋体" w:hAnsi="Times New Roman" w:cs="Times New Roman"/>
        </w:rPr>
        <w:t>all</w:t>
      </w:r>
      <w:r w:rsidR="00667038" w:rsidRPr="001B6DBB">
        <w:rPr>
          <w:rFonts w:ascii="Times New Roman" w:eastAsia="华文宋体" w:hAnsi="Times New Roman" w:cs="Times New Roman"/>
        </w:rPr>
        <w:t xml:space="preserve"> </w:t>
      </w:r>
      <m:oMath>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oMath>
      <w:r w:rsidR="001B6DBB" w:rsidRPr="001B6DBB">
        <w:rPr>
          <w:rFonts w:ascii="Times New Roman" w:eastAsia="华文宋体" w:hAnsi="Times New Roman" w:cs="Times New Roman"/>
        </w:rPr>
        <w:t xml:space="preserve"> states are</w:t>
      </w:r>
      <w:r w:rsidR="00856560">
        <w:rPr>
          <w:rFonts w:ascii="Times New Roman" w:eastAsia="华文宋体" w:hAnsi="Times New Roman" w:cs="Times New Roman"/>
        </w:rPr>
        <w:t>:</w:t>
      </w:r>
      <w:r w:rsidR="001B6DBB" w:rsidRPr="001B6DBB">
        <w:rPr>
          <w:rFonts w:ascii="Times New Roman" w:eastAsia="华文宋体" w:hAnsi="Times New Roman" w:cs="Times New Roman"/>
        </w:rPr>
        <w:t xml:space="preserve"> 1</w:t>
      </w:r>
      <w:r w:rsidR="00667038">
        <w:rPr>
          <w:rFonts w:ascii="Times New Roman" w:eastAsia="华文宋体" w:hAnsi="Times New Roman" w:cs="Times New Roman"/>
        </w:rPr>
        <w:t>.00</w:t>
      </w:r>
      <w:r w:rsidR="001B6DBB" w:rsidRPr="001B6DBB">
        <w:rPr>
          <w:rFonts w:ascii="Times New Roman" w:eastAsia="华文宋体" w:hAnsi="Times New Roman" w:cs="Times New Roman"/>
        </w:rPr>
        <w:t>, 0.58, 0.31, 0.16, 0.08, and 0.03</w:t>
      </w:r>
      <w:r w:rsidR="006C7B11">
        <w:rPr>
          <w:rFonts w:ascii="Times New Roman" w:eastAsia="华文宋体" w:hAnsi="Times New Roman" w:cs="Times New Roman"/>
        </w:rPr>
        <w:t xml:space="preserve"> </w:t>
      </w:r>
      <w:r w:rsidR="006C7B11" w:rsidRPr="001B6DBB">
        <w:rPr>
          <w:rFonts w:ascii="Times New Roman" w:eastAsia="华文宋体" w:hAnsi="Times New Roman" w:cs="Times New Roman"/>
        </w:rPr>
        <w:t>(from +5/2 to −5/2)</w:t>
      </w:r>
      <w:r w:rsidR="001B6DBB" w:rsidRPr="001B6DBB">
        <w:rPr>
          <w:rFonts w:ascii="Times New Roman" w:eastAsia="华文宋体" w:hAnsi="Times New Roman" w:cs="Times New Roman"/>
        </w:rPr>
        <w:t>.</w:t>
      </w:r>
      <w:r w:rsidR="008944D5">
        <w:rPr>
          <w:rFonts w:ascii="Times New Roman" w:eastAsia="华文宋体" w:hAnsi="Times New Roman" w:cs="Times New Roman"/>
        </w:rPr>
        <w:t xml:space="preserve"> </w:t>
      </w:r>
      <w:r w:rsidR="00EB6049">
        <w:rPr>
          <w:rFonts w:ascii="Times New Roman" w:eastAsia="华文宋体" w:hAnsi="Times New Roman" w:cs="Times New Roman"/>
        </w:rPr>
        <w:t>Additionally, t</w:t>
      </w:r>
      <w:r w:rsidR="00667038">
        <w:rPr>
          <w:rFonts w:ascii="Times New Roman" w:eastAsia="华文宋体" w:hAnsi="Times New Roman" w:cs="Times New Roman"/>
        </w:rPr>
        <w:t>he revised model</w:t>
      </w:r>
      <w:r w:rsidR="008944D5" w:rsidRPr="008944D5">
        <w:rPr>
          <w:rFonts w:ascii="Times New Roman" w:eastAsia="华文宋体" w:hAnsi="Times New Roman" w:cs="Times New Roman"/>
        </w:rPr>
        <w:t xml:space="preserve"> include</w:t>
      </w:r>
      <w:r w:rsidR="00667038">
        <w:rPr>
          <w:rFonts w:ascii="Times New Roman" w:eastAsia="华文宋体" w:hAnsi="Times New Roman" w:cs="Times New Roman"/>
        </w:rPr>
        <w:t>s</w:t>
      </w:r>
      <w:r w:rsidR="008944D5" w:rsidRPr="008944D5">
        <w:rPr>
          <w:rFonts w:ascii="Times New Roman" w:eastAsia="华文宋体" w:hAnsi="Times New Roman" w:cs="Times New Roman"/>
        </w:rPr>
        <w:t xml:space="preserve"> the distribution of tensor light shift</w:t>
      </w:r>
      <w:r w:rsidR="00667038">
        <w:rPr>
          <w:rFonts w:ascii="Times New Roman" w:eastAsia="华文宋体" w:hAnsi="Times New Roman" w:cs="Times New Roman"/>
        </w:rPr>
        <w:t>s</w:t>
      </w:r>
      <w:r w:rsidR="000C0646">
        <w:rPr>
          <w:rFonts w:ascii="Times New Roman" w:eastAsia="华文宋体" w:hAnsi="Times New Roman" w:cs="Times New Roman"/>
        </w:rPr>
        <w:t xml:space="preserve"> </w:t>
      </w:r>
      <w:r w:rsidR="00667038">
        <w:rPr>
          <w:rFonts w:ascii="Times New Roman" w:eastAsia="华文宋体" w:hAnsi="Times New Roman" w:cs="Times New Roman"/>
        </w:rPr>
        <w:t>ac</w:t>
      </w:r>
      <w:r w:rsidR="00667038">
        <w:rPr>
          <w:rFonts w:ascii="Times New Roman" w:eastAsia="华文宋体" w:hAnsi="Times New Roman" w:cs="Times New Roman"/>
        </w:rPr>
        <w:t>ross</w:t>
      </w:r>
      <w:r w:rsidR="008944D5" w:rsidRPr="008944D5">
        <w:rPr>
          <w:rFonts w:ascii="Times New Roman" w:eastAsia="华文宋体" w:hAnsi="Times New Roman" w:cs="Times New Roman"/>
        </w:rPr>
        <w:t xml:space="preserve"> the optical trap. </w:t>
      </w:r>
      <w:r w:rsidR="00667038">
        <w:rPr>
          <w:rFonts w:ascii="Times New Roman" w:eastAsia="华文宋体" w:hAnsi="Times New Roman" w:cs="Times New Roman"/>
        </w:rPr>
        <w:t>As shown in</w:t>
      </w:r>
      <w:r w:rsidR="00667038">
        <w:rPr>
          <w:rFonts w:ascii="Times New Roman" w:eastAsia="华文宋体" w:hAnsi="Times New Roman" w:cs="Times New Roman"/>
        </w:rPr>
        <w:t xml:space="preserve"> </w:t>
      </w:r>
      <w:r w:rsidR="00EB6049">
        <w:rPr>
          <w:rFonts w:ascii="Times New Roman" w:eastAsia="华文宋体" w:hAnsi="Times New Roman" w:cs="Times New Roman"/>
        </w:rPr>
        <w:t xml:space="preserve">the updated </w:t>
      </w:r>
      <w:r w:rsidR="00667038">
        <w:rPr>
          <w:rFonts w:ascii="Times New Roman" w:eastAsia="华文宋体" w:hAnsi="Times New Roman" w:cs="Times New Roman"/>
        </w:rPr>
        <w:t xml:space="preserve">Fig. 4, </w:t>
      </w:r>
      <w:r w:rsidR="008944D5" w:rsidRPr="008944D5">
        <w:rPr>
          <w:rFonts w:ascii="Times New Roman" w:eastAsia="华文宋体" w:hAnsi="Times New Roman" w:cs="Times New Roman"/>
        </w:rPr>
        <w:t xml:space="preserve">the sharp features </w:t>
      </w:r>
      <w:r w:rsidR="00EB6049">
        <w:rPr>
          <w:rFonts w:ascii="Times New Roman" w:eastAsia="华文宋体" w:hAnsi="Times New Roman" w:cs="Times New Roman"/>
        </w:rPr>
        <w:t xml:space="preserve">present </w:t>
      </w:r>
      <w:r w:rsidR="008944D5" w:rsidRPr="008944D5">
        <w:rPr>
          <w:rFonts w:ascii="Times New Roman" w:eastAsia="华文宋体" w:hAnsi="Times New Roman" w:cs="Times New Roman"/>
        </w:rPr>
        <w:t xml:space="preserve">in the </w:t>
      </w:r>
      <w:r w:rsidR="00667038">
        <w:rPr>
          <w:rFonts w:ascii="Times New Roman" w:eastAsia="华文宋体" w:hAnsi="Times New Roman" w:cs="Times New Roman"/>
        </w:rPr>
        <w:t xml:space="preserve">previous simulation </w:t>
      </w:r>
      <w:r w:rsidR="008944D5" w:rsidRPr="008944D5">
        <w:rPr>
          <w:rFonts w:ascii="Times New Roman" w:eastAsia="华文宋体" w:hAnsi="Times New Roman" w:cs="Times New Roman"/>
        </w:rPr>
        <w:t xml:space="preserve">are </w:t>
      </w:r>
      <w:r w:rsidR="00EB6049">
        <w:rPr>
          <w:rFonts w:ascii="Times New Roman" w:eastAsia="华文宋体" w:hAnsi="Times New Roman" w:cs="Times New Roman"/>
        </w:rPr>
        <w:t xml:space="preserve">now </w:t>
      </w:r>
      <w:r w:rsidR="008944D5" w:rsidRPr="008944D5">
        <w:rPr>
          <w:rFonts w:ascii="Times New Roman" w:eastAsia="华文宋体" w:hAnsi="Times New Roman" w:cs="Times New Roman"/>
        </w:rPr>
        <w:t xml:space="preserve">smoothed, leading to improved agreement with the experimental data. </w:t>
      </w:r>
      <w:r w:rsidR="00EB6049">
        <w:rPr>
          <w:rFonts w:ascii="Times New Roman" w:eastAsia="华文宋体" w:hAnsi="Times New Roman" w:cs="Times New Roman"/>
        </w:rPr>
        <w:t>D</w:t>
      </w:r>
      <w:r w:rsidR="00667038">
        <w:rPr>
          <w:rFonts w:ascii="Times New Roman" w:eastAsia="华文宋体" w:hAnsi="Times New Roman" w:cs="Times New Roman"/>
        </w:rPr>
        <w:t xml:space="preserve">etails of the revised </w:t>
      </w:r>
      <w:r w:rsidR="008944D5" w:rsidRPr="008944D5">
        <w:rPr>
          <w:rFonts w:ascii="Times New Roman" w:eastAsia="华文宋体" w:hAnsi="Times New Roman" w:cs="Times New Roman"/>
        </w:rPr>
        <w:t xml:space="preserve">simulation are provided in the Methods section, under “Calibration of </w:t>
      </w:r>
      <m:oMath>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B</m:t>
            </m:r>
          </m:sub>
        </m:sSub>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T</m:t>
            </m:r>
          </m:sub>
        </m:sSub>
      </m:oMath>
      <w:r w:rsidR="008944D5" w:rsidRPr="008944D5">
        <w:rPr>
          <w:rFonts w:ascii="Times New Roman" w:eastAsia="华文宋体" w:hAnsi="Times New Roman" w:cs="Times New Roman"/>
        </w:rPr>
        <w:t>”.</w:t>
      </w:r>
    </w:p>
    <w:p w14:paraId="0E2B4595" w14:textId="7C82952C" w:rsidR="003F641E" w:rsidRDefault="006166F6" w:rsidP="00667038">
      <w:pPr>
        <w:spacing w:afterLines="50" w:after="156"/>
        <w:ind w:firstLineChars="202" w:firstLine="424"/>
        <w:rPr>
          <w:rFonts w:ascii="Times New Roman" w:eastAsia="华文宋体" w:hAnsi="Times New Roman" w:cs="Times New Roman"/>
        </w:rPr>
      </w:pPr>
      <w:r w:rsidRPr="006166F6">
        <w:rPr>
          <w:rFonts w:ascii="Times New Roman" w:eastAsia="华文宋体" w:hAnsi="Times New Roman" w:cs="Times New Roman"/>
        </w:rPr>
        <w:t xml:space="preserve">It </w:t>
      </w:r>
      <w:r w:rsidR="00667038">
        <w:rPr>
          <w:rFonts w:ascii="Times New Roman" w:eastAsia="华文宋体" w:hAnsi="Times New Roman" w:cs="Times New Roman"/>
        </w:rPr>
        <w:t>should be noted</w:t>
      </w:r>
      <w:r w:rsidRPr="006166F6">
        <w:rPr>
          <w:rFonts w:ascii="Times New Roman" w:eastAsia="华文宋体" w:hAnsi="Times New Roman" w:cs="Times New Roman"/>
        </w:rPr>
        <w:t xml:space="preserve"> that</w:t>
      </w:r>
      <w:r w:rsidR="009A0A95" w:rsidRPr="009A0A95">
        <w:rPr>
          <w:rFonts w:ascii="Times New Roman" w:eastAsia="华文宋体" w:hAnsi="Times New Roman" w:cs="Times New Roman"/>
        </w:rPr>
        <w:t xml:space="preserve"> the detection issue described </w:t>
      </w:r>
      <w:r w:rsidR="00667038">
        <w:rPr>
          <w:rFonts w:ascii="Times New Roman" w:eastAsia="华文宋体" w:hAnsi="Times New Roman" w:cs="Times New Roman"/>
        </w:rPr>
        <w:t>a</w:t>
      </w:r>
      <w:r w:rsidR="00667038">
        <w:rPr>
          <w:rFonts w:ascii="Times New Roman" w:eastAsia="华文宋体" w:hAnsi="Times New Roman" w:cs="Times New Roman"/>
        </w:rPr>
        <w:t>bove</w:t>
      </w:r>
      <w:r w:rsidR="00667038" w:rsidRPr="009A0A95">
        <w:rPr>
          <w:rFonts w:ascii="Times New Roman" w:eastAsia="华文宋体" w:hAnsi="Times New Roman" w:cs="Times New Roman"/>
        </w:rPr>
        <w:t xml:space="preserve"> </w:t>
      </w:r>
      <w:r w:rsidR="009A0A95" w:rsidRPr="009A0A95">
        <w:rPr>
          <w:rFonts w:ascii="Times New Roman" w:eastAsia="华文宋体" w:hAnsi="Times New Roman" w:cs="Times New Roman"/>
        </w:rPr>
        <w:t xml:space="preserve">is specific to </w:t>
      </w:r>
      <w:r w:rsidR="00667038">
        <w:rPr>
          <w:rFonts w:ascii="Times New Roman" w:eastAsia="华文宋体" w:hAnsi="Times New Roman" w:cs="Times New Roman"/>
        </w:rPr>
        <w:t>the coherent spin state</w:t>
      </w:r>
      <w:r w:rsidR="00667038" w:rsidRPr="009A0A95">
        <w:rPr>
          <w:rFonts w:ascii="Times New Roman" w:eastAsia="华文宋体" w:hAnsi="Times New Roman" w:cs="Times New Roman"/>
        </w:rPr>
        <w:t xml:space="preserve"> </w:t>
      </w:r>
      <w:r w:rsidR="009A0A95" w:rsidRPr="009A0A95">
        <w:rPr>
          <w:rFonts w:ascii="Times New Roman" w:eastAsia="华文宋体" w:hAnsi="Times New Roman" w:cs="Times New Roman"/>
        </w:rPr>
        <w:t>used for calibration. In contrast, the cat states prepared elsewhere in the experiment involve only</w:t>
      </w:r>
      <w:r w:rsidR="009779D3" w:rsidRPr="001B6DBB">
        <w:rPr>
          <w:rFonts w:ascii="Times New Roman" w:eastAsia="华文宋体" w:hAnsi="Times New Roman" w:cs="Times New Roman"/>
        </w:rPr>
        <w:t xml:space="preserve"> </w:t>
      </w:r>
      <m:oMath>
        <m:r>
          <m:rPr>
            <m:sty m:val="p"/>
          </m:rPr>
          <w:rPr>
            <w:rFonts w:ascii="Cambria Math" w:eastAsia="华文宋体" w:hAnsi="Cambria Math" w:cs="Times New Roman"/>
          </w:rPr>
          <m:t>|</m:t>
        </m:r>
        <m:sSub>
          <m:sSubPr>
            <m:ctrlPr>
              <w:rPr>
                <w:rFonts w:ascii="Cambria Math" w:eastAsia="华文宋体" w:hAnsi="Cambria Math" w:cs="Times New Roman"/>
              </w:rPr>
            </m:ctrlPr>
          </m:sSubPr>
          <m:e>
            <m:r>
              <m:rPr>
                <m:sty m:val="p"/>
              </m:rPr>
              <w:rPr>
                <w:rFonts w:ascii="Cambria Math" w:eastAsia="华文宋体" w:hAnsi="Cambria Math" w:cs="Times New Roman"/>
              </w:rPr>
              <m:t>m</m:t>
            </m:r>
          </m:e>
          <m:sub>
            <m:r>
              <m:rPr>
                <m:sty m:val="p"/>
              </m:rPr>
              <w:rPr>
                <w:rFonts w:ascii="Cambria Math" w:eastAsia="华文宋体" w:hAnsi="Cambria Math" w:cs="Times New Roman"/>
              </w:rPr>
              <m:t>F</m:t>
            </m:r>
          </m:sub>
        </m:sSub>
        <m:r>
          <m:rPr>
            <m:sty m:val="p"/>
          </m:rPr>
          <w:rPr>
            <w:rFonts w:ascii="Cambria Math" w:eastAsia="华文宋体" w:hAnsi="Cambria Math" w:cs="Times New Roman"/>
          </w:rPr>
          <m:t>=±5/2</m:t>
        </m:r>
        <m:r>
          <m:rPr>
            <m:sty m:val="p"/>
          </m:rPr>
          <w:rPr>
            <w:rFonts w:ascii="Cambria Math" w:eastAsia="华文宋体" w:hAnsi="Cambria Math" w:cs="Cambria Math"/>
          </w:rPr>
          <m:t>⟩</m:t>
        </m:r>
      </m:oMath>
      <w:r w:rsidR="008E63ED" w:rsidRPr="008E63ED">
        <w:rPr>
          <w:rFonts w:ascii="Times New Roman" w:eastAsia="华文宋体" w:hAnsi="Times New Roman" w:cs="Times New Roman"/>
        </w:rPr>
        <w:t xml:space="preserve"> </w:t>
      </w:r>
      <w:r w:rsidR="00667038">
        <w:rPr>
          <w:rFonts w:ascii="Times New Roman" w:eastAsia="华文宋体" w:hAnsi="Times New Roman" w:cs="Times New Roman"/>
        </w:rPr>
        <w:t>states</w:t>
      </w:r>
      <w:r w:rsidR="00EB6049">
        <w:rPr>
          <w:rFonts w:ascii="Times New Roman" w:eastAsia="华文宋体" w:hAnsi="Times New Roman" w:cs="Times New Roman"/>
        </w:rPr>
        <w:t>,</w:t>
      </w:r>
      <w:r w:rsidR="008E63ED" w:rsidRPr="008E63ED">
        <w:rPr>
          <w:rFonts w:ascii="Times New Roman" w:eastAsia="华文宋体" w:hAnsi="Times New Roman" w:cs="Times New Roman"/>
        </w:rPr>
        <w:t xml:space="preserve"> </w:t>
      </w:r>
      <w:r w:rsidR="00EB6049">
        <w:rPr>
          <w:rFonts w:ascii="Times New Roman" w:eastAsia="华文宋体" w:hAnsi="Times New Roman" w:cs="Times New Roman"/>
        </w:rPr>
        <w:t>which have</w:t>
      </w:r>
      <w:r w:rsidR="009A0A95" w:rsidRPr="009A0A95">
        <w:rPr>
          <w:rFonts w:ascii="Times New Roman" w:eastAsia="华文宋体" w:hAnsi="Times New Roman" w:cs="Times New Roman"/>
        </w:rPr>
        <w:t xml:space="preserve"> maximally different detection probabilities</w:t>
      </w:r>
      <w:r w:rsidR="00EB6049">
        <w:rPr>
          <w:rFonts w:ascii="Times New Roman" w:eastAsia="华文宋体" w:hAnsi="Times New Roman" w:cs="Times New Roman"/>
        </w:rPr>
        <w:t xml:space="preserve"> and are</w:t>
      </w:r>
      <w:r w:rsidR="009A0A95" w:rsidRPr="009A0A95">
        <w:rPr>
          <w:rFonts w:ascii="Times New Roman" w:eastAsia="华文宋体" w:hAnsi="Times New Roman" w:cs="Times New Roman"/>
        </w:rPr>
        <w:t xml:space="preserve"> thus clearly resolvable.</w:t>
      </w:r>
      <w:r w:rsidR="008E63ED" w:rsidRPr="008E63ED">
        <w:rPr>
          <w:rFonts w:ascii="Times New Roman" w:eastAsia="华文宋体" w:hAnsi="Times New Roman" w:cs="Times New Roman"/>
        </w:rPr>
        <w:t xml:space="preserve"> Details are provided in the Methods section</w:t>
      </w:r>
      <w:r w:rsidR="00667038">
        <w:rPr>
          <w:rFonts w:ascii="Times New Roman" w:eastAsia="华文宋体" w:hAnsi="Times New Roman" w:cs="Times New Roman"/>
        </w:rPr>
        <w:t>, under</w:t>
      </w:r>
      <w:r w:rsidR="008E63ED" w:rsidRPr="008E63ED">
        <w:rPr>
          <w:rFonts w:ascii="Times New Roman" w:eastAsia="华文宋体" w:hAnsi="Times New Roman" w:cs="Times New Roman"/>
        </w:rPr>
        <w:t xml:space="preserve"> </w:t>
      </w:r>
      <w:r w:rsidR="008E63ED" w:rsidRPr="008E63ED">
        <w:rPr>
          <w:rFonts w:ascii="Times New Roman" w:eastAsia="华文宋体" w:hAnsi="Times New Roman" w:cs="Times New Roman"/>
        </w:rPr>
        <w:t>“Atom sample detection”</w:t>
      </w:r>
      <w:r w:rsidR="00077C7E">
        <w:rPr>
          <w:rFonts w:ascii="Times New Roman" w:eastAsia="华文宋体" w:hAnsi="Times New Roman" w:cs="Times New Roman" w:hint="eastAsia"/>
        </w:rPr>
        <w:t>.</w:t>
      </w:r>
    </w:p>
    <w:p w14:paraId="2D192771" w14:textId="77777777" w:rsidR="004A642B" w:rsidRPr="001C439A" w:rsidRDefault="004A642B" w:rsidP="00667038">
      <w:pPr>
        <w:spacing w:afterLines="50" w:after="156"/>
        <w:rPr>
          <w:rFonts w:ascii="Times New Roman" w:eastAsia="华文宋体" w:hAnsi="Times New Roman" w:cs="Times New Roman"/>
        </w:rPr>
      </w:pPr>
    </w:p>
    <w:p w14:paraId="390AEA60"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Q3: </w:t>
      </w:r>
      <w:r>
        <w:rPr>
          <w:rFonts w:ascii="Times New Roman" w:eastAsia="华文宋体" w:hAnsi="Times New Roman" w:cs="Times New Roman"/>
        </w:rPr>
        <w:t>Please check the formatting of the references. I noticed capitalization problems in Refs. 19 and 26.</w:t>
      </w:r>
    </w:p>
    <w:p w14:paraId="72CE33EC" w14:textId="338E15F2" w:rsidR="00131910"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586A5D">
        <w:rPr>
          <w:rFonts w:ascii="Times New Roman" w:eastAsia="华文宋体" w:hAnsi="Times New Roman" w:cs="Times New Roman"/>
        </w:rPr>
        <w:t>Following the Reviewer comment</w:t>
      </w:r>
      <w:r w:rsidR="000B2CE7" w:rsidRPr="000B2CE7">
        <w:rPr>
          <w:rFonts w:ascii="Times New Roman" w:eastAsia="华文宋体" w:hAnsi="Times New Roman" w:cs="Times New Roman"/>
        </w:rPr>
        <w:t>,</w:t>
      </w:r>
      <w:r w:rsidR="000B2CE7">
        <w:rPr>
          <w:rFonts w:ascii="Times New Roman" w:eastAsia="华文宋体" w:hAnsi="Times New Roman" w:cs="Times New Roman"/>
        </w:rPr>
        <w:t xml:space="preserve"> </w:t>
      </w:r>
      <w:r w:rsidR="003F2118">
        <w:rPr>
          <w:rFonts w:ascii="Times New Roman" w:eastAsia="华文宋体" w:hAnsi="Times New Roman" w:cs="Times New Roman"/>
        </w:rPr>
        <w:t>w</w:t>
      </w:r>
      <w:r w:rsidR="003F2118" w:rsidRPr="003F2118">
        <w:rPr>
          <w:rFonts w:ascii="Times New Roman" w:eastAsia="华文宋体" w:hAnsi="Times New Roman" w:cs="Times New Roman"/>
        </w:rPr>
        <w:t xml:space="preserve">e have revised the manuscript </w:t>
      </w:r>
      <w:r w:rsidR="001C72C1">
        <w:rPr>
          <w:rFonts w:ascii="Times New Roman" w:eastAsia="华文宋体" w:hAnsi="Times New Roman" w:cs="Times New Roman"/>
        </w:rPr>
        <w:t xml:space="preserve">and </w:t>
      </w:r>
      <w:r w:rsidR="003F2118" w:rsidRPr="003F2118">
        <w:rPr>
          <w:rFonts w:ascii="Times New Roman" w:eastAsia="华文宋体" w:hAnsi="Times New Roman" w:cs="Times New Roman"/>
        </w:rPr>
        <w:t>correct</w:t>
      </w:r>
      <w:r w:rsidR="001C72C1">
        <w:rPr>
          <w:rFonts w:ascii="Times New Roman" w:eastAsia="华文宋体" w:hAnsi="Times New Roman" w:cs="Times New Roman"/>
        </w:rPr>
        <w:t>ed</w:t>
      </w:r>
      <w:r w:rsidR="00F23F5F">
        <w:rPr>
          <w:rFonts w:ascii="Times New Roman" w:eastAsia="华文宋体" w:hAnsi="Times New Roman" w:cs="Times New Roman"/>
        </w:rPr>
        <w:t xml:space="preserve"> the</w:t>
      </w:r>
      <w:r w:rsidR="003F2118" w:rsidRPr="003F2118">
        <w:rPr>
          <w:rFonts w:ascii="Times New Roman" w:eastAsia="华文宋体" w:hAnsi="Times New Roman" w:cs="Times New Roman"/>
        </w:rPr>
        <w:t xml:space="preserve"> capitalization errors</w:t>
      </w:r>
      <w:r w:rsidR="007505B6" w:rsidRPr="007505B6">
        <w:rPr>
          <w:rFonts w:ascii="Times New Roman" w:eastAsia="华文宋体" w:hAnsi="Times New Roman" w:cs="Times New Roman"/>
        </w:rPr>
        <w:t xml:space="preserve"> </w:t>
      </w:r>
      <w:r w:rsidR="007505B6" w:rsidRPr="003F2118">
        <w:rPr>
          <w:rFonts w:ascii="Times New Roman" w:eastAsia="华文宋体" w:hAnsi="Times New Roman" w:cs="Times New Roman"/>
        </w:rPr>
        <w:t>throughout</w:t>
      </w:r>
      <w:r w:rsidR="007505B6">
        <w:rPr>
          <w:rFonts w:ascii="Times New Roman" w:eastAsia="华文宋体" w:hAnsi="Times New Roman" w:cs="Times New Roman"/>
        </w:rPr>
        <w:t xml:space="preserve"> the reference list. These </w:t>
      </w:r>
      <w:r w:rsidR="007505B6" w:rsidRPr="003F2118">
        <w:rPr>
          <w:rFonts w:ascii="Times New Roman" w:eastAsia="华文宋体" w:hAnsi="Times New Roman" w:cs="Times New Roman"/>
        </w:rPr>
        <w:t>includ</w:t>
      </w:r>
      <w:r w:rsidR="007505B6">
        <w:rPr>
          <w:rFonts w:ascii="Times New Roman" w:eastAsia="华文宋体" w:hAnsi="Times New Roman" w:cs="Times New Roman"/>
        </w:rPr>
        <w:t>ed</w:t>
      </w:r>
      <w:r w:rsidR="00E4233C" w:rsidRPr="00E4233C">
        <w:rPr>
          <w:rFonts w:ascii="Times New Roman" w:eastAsia="华文宋体" w:hAnsi="Times New Roman" w:cs="Times New Roman"/>
        </w:rPr>
        <w:t xml:space="preserve"> the change of “</w:t>
      </w:r>
      <w:proofErr w:type="spellStart"/>
      <w:r w:rsidR="00E4233C" w:rsidRPr="00E4233C">
        <w:rPr>
          <w:rFonts w:ascii="Times New Roman" w:eastAsia="华文宋体" w:hAnsi="Times New Roman" w:cs="Times New Roman"/>
        </w:rPr>
        <w:t>yb</w:t>
      </w:r>
      <w:proofErr w:type="spellEnd"/>
      <w:r w:rsidR="00E4233C" w:rsidRPr="00E4233C">
        <w:rPr>
          <w:rFonts w:ascii="Times New Roman" w:eastAsia="华文宋体" w:hAnsi="Times New Roman" w:cs="Times New Roman"/>
        </w:rPr>
        <w:t>” to “</w:t>
      </w:r>
      <w:proofErr w:type="spellStart"/>
      <w:r w:rsidR="00E4233C" w:rsidRPr="00E4233C">
        <w:rPr>
          <w:rFonts w:ascii="Times New Roman" w:eastAsia="华文宋体" w:hAnsi="Times New Roman" w:cs="Times New Roman"/>
        </w:rPr>
        <w:t>Yb</w:t>
      </w:r>
      <w:proofErr w:type="spellEnd"/>
      <w:r w:rsidR="00E4233C" w:rsidRPr="00E4233C">
        <w:rPr>
          <w:rFonts w:ascii="Times New Roman" w:eastAsia="华文宋体" w:hAnsi="Times New Roman" w:cs="Times New Roman"/>
        </w:rPr>
        <w:t xml:space="preserve">” </w:t>
      </w:r>
      <w:r w:rsidR="00E4233C">
        <w:rPr>
          <w:rFonts w:ascii="Times New Roman" w:eastAsia="华文宋体" w:hAnsi="Times New Roman" w:cs="Times New Roman"/>
        </w:rPr>
        <w:t xml:space="preserve">in </w:t>
      </w:r>
      <w:r w:rsidR="003F2118" w:rsidRPr="003F2118">
        <w:rPr>
          <w:rFonts w:ascii="Times New Roman" w:eastAsia="华文宋体" w:hAnsi="Times New Roman" w:cs="Times New Roman"/>
        </w:rPr>
        <w:t>Ref. 26</w:t>
      </w:r>
      <w:r w:rsidR="007505B6">
        <w:rPr>
          <w:rFonts w:ascii="Times New Roman" w:eastAsia="华文宋体" w:hAnsi="Times New Roman" w:cs="Times New Roman"/>
        </w:rPr>
        <w:t xml:space="preserve"> and</w:t>
      </w:r>
      <w:r w:rsidR="00F96B22" w:rsidRPr="00F96B22">
        <w:rPr>
          <w:rFonts w:ascii="Times New Roman" w:eastAsia="华文宋体" w:hAnsi="Times New Roman" w:cs="Times New Roman"/>
        </w:rPr>
        <w:t xml:space="preserve"> similar </w:t>
      </w:r>
      <w:r w:rsidR="00E77FDE" w:rsidRPr="00E77FDE">
        <w:rPr>
          <w:rFonts w:ascii="Times New Roman" w:eastAsia="华文宋体" w:hAnsi="Times New Roman" w:cs="Times New Roman"/>
        </w:rPr>
        <w:t>corrections</w:t>
      </w:r>
      <w:r w:rsidR="00F96B22" w:rsidRPr="00F96B22">
        <w:rPr>
          <w:rFonts w:ascii="Times New Roman" w:eastAsia="华文宋体" w:hAnsi="Times New Roman" w:cs="Times New Roman"/>
        </w:rPr>
        <w:t xml:space="preserve"> in Ref</w:t>
      </w:r>
      <w:r w:rsidR="00D32A05">
        <w:rPr>
          <w:rFonts w:ascii="Times New Roman" w:eastAsia="华文宋体" w:hAnsi="Times New Roman" w:cs="Times New Roman"/>
        </w:rPr>
        <w:t>s</w:t>
      </w:r>
      <w:r w:rsidR="00F96B22" w:rsidRPr="00F96B22">
        <w:rPr>
          <w:rFonts w:ascii="Times New Roman" w:eastAsia="华文宋体" w:hAnsi="Times New Roman" w:cs="Times New Roman"/>
        </w:rPr>
        <w:t>. 23 and 24.</w:t>
      </w:r>
    </w:p>
    <w:p w14:paraId="31592F3F" w14:textId="77777777" w:rsidR="003A39B0" w:rsidRDefault="003A39B0">
      <w:pPr>
        <w:spacing w:afterLines="50" w:after="156"/>
        <w:rPr>
          <w:rFonts w:ascii="Times New Roman" w:eastAsia="华文宋体" w:hAnsi="Times New Roman" w:cs="Times New Roman"/>
        </w:rPr>
      </w:pPr>
    </w:p>
    <w:p w14:paraId="13FE5574" w14:textId="52917598"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Q4: </w:t>
      </w:r>
      <w:r>
        <w:rPr>
          <w:rFonts w:ascii="Times New Roman" w:eastAsia="华文宋体" w:hAnsi="Times New Roman" w:cs="Times New Roman"/>
        </w:rPr>
        <w:t>The authors mention the simultaneous effect of the Zeeman and tensor light shifts. In fact, this is a major effect (often referred to alignment-to-orientation conversion) that plays an important role in nonlinear Faraday rotation. The authors might wish to make this connection, if they think it is relevant.</w:t>
      </w:r>
    </w:p>
    <w:p w14:paraId="1F210FCB" w14:textId="4E6644BA" w:rsidR="00842EC8"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842EC8" w:rsidRPr="00842EC8">
        <w:rPr>
          <w:rFonts w:ascii="Times New Roman" w:eastAsia="华文宋体" w:hAnsi="Times New Roman" w:cs="Times New Roman"/>
        </w:rPr>
        <w:t>The alignment-to-orientation conversion (AOC) in nonlinear Faraday rotation stems from tensor light shift</w:t>
      </w:r>
      <w:r w:rsidR="006B7F0F">
        <w:rPr>
          <w:rFonts w:ascii="Times New Roman" w:eastAsia="华文宋体" w:hAnsi="Times New Roman" w:cs="Times New Roman"/>
        </w:rPr>
        <w:t>s</w:t>
      </w:r>
      <w:r w:rsidR="00842EC8" w:rsidRPr="00842EC8">
        <w:rPr>
          <w:rFonts w:ascii="Times New Roman" w:eastAsia="华文宋体" w:hAnsi="Times New Roman" w:cs="Times New Roman"/>
        </w:rPr>
        <w:t xml:space="preserve"> of </w:t>
      </w:r>
      <w:r w:rsidR="006B7F0F">
        <w:rPr>
          <w:rFonts w:ascii="Times New Roman" w:eastAsia="华文宋体" w:hAnsi="Times New Roman" w:cs="Times New Roman"/>
        </w:rPr>
        <w:t xml:space="preserve">the </w:t>
      </w:r>
      <w:r w:rsidR="00842EC8" w:rsidRPr="00842EC8">
        <w:rPr>
          <w:rFonts w:ascii="Times New Roman" w:eastAsia="华文宋体" w:hAnsi="Times New Roman" w:cs="Times New Roman"/>
        </w:rPr>
        <w:t>probe beam</w:t>
      </w:r>
      <w:r w:rsidR="006B7F0F">
        <w:rPr>
          <w:rFonts w:ascii="Times New Roman" w:eastAsia="华文宋体" w:hAnsi="Times New Roman" w:cs="Times New Roman"/>
        </w:rPr>
        <w:t>.</w:t>
      </w:r>
      <w:r w:rsidR="006B7F0F" w:rsidRPr="00842EC8">
        <w:rPr>
          <w:rFonts w:ascii="Times New Roman" w:eastAsia="华文宋体" w:hAnsi="Times New Roman" w:cs="Times New Roman"/>
        </w:rPr>
        <w:t xml:space="preserve"> </w:t>
      </w:r>
      <w:r w:rsidR="006B7F0F">
        <w:rPr>
          <w:rFonts w:ascii="Times New Roman" w:eastAsia="华文宋体" w:hAnsi="Times New Roman" w:cs="Times New Roman"/>
        </w:rPr>
        <w:t>Th</w:t>
      </w:r>
      <w:r w:rsidR="006C1AEB">
        <w:rPr>
          <w:rFonts w:ascii="Times New Roman" w:eastAsia="华文宋体" w:hAnsi="Times New Roman" w:cs="Times New Roman" w:hint="eastAsia"/>
        </w:rPr>
        <w:t>is</w:t>
      </w:r>
      <w:r w:rsidR="006B7F0F">
        <w:rPr>
          <w:rFonts w:ascii="Times New Roman" w:eastAsia="华文宋体" w:hAnsi="Times New Roman" w:cs="Times New Roman"/>
        </w:rPr>
        <w:t xml:space="preserve"> effect</w:t>
      </w:r>
      <w:r w:rsidR="006B7F0F" w:rsidRPr="00842EC8">
        <w:rPr>
          <w:rFonts w:ascii="Times New Roman" w:eastAsia="华文宋体" w:hAnsi="Times New Roman" w:cs="Times New Roman"/>
        </w:rPr>
        <w:t xml:space="preserve"> </w:t>
      </w:r>
      <w:r w:rsidR="00842EC8" w:rsidRPr="00842EC8">
        <w:rPr>
          <w:rFonts w:ascii="Times New Roman" w:eastAsia="华文宋体" w:hAnsi="Times New Roman" w:cs="Times New Roman"/>
        </w:rPr>
        <w:t>induces coherent evolution of spin states</w:t>
      </w:r>
      <w:r w:rsidR="006B7F0F">
        <w:rPr>
          <w:rFonts w:ascii="Times New Roman" w:eastAsia="华文宋体" w:hAnsi="Times New Roman" w:cs="Times New Roman"/>
        </w:rPr>
        <w:t xml:space="preserve">, which is </w:t>
      </w:r>
      <w:r w:rsidR="006C1AEB">
        <w:rPr>
          <w:rFonts w:ascii="Times New Roman" w:eastAsia="华文宋体" w:hAnsi="Times New Roman" w:cs="Times New Roman"/>
        </w:rPr>
        <w:t xml:space="preserve">precisely </w:t>
      </w:r>
      <w:r w:rsidR="006B7F0F">
        <w:rPr>
          <w:rFonts w:ascii="Times New Roman" w:eastAsia="华文宋体" w:hAnsi="Times New Roman" w:cs="Times New Roman"/>
        </w:rPr>
        <w:t>what we employ to</w:t>
      </w:r>
      <w:r w:rsidR="002C6636" w:rsidRPr="002C6636">
        <w:rPr>
          <w:rFonts w:ascii="Times New Roman" w:eastAsia="华文宋体" w:hAnsi="Times New Roman" w:cs="Times New Roman"/>
        </w:rPr>
        <w:t xml:space="preserve"> drive the atoms from an initial </w:t>
      </w:r>
      <w:r w:rsidR="006B7F0F">
        <w:rPr>
          <w:rFonts w:ascii="Times New Roman" w:eastAsia="华文宋体" w:hAnsi="Times New Roman" w:cs="Times New Roman"/>
        </w:rPr>
        <w:t>coherent spin state (</w:t>
      </w:r>
      <w:r w:rsidR="002C6636" w:rsidRPr="002C6636">
        <w:rPr>
          <w:rFonts w:ascii="Times New Roman" w:eastAsia="华文宋体" w:hAnsi="Times New Roman" w:cs="Times New Roman"/>
        </w:rPr>
        <w:t>orientation</w:t>
      </w:r>
      <w:r w:rsidR="006B7F0F">
        <w:rPr>
          <w:rFonts w:ascii="Times New Roman" w:eastAsia="华文宋体" w:hAnsi="Times New Roman" w:cs="Times New Roman"/>
        </w:rPr>
        <w:t>)</w:t>
      </w:r>
      <w:r w:rsidR="002C6636" w:rsidRPr="002C6636">
        <w:rPr>
          <w:rFonts w:ascii="Times New Roman" w:eastAsia="华文宋体" w:hAnsi="Times New Roman" w:cs="Times New Roman"/>
        </w:rPr>
        <w:t xml:space="preserve"> to a</w:t>
      </w:r>
      <w:r w:rsidR="006B7F0F">
        <w:rPr>
          <w:rFonts w:ascii="Times New Roman" w:eastAsia="华文宋体" w:hAnsi="Times New Roman" w:cs="Times New Roman"/>
        </w:rPr>
        <w:t xml:space="preserve"> cat state</w:t>
      </w:r>
      <w:r w:rsidR="002C6636" w:rsidRPr="002C6636">
        <w:rPr>
          <w:rFonts w:ascii="Times New Roman" w:eastAsia="华文宋体" w:hAnsi="Times New Roman" w:cs="Times New Roman"/>
        </w:rPr>
        <w:t xml:space="preserve"> </w:t>
      </w:r>
      <w:r w:rsidR="006B7F0F">
        <w:rPr>
          <w:rFonts w:ascii="Times New Roman" w:eastAsia="华文宋体" w:hAnsi="Times New Roman" w:cs="Times New Roman"/>
        </w:rPr>
        <w:t>(</w:t>
      </w:r>
      <w:r w:rsidR="002C6636" w:rsidRPr="002C6636">
        <w:rPr>
          <w:rFonts w:ascii="Times New Roman" w:eastAsia="华文宋体" w:hAnsi="Times New Roman" w:cs="Times New Roman"/>
        </w:rPr>
        <w:t>alignment</w:t>
      </w:r>
      <w:r w:rsidR="006B7F0F">
        <w:rPr>
          <w:rFonts w:ascii="Times New Roman" w:eastAsia="华文宋体" w:hAnsi="Times New Roman" w:cs="Times New Roman"/>
        </w:rPr>
        <w:t>)</w:t>
      </w:r>
      <w:r w:rsidR="002C6636" w:rsidRPr="002C6636">
        <w:rPr>
          <w:rFonts w:ascii="Times New Roman" w:eastAsia="华文宋体" w:hAnsi="Times New Roman" w:cs="Times New Roman"/>
        </w:rPr>
        <w:t>.</w:t>
      </w:r>
    </w:p>
    <w:p w14:paraId="5267B19E" w14:textId="55B6B286" w:rsidR="001B3660" w:rsidRDefault="00FB2A3B" w:rsidP="006B7F0F">
      <w:pPr>
        <w:spacing w:afterLines="50" w:after="156"/>
        <w:ind w:firstLineChars="202" w:firstLine="424"/>
        <w:rPr>
          <w:rFonts w:ascii="Times New Roman" w:eastAsia="华文宋体" w:hAnsi="Times New Roman" w:cs="Times New Roman"/>
        </w:rPr>
      </w:pPr>
      <w:r w:rsidRPr="00FB2A3B">
        <w:rPr>
          <w:rFonts w:ascii="Times New Roman" w:eastAsia="华文宋体" w:hAnsi="Times New Roman" w:cs="Times New Roman"/>
        </w:rPr>
        <w:t xml:space="preserve">Furthermore, the </w:t>
      </w:r>
      <w:r w:rsidR="006B7F0F">
        <w:rPr>
          <w:rFonts w:ascii="Times New Roman" w:eastAsia="华文宋体" w:hAnsi="Times New Roman" w:cs="Times New Roman"/>
        </w:rPr>
        <w:t>AOC effect</w:t>
      </w:r>
      <w:r w:rsidR="006B7F0F" w:rsidRPr="00FB2A3B">
        <w:rPr>
          <w:rFonts w:ascii="Times New Roman" w:eastAsia="华文宋体" w:hAnsi="Times New Roman" w:cs="Times New Roman"/>
        </w:rPr>
        <w:t xml:space="preserve"> </w:t>
      </w:r>
      <w:r w:rsidR="006B7F0F">
        <w:rPr>
          <w:rFonts w:ascii="Times New Roman" w:eastAsia="华文宋体" w:hAnsi="Times New Roman" w:cs="Times New Roman"/>
        </w:rPr>
        <w:t>is</w:t>
      </w:r>
      <w:r w:rsidR="006B7F0F" w:rsidRPr="00FB2A3B">
        <w:rPr>
          <w:rFonts w:ascii="Times New Roman" w:eastAsia="华文宋体" w:hAnsi="Times New Roman" w:cs="Times New Roman"/>
        </w:rPr>
        <w:t xml:space="preserve"> </w:t>
      </w:r>
      <w:r w:rsidRPr="00FB2A3B">
        <w:rPr>
          <w:rFonts w:ascii="Times New Roman" w:eastAsia="华文宋体" w:hAnsi="Times New Roman" w:cs="Times New Roman"/>
        </w:rPr>
        <w:t xml:space="preserve">also </w:t>
      </w:r>
      <w:r w:rsidR="006C1AEB">
        <w:rPr>
          <w:rFonts w:ascii="Times New Roman" w:eastAsia="华文宋体" w:hAnsi="Times New Roman" w:cs="Times New Roman"/>
        </w:rPr>
        <w:t>closel</w:t>
      </w:r>
      <w:r w:rsidR="006C1AEB">
        <w:rPr>
          <w:rFonts w:ascii="Times New Roman" w:eastAsia="华文宋体" w:hAnsi="Times New Roman" w:cs="Times New Roman"/>
        </w:rPr>
        <w:t>y related</w:t>
      </w:r>
      <w:r w:rsidR="006C1AEB" w:rsidRPr="00FB2A3B">
        <w:rPr>
          <w:rFonts w:ascii="Times New Roman" w:eastAsia="华文宋体" w:hAnsi="Times New Roman" w:cs="Times New Roman"/>
        </w:rPr>
        <w:t xml:space="preserve"> </w:t>
      </w:r>
      <w:r w:rsidR="006B7F0F">
        <w:rPr>
          <w:rFonts w:ascii="Times New Roman" w:eastAsia="华文宋体" w:hAnsi="Times New Roman" w:cs="Times New Roman"/>
        </w:rPr>
        <w:t>to</w:t>
      </w:r>
      <w:r w:rsidR="006B7F0F" w:rsidRPr="00FB2A3B">
        <w:rPr>
          <w:rFonts w:ascii="Times New Roman" w:eastAsia="华文宋体" w:hAnsi="Times New Roman" w:cs="Times New Roman"/>
        </w:rPr>
        <w:t xml:space="preserve"> </w:t>
      </w:r>
      <w:r w:rsidRPr="00FB2A3B">
        <w:rPr>
          <w:rFonts w:ascii="Times New Roman" w:eastAsia="华文宋体" w:hAnsi="Times New Roman" w:cs="Times New Roman"/>
        </w:rPr>
        <w:t xml:space="preserve">the simultaneous effect of the Zeeman and tensor light shifts </w:t>
      </w:r>
      <w:r w:rsidR="006C1AEB">
        <w:rPr>
          <w:rFonts w:ascii="Times New Roman" w:eastAsia="华文宋体" w:hAnsi="Times New Roman" w:cs="Times New Roman"/>
        </w:rPr>
        <w:t>i</w:t>
      </w:r>
      <w:r w:rsidR="006C1AEB" w:rsidRPr="00FB2A3B">
        <w:rPr>
          <w:rFonts w:ascii="Times New Roman" w:eastAsia="华文宋体" w:hAnsi="Times New Roman" w:cs="Times New Roman"/>
        </w:rPr>
        <w:t xml:space="preserve">n </w:t>
      </w:r>
      <w:r w:rsidRPr="00FB2A3B">
        <w:rPr>
          <w:rFonts w:ascii="Times New Roman" w:eastAsia="华文宋体" w:hAnsi="Times New Roman" w:cs="Times New Roman"/>
        </w:rPr>
        <w:t>our experiment</w:t>
      </w:r>
      <w:r w:rsidR="006C1AEB">
        <w:rPr>
          <w:rFonts w:ascii="Times New Roman" w:eastAsia="华文宋体" w:hAnsi="Times New Roman" w:cs="Times New Roman"/>
        </w:rPr>
        <w:t>.</w:t>
      </w:r>
      <w:r w:rsidRPr="00FB2A3B">
        <w:rPr>
          <w:rFonts w:ascii="Times New Roman" w:eastAsia="华文宋体" w:hAnsi="Times New Roman" w:cs="Times New Roman"/>
        </w:rPr>
        <w:t xml:space="preserve"> </w:t>
      </w:r>
      <w:r w:rsidR="006C1AEB">
        <w:rPr>
          <w:rFonts w:ascii="Times New Roman" w:eastAsia="华文宋体" w:hAnsi="Times New Roman" w:cs="Times New Roman"/>
        </w:rPr>
        <w:t>W</w:t>
      </w:r>
      <w:r w:rsidR="006C1AEB" w:rsidRPr="00FB2A3B">
        <w:rPr>
          <w:rFonts w:ascii="Times New Roman" w:eastAsia="华文宋体" w:hAnsi="Times New Roman" w:cs="Times New Roman"/>
        </w:rPr>
        <w:t xml:space="preserve">hen </w:t>
      </w:r>
      <w:r w:rsidRPr="00FB2A3B">
        <w:rPr>
          <w:rFonts w:ascii="Times New Roman" w:eastAsia="华文宋体" w:hAnsi="Times New Roman" w:cs="Times New Roman"/>
        </w:rPr>
        <w:t>the laser polarization is perfectly aligned with the</w:t>
      </w:r>
      <w:r w:rsidR="00EA680E">
        <w:rPr>
          <w:rFonts w:ascii="Times New Roman" w:eastAsia="华文宋体" w:hAnsi="Times New Roman" w:cs="Times New Roman"/>
        </w:rPr>
        <w:t xml:space="preserve"> </w:t>
      </w:r>
      <w:r w:rsidRPr="00FB2A3B">
        <w:rPr>
          <w:rFonts w:ascii="Times New Roman" w:eastAsia="华文宋体" w:hAnsi="Times New Roman" w:cs="Times New Roman"/>
        </w:rPr>
        <w:t xml:space="preserve">magnetic field, the </w:t>
      </w:r>
      <w:r w:rsidR="001B3660">
        <w:rPr>
          <w:rFonts w:ascii="Times New Roman" w:eastAsia="华文宋体" w:hAnsi="Times New Roman" w:cs="Times New Roman"/>
        </w:rPr>
        <w:t>cat</w:t>
      </w:r>
      <w:r w:rsidR="001B3660" w:rsidRPr="00FB2A3B">
        <w:rPr>
          <w:rFonts w:ascii="Times New Roman" w:eastAsia="华文宋体" w:hAnsi="Times New Roman" w:cs="Times New Roman"/>
        </w:rPr>
        <w:t xml:space="preserve"> </w:t>
      </w:r>
      <w:r w:rsidRPr="00FB2A3B">
        <w:rPr>
          <w:rFonts w:ascii="Times New Roman" w:eastAsia="华文宋体" w:hAnsi="Times New Roman" w:cs="Times New Roman"/>
        </w:rPr>
        <w:t>state (</w:t>
      </w:r>
      <w:r w:rsidR="001B3660">
        <w:rPr>
          <w:rFonts w:ascii="Times New Roman" w:eastAsia="华文宋体" w:hAnsi="Times New Roman" w:cs="Times New Roman"/>
        </w:rPr>
        <w:t>alignment</w:t>
      </w:r>
      <w:r w:rsidRPr="00FB2A3B">
        <w:rPr>
          <w:rFonts w:ascii="Times New Roman" w:eastAsia="华文宋体" w:hAnsi="Times New Roman" w:cs="Times New Roman"/>
        </w:rPr>
        <w:t xml:space="preserve">) </w:t>
      </w:r>
      <w:r w:rsidR="001B3660">
        <w:rPr>
          <w:rFonts w:ascii="Times New Roman" w:eastAsia="华文宋体" w:hAnsi="Times New Roman" w:cs="Times New Roman"/>
        </w:rPr>
        <w:t>is</w:t>
      </w:r>
      <w:r w:rsidR="001B3660" w:rsidRPr="00FB2A3B">
        <w:rPr>
          <w:rFonts w:ascii="Times New Roman" w:eastAsia="华文宋体" w:hAnsi="Times New Roman" w:cs="Times New Roman"/>
        </w:rPr>
        <w:t xml:space="preserve"> </w:t>
      </w:r>
      <w:r w:rsidRPr="00FB2A3B">
        <w:rPr>
          <w:rFonts w:ascii="Times New Roman" w:eastAsia="华文宋体" w:hAnsi="Times New Roman" w:cs="Times New Roman"/>
        </w:rPr>
        <w:t xml:space="preserve">an eigenstate of the tensor </w:t>
      </w:r>
      <w:r w:rsidR="001B3660" w:rsidRPr="00FB2A3B">
        <w:rPr>
          <w:rFonts w:ascii="Times New Roman" w:eastAsia="华文宋体" w:hAnsi="Times New Roman" w:cs="Times New Roman"/>
        </w:rPr>
        <w:t>light</w:t>
      </w:r>
      <w:r w:rsidR="001B3660">
        <w:rPr>
          <w:rFonts w:ascii="Times New Roman" w:eastAsia="华文宋体" w:hAnsi="Times New Roman" w:cs="Times New Roman"/>
        </w:rPr>
        <w:t>-</w:t>
      </w:r>
      <w:r w:rsidRPr="00FB2A3B">
        <w:rPr>
          <w:rFonts w:ascii="Times New Roman" w:eastAsia="华文宋体" w:hAnsi="Times New Roman" w:cs="Times New Roman"/>
        </w:rPr>
        <w:t>shift</w:t>
      </w:r>
      <w:r w:rsidR="001B3660">
        <w:rPr>
          <w:rFonts w:ascii="Times New Roman" w:eastAsia="华文宋体" w:hAnsi="Times New Roman" w:cs="Times New Roman"/>
        </w:rPr>
        <w:t xml:space="preserve"> operator</w:t>
      </w:r>
      <w:r w:rsidRPr="00FB2A3B">
        <w:rPr>
          <w:rFonts w:ascii="Times New Roman" w:eastAsia="华文宋体" w:hAnsi="Times New Roman" w:cs="Times New Roman"/>
        </w:rPr>
        <w:t>. However,</w:t>
      </w:r>
      <w:r w:rsidR="00C81F67" w:rsidRPr="00C81F67">
        <w:rPr>
          <w:rFonts w:ascii="Times New Roman" w:eastAsia="华文宋体" w:hAnsi="Times New Roman" w:cs="Times New Roman"/>
        </w:rPr>
        <w:t xml:space="preserve"> </w:t>
      </w:r>
      <w:r w:rsidR="001B3660">
        <w:rPr>
          <w:rFonts w:ascii="Times New Roman" w:eastAsia="华文宋体" w:hAnsi="Times New Roman" w:cs="Times New Roman"/>
        </w:rPr>
        <w:t xml:space="preserve">when </w:t>
      </w:r>
      <w:r w:rsidR="00C81F67" w:rsidRPr="00C81F67">
        <w:rPr>
          <w:rFonts w:ascii="Times New Roman" w:eastAsia="华文宋体" w:hAnsi="Times New Roman" w:cs="Times New Roman"/>
        </w:rPr>
        <w:t xml:space="preserve">a misalignment </w:t>
      </w:r>
      <w:r w:rsidR="006C1AEB">
        <w:rPr>
          <w:rFonts w:ascii="Times New Roman" w:eastAsia="华文宋体" w:hAnsi="Times New Roman" w:cs="Times New Roman"/>
        </w:rPr>
        <w:t xml:space="preserve">exists </w:t>
      </w:r>
      <w:r w:rsidR="00C81F67" w:rsidRPr="00C81F67">
        <w:rPr>
          <w:rFonts w:ascii="Times New Roman" w:eastAsia="华文宋体" w:hAnsi="Times New Roman" w:cs="Times New Roman"/>
        </w:rPr>
        <w:t>between the laser polarization and the magnetic field,</w:t>
      </w:r>
      <w:r w:rsidRPr="00FB2A3B">
        <w:rPr>
          <w:rFonts w:ascii="Times New Roman" w:eastAsia="华文宋体" w:hAnsi="Times New Roman" w:cs="Times New Roman"/>
        </w:rPr>
        <w:t xml:space="preserve"> </w:t>
      </w:r>
      <w:r w:rsidR="001B3660">
        <w:rPr>
          <w:rFonts w:ascii="Times New Roman" w:eastAsia="华文宋体" w:hAnsi="Times New Roman" w:cs="Times New Roman"/>
        </w:rPr>
        <w:t xml:space="preserve">the </w:t>
      </w:r>
      <w:r w:rsidRPr="00FB2A3B">
        <w:rPr>
          <w:rFonts w:ascii="Times New Roman" w:eastAsia="华文宋体" w:hAnsi="Times New Roman" w:cs="Times New Roman"/>
        </w:rPr>
        <w:t>cat state experiences a twist due to the tensor shift</w:t>
      </w:r>
      <w:r w:rsidR="00D02E5C" w:rsidRPr="00D02E5C">
        <w:rPr>
          <w:rFonts w:ascii="Times New Roman" w:eastAsia="华文宋体" w:hAnsi="Times New Roman" w:cs="Times New Roman"/>
        </w:rPr>
        <w:t xml:space="preserve">, </w:t>
      </w:r>
      <w:r w:rsidR="006C1AEB">
        <w:rPr>
          <w:rFonts w:ascii="Times New Roman" w:eastAsia="华文宋体" w:hAnsi="Times New Roman" w:cs="Times New Roman"/>
        </w:rPr>
        <w:t>analogous</w:t>
      </w:r>
      <w:r w:rsidR="001B3660">
        <w:rPr>
          <w:rFonts w:ascii="Times New Roman" w:eastAsia="华文宋体" w:hAnsi="Times New Roman" w:cs="Times New Roman"/>
        </w:rPr>
        <w:t xml:space="preserve"> to</w:t>
      </w:r>
      <w:r w:rsidR="00D02E5C" w:rsidRPr="00D02E5C">
        <w:rPr>
          <w:rFonts w:ascii="Times New Roman" w:eastAsia="华文宋体" w:hAnsi="Times New Roman" w:cs="Times New Roman"/>
        </w:rPr>
        <w:t xml:space="preserve"> AOC</w:t>
      </w:r>
      <w:r w:rsidRPr="00FB2A3B">
        <w:rPr>
          <w:rFonts w:ascii="Times New Roman" w:eastAsia="华文宋体" w:hAnsi="Times New Roman" w:cs="Times New Roman"/>
        </w:rPr>
        <w:t xml:space="preserve">. </w:t>
      </w:r>
    </w:p>
    <w:p w14:paraId="6F15D030" w14:textId="108DBFB0" w:rsidR="00485547" w:rsidRDefault="001B3660" w:rsidP="00ED016F">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Following the Reviewer comment</w:t>
      </w:r>
      <w:r w:rsidR="00FB2A3B" w:rsidRPr="00FB2A3B">
        <w:rPr>
          <w:rFonts w:ascii="Times New Roman" w:eastAsia="华文宋体" w:hAnsi="Times New Roman" w:cs="Times New Roman"/>
        </w:rPr>
        <w:t xml:space="preserve">, we have addressed </w:t>
      </w:r>
      <w:r w:rsidR="006C1AEB" w:rsidRPr="00FB2A3B">
        <w:rPr>
          <w:rFonts w:ascii="Times New Roman" w:eastAsia="华文宋体" w:hAnsi="Times New Roman" w:cs="Times New Roman"/>
        </w:rPr>
        <w:t>th</w:t>
      </w:r>
      <w:r w:rsidR="006C1AEB">
        <w:rPr>
          <w:rFonts w:ascii="Times New Roman" w:eastAsia="华文宋体" w:hAnsi="Times New Roman" w:cs="Times New Roman"/>
        </w:rPr>
        <w:t>is</w:t>
      </w:r>
      <w:r w:rsidR="006C1AEB" w:rsidRPr="00FB2A3B">
        <w:rPr>
          <w:rFonts w:ascii="Times New Roman" w:eastAsia="华文宋体" w:hAnsi="Times New Roman" w:cs="Times New Roman"/>
        </w:rPr>
        <w:t xml:space="preserve"> </w:t>
      </w:r>
      <w:r w:rsidR="00FB2A3B" w:rsidRPr="00FB2A3B">
        <w:rPr>
          <w:rFonts w:ascii="Times New Roman" w:eastAsia="华文宋体" w:hAnsi="Times New Roman" w:cs="Times New Roman"/>
        </w:rPr>
        <w:t xml:space="preserve">connection </w:t>
      </w:r>
      <w:r w:rsidR="00E501EF" w:rsidRPr="00FB2A3B">
        <w:rPr>
          <w:rFonts w:ascii="Times New Roman" w:eastAsia="华文宋体" w:hAnsi="Times New Roman" w:cs="Times New Roman"/>
        </w:rPr>
        <w:t xml:space="preserve">in </w:t>
      </w:r>
      <w:r w:rsidR="006C1AEB">
        <w:rPr>
          <w:rFonts w:ascii="Times New Roman" w:eastAsia="华文宋体" w:hAnsi="Times New Roman" w:cs="Times New Roman"/>
        </w:rPr>
        <w:t>the</w:t>
      </w:r>
      <w:r w:rsidRPr="00FB2A3B">
        <w:rPr>
          <w:rFonts w:ascii="Times New Roman" w:eastAsia="华文宋体" w:hAnsi="Times New Roman" w:cs="Times New Roman"/>
        </w:rPr>
        <w:t xml:space="preserve"> </w:t>
      </w:r>
      <w:r w:rsidR="00E501EF">
        <w:rPr>
          <w:rFonts w:ascii="Times New Roman" w:eastAsia="华文宋体" w:hAnsi="Times New Roman" w:cs="Times New Roman"/>
        </w:rPr>
        <w:t>“</w:t>
      </w:r>
      <w:r w:rsidR="00E501EF" w:rsidRPr="00FB2A3B">
        <w:rPr>
          <w:rFonts w:ascii="Times New Roman" w:eastAsia="华文宋体" w:hAnsi="Times New Roman" w:cs="Times New Roman"/>
        </w:rPr>
        <w:t>Tensor shift</w:t>
      </w:r>
      <w:r w:rsidR="00E501EF">
        <w:rPr>
          <w:rFonts w:ascii="Times New Roman" w:eastAsia="华文宋体" w:hAnsi="Times New Roman" w:cs="Times New Roman"/>
        </w:rPr>
        <w:t>”</w:t>
      </w:r>
      <w:r w:rsidR="00FB2A3B" w:rsidRPr="00FB2A3B">
        <w:rPr>
          <w:rFonts w:ascii="Times New Roman" w:eastAsia="华文宋体" w:hAnsi="Times New Roman" w:cs="Times New Roman"/>
        </w:rPr>
        <w:t xml:space="preserve"> </w:t>
      </w:r>
      <w:r w:rsidR="006C1AEB">
        <w:rPr>
          <w:rFonts w:ascii="Times New Roman" w:eastAsia="华文宋体" w:hAnsi="Times New Roman" w:cs="Times New Roman"/>
        </w:rPr>
        <w:t xml:space="preserve">section of the </w:t>
      </w:r>
      <w:r w:rsidR="000110E5">
        <w:rPr>
          <w:rFonts w:ascii="Times New Roman" w:eastAsia="华文宋体" w:hAnsi="Times New Roman" w:cs="Times New Roman"/>
        </w:rPr>
        <w:t>m</w:t>
      </w:r>
      <w:r w:rsidR="006C1AEB">
        <w:rPr>
          <w:rFonts w:ascii="Times New Roman" w:eastAsia="华文宋体" w:hAnsi="Times New Roman" w:cs="Times New Roman"/>
        </w:rPr>
        <w:t xml:space="preserve">ain </w:t>
      </w:r>
      <w:r w:rsidR="000110E5">
        <w:rPr>
          <w:rFonts w:ascii="Times New Roman" w:eastAsia="华文宋体" w:hAnsi="Times New Roman" w:cs="Times New Roman"/>
        </w:rPr>
        <w:t>t</w:t>
      </w:r>
      <w:r w:rsidR="006C1AEB">
        <w:rPr>
          <w:rFonts w:ascii="Times New Roman" w:eastAsia="华文宋体" w:hAnsi="Times New Roman" w:cs="Times New Roman"/>
        </w:rPr>
        <w:t xml:space="preserve">ext, </w:t>
      </w:r>
      <w:r w:rsidR="00FB2A3B" w:rsidRPr="00FB2A3B">
        <w:rPr>
          <w:rFonts w:ascii="Times New Roman" w:eastAsia="华文宋体" w:hAnsi="Times New Roman" w:cs="Times New Roman"/>
        </w:rPr>
        <w:t xml:space="preserve">and added </w:t>
      </w:r>
      <w:r>
        <w:rPr>
          <w:rFonts w:ascii="Times New Roman" w:eastAsia="华文宋体" w:hAnsi="Times New Roman" w:cs="Times New Roman"/>
        </w:rPr>
        <w:t>a</w:t>
      </w:r>
      <w:r w:rsidRPr="00FB2A3B">
        <w:rPr>
          <w:rFonts w:ascii="Times New Roman" w:eastAsia="华文宋体" w:hAnsi="Times New Roman" w:cs="Times New Roman"/>
        </w:rPr>
        <w:t xml:space="preserve"> </w:t>
      </w:r>
      <w:r w:rsidR="00FB2A3B" w:rsidRPr="00FB2A3B">
        <w:rPr>
          <w:rFonts w:ascii="Times New Roman" w:eastAsia="华文宋体" w:hAnsi="Times New Roman" w:cs="Times New Roman"/>
        </w:rPr>
        <w:t xml:space="preserve">corresponding citation </w:t>
      </w:r>
      <w:r w:rsidR="00ED016F" w:rsidRPr="00ED016F">
        <w:rPr>
          <w:rFonts w:ascii="Times New Roman" w:eastAsia="华文宋体" w:hAnsi="Times New Roman" w:cs="Times New Roman"/>
          <w:i/>
        </w:rPr>
        <w:t>Phys.</w:t>
      </w:r>
      <w:r w:rsidR="00ED016F" w:rsidRPr="00ED016F">
        <w:rPr>
          <w:rFonts w:ascii="Times New Roman" w:eastAsia="华文宋体" w:hAnsi="Times New Roman" w:cs="Times New Roman" w:hint="eastAsia"/>
          <w:i/>
        </w:rPr>
        <w:t xml:space="preserve"> </w:t>
      </w:r>
      <w:r w:rsidR="00ED016F" w:rsidRPr="00ED016F">
        <w:rPr>
          <w:rFonts w:ascii="Times New Roman" w:eastAsia="华文宋体" w:hAnsi="Times New Roman" w:cs="Times New Roman"/>
          <w:i/>
        </w:rPr>
        <w:t>Rev. Lett.</w:t>
      </w:r>
      <w:r w:rsidR="00ED016F" w:rsidRPr="00ED016F">
        <w:rPr>
          <w:rFonts w:ascii="Times New Roman" w:eastAsia="华文宋体" w:hAnsi="Times New Roman" w:cs="Times New Roman"/>
        </w:rPr>
        <w:t xml:space="preserve"> </w:t>
      </w:r>
      <w:r w:rsidR="00ED016F" w:rsidRPr="00ED016F">
        <w:rPr>
          <w:rFonts w:ascii="Times New Roman" w:eastAsia="华文宋体" w:hAnsi="Times New Roman" w:cs="Times New Roman"/>
          <w:b/>
        </w:rPr>
        <w:t>85</w:t>
      </w:r>
      <w:r w:rsidR="00ED016F" w:rsidRPr="00ED016F">
        <w:rPr>
          <w:rFonts w:ascii="Times New Roman" w:eastAsia="华文宋体" w:hAnsi="Times New Roman" w:cs="Times New Roman"/>
        </w:rPr>
        <w:t>, 2088–2091 (2000</w:t>
      </w:r>
      <w:r w:rsidR="00ED016F">
        <w:rPr>
          <w:rFonts w:ascii="Times New Roman" w:eastAsia="华文宋体" w:hAnsi="Times New Roman" w:cs="Times New Roman"/>
        </w:rPr>
        <w:t>)</w:t>
      </w:r>
      <w:r w:rsidR="00FB2A3B" w:rsidRPr="00FB2A3B">
        <w:rPr>
          <w:rFonts w:ascii="Times New Roman" w:eastAsia="华文宋体" w:hAnsi="Times New Roman" w:cs="Times New Roman"/>
        </w:rPr>
        <w:t xml:space="preserve"> [30].</w:t>
      </w:r>
    </w:p>
    <w:p w14:paraId="32E0C0D1" w14:textId="02040AF2" w:rsidR="004A642B" w:rsidRDefault="004A642B">
      <w:pPr>
        <w:spacing w:afterLines="50" w:after="156"/>
        <w:rPr>
          <w:rFonts w:ascii="Times New Roman" w:eastAsia="华文宋体" w:hAnsi="Times New Roman" w:cs="Times New Roman"/>
        </w:rPr>
      </w:pPr>
    </w:p>
    <w:p w14:paraId="7351E3AB" w14:textId="77777777" w:rsidR="004A642B" w:rsidRDefault="00400F25">
      <w:pPr>
        <w:spacing w:afterLines="50" w:after="156"/>
        <w:rPr>
          <w:rFonts w:ascii="Times New Roman" w:hAnsi="Times New Roman" w:cs="Times New Roman"/>
          <w:color w:val="C00000"/>
        </w:rPr>
      </w:pPr>
      <w:r>
        <w:rPr>
          <w:rFonts w:ascii="Times New Roman" w:hAnsi="Times New Roman" w:cs="Times New Roman"/>
          <w:color w:val="C00000"/>
        </w:rPr>
        <w:lastRenderedPageBreak/>
        <w:t>#R3</w:t>
      </w:r>
    </w:p>
    <w:p w14:paraId="27981DD8" w14:textId="77777777" w:rsidR="004A642B" w:rsidRDefault="00400F25">
      <w:pPr>
        <w:spacing w:afterLines="50" w:after="156"/>
        <w:rPr>
          <w:rFonts w:ascii="Times New Roman" w:hAnsi="Times New Roman" w:cs="Times New Roman"/>
        </w:rPr>
      </w:pPr>
      <w:r>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11BDB1BA" w14:textId="77777777" w:rsidR="004A642B" w:rsidRDefault="00400F25">
      <w:pPr>
        <w:spacing w:afterLines="50" w:after="156"/>
        <w:rPr>
          <w:rFonts w:ascii="Times New Roman" w:hAnsi="Times New Roman" w:cs="Times New Roman"/>
        </w:rPr>
      </w:pPr>
      <w:r>
        <w:rPr>
          <w:rFonts w:ascii="Times New Roman" w:hAnsi="Times New Roman" w:cs="Times New Roman"/>
        </w:rPr>
        <w:t>Q1a: How valuable is this measurement/Why is it important?</w:t>
      </w:r>
    </w:p>
    <w:p w14:paraId="3557E046" w14:textId="65E36C8C" w:rsidR="00030A4E"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E40F5C">
        <w:rPr>
          <w:rFonts w:ascii="Times New Roman" w:eastAsia="华文宋体" w:hAnsi="Times New Roman" w:cs="Times New Roman"/>
        </w:rPr>
        <w:t>M</w:t>
      </w:r>
      <w:r w:rsidR="0075756E" w:rsidRPr="0075756E">
        <w:rPr>
          <w:rFonts w:ascii="Times New Roman" w:eastAsia="华文宋体" w:hAnsi="Times New Roman" w:cs="Times New Roman"/>
        </w:rPr>
        <w:t xml:space="preserve">agnetic moment is a fundamental property of the nucleus. The ratio of nuclear magnetic moments between different isotopes reveals the relative evolution of their nuclear structures. </w:t>
      </w:r>
      <w:r w:rsidR="00E40F5C">
        <w:rPr>
          <w:rFonts w:ascii="Times New Roman" w:eastAsia="华文宋体" w:hAnsi="Times New Roman" w:cs="Times New Roman"/>
        </w:rPr>
        <w:t>In order</w:t>
      </w:r>
      <w:r w:rsidR="00E40F5C">
        <w:rPr>
          <w:rFonts w:ascii="Times New Roman" w:eastAsia="华文宋体" w:hAnsi="Times New Roman" w:cs="Times New Roman"/>
        </w:rPr>
        <w:t xml:space="preserve"> to</w:t>
      </w:r>
      <w:r w:rsidR="0075756E" w:rsidRPr="0075756E">
        <w:rPr>
          <w:rFonts w:ascii="Times New Roman" w:eastAsia="华文宋体" w:hAnsi="Times New Roman" w:cs="Times New Roman"/>
        </w:rPr>
        <w:t xml:space="preserve"> </w:t>
      </w:r>
      <w:r w:rsidR="00E40F5C" w:rsidRPr="0075756E">
        <w:rPr>
          <w:rFonts w:ascii="Times New Roman" w:eastAsia="华文宋体" w:hAnsi="Times New Roman" w:cs="Times New Roman"/>
        </w:rPr>
        <w:t>determin</w:t>
      </w:r>
      <w:r w:rsidR="00E40F5C">
        <w:rPr>
          <w:rFonts w:ascii="Times New Roman" w:eastAsia="华文宋体" w:hAnsi="Times New Roman" w:cs="Times New Roman"/>
        </w:rPr>
        <w:t>e</w:t>
      </w:r>
      <w:r w:rsidR="00E40F5C" w:rsidRPr="0075756E">
        <w:rPr>
          <w:rFonts w:ascii="Times New Roman" w:eastAsia="华文宋体" w:hAnsi="Times New Roman" w:cs="Times New Roman"/>
        </w:rPr>
        <w:t xml:space="preserve"> </w:t>
      </w:r>
      <w:r w:rsidR="0075756E" w:rsidRPr="0075756E">
        <w:rPr>
          <w:rFonts w:ascii="Times New Roman" w:eastAsia="华文宋体" w:hAnsi="Times New Roman" w:cs="Times New Roman"/>
        </w:rPr>
        <w:t>an unknown nuclear magnetic moment</w:t>
      </w:r>
      <w:r w:rsidR="00E40F5C">
        <w:rPr>
          <w:rFonts w:ascii="Times New Roman" w:eastAsia="华文宋体" w:hAnsi="Times New Roman" w:cs="Times New Roman"/>
        </w:rPr>
        <w:t>, a widely adopted experimental approach</w:t>
      </w:r>
      <w:r w:rsidR="0075756E" w:rsidRPr="0075756E">
        <w:rPr>
          <w:rFonts w:ascii="Times New Roman" w:eastAsia="华文宋体" w:hAnsi="Times New Roman" w:cs="Times New Roman"/>
        </w:rPr>
        <w:t xml:space="preserve"> is to measure its ratio to a known reference moment. </w:t>
      </w:r>
      <w:r w:rsidR="00074AFC" w:rsidRPr="00074AFC">
        <w:rPr>
          <w:rFonts w:ascii="Times New Roman" w:eastAsia="华文宋体" w:hAnsi="Times New Roman" w:cs="Times New Roman"/>
        </w:rPr>
        <w:t xml:space="preserve">Our measurement of the </w:t>
      </w:r>
      <w:r w:rsidR="00074AFC" w:rsidRPr="00A6247E">
        <w:rPr>
          <w:rFonts w:ascii="Times New Roman" w:eastAsia="华文宋体" w:hAnsi="Times New Roman" w:cs="Times New Roman"/>
          <w:vertAlign w:val="superscript"/>
        </w:rPr>
        <w:t>171</w:t>
      </w:r>
      <w:r w:rsidR="00074AFC" w:rsidRPr="00074AFC">
        <w:rPr>
          <w:rFonts w:ascii="Times New Roman" w:eastAsia="华文宋体" w:hAnsi="Times New Roman" w:cs="Times New Roman"/>
        </w:rPr>
        <w:t xml:space="preserve">Yb / </w:t>
      </w:r>
      <w:r w:rsidR="00074AFC" w:rsidRPr="00A6247E">
        <w:rPr>
          <w:rFonts w:ascii="Times New Roman" w:eastAsia="华文宋体" w:hAnsi="Times New Roman" w:cs="Times New Roman"/>
          <w:vertAlign w:val="superscript"/>
        </w:rPr>
        <w:t>173</w:t>
      </w:r>
      <w:r w:rsidR="00074AFC" w:rsidRPr="00074AFC">
        <w:rPr>
          <w:rFonts w:ascii="Times New Roman" w:eastAsia="华文宋体" w:hAnsi="Times New Roman" w:cs="Times New Roman"/>
        </w:rPr>
        <w:t xml:space="preserve">Yb magnetic moment ratio with 4 ppm precision provides a new benchmark for nuclear structure models of ytterbium isotopes and demonstrates the viability of optical-trap </w:t>
      </w:r>
      <w:proofErr w:type="spellStart"/>
      <w:r w:rsidR="00074AFC" w:rsidRPr="00074AFC">
        <w:rPr>
          <w:rFonts w:ascii="Times New Roman" w:eastAsia="华文宋体" w:hAnsi="Times New Roman" w:cs="Times New Roman"/>
        </w:rPr>
        <w:t>comagnetometry</w:t>
      </w:r>
      <w:proofErr w:type="spellEnd"/>
      <w:r w:rsidR="00074AFC" w:rsidRPr="00074AFC">
        <w:rPr>
          <w:rFonts w:ascii="Times New Roman" w:eastAsia="华文宋体" w:hAnsi="Times New Roman" w:cs="Times New Roman"/>
        </w:rPr>
        <w:t xml:space="preserve"> for high-precision nuclear property measurements.</w:t>
      </w:r>
    </w:p>
    <w:p w14:paraId="07439DA6" w14:textId="77777777" w:rsidR="004A642B" w:rsidRDefault="004A642B">
      <w:pPr>
        <w:spacing w:afterLines="50" w:after="156"/>
        <w:rPr>
          <w:rFonts w:ascii="Times New Roman" w:eastAsia="华文宋体" w:hAnsi="Times New Roman" w:cs="Times New Roman"/>
        </w:rPr>
      </w:pPr>
    </w:p>
    <w:p w14:paraId="48038FF8" w14:textId="77777777" w:rsidR="004A642B" w:rsidRDefault="00400F25">
      <w:pPr>
        <w:spacing w:afterLines="50" w:after="156"/>
        <w:rPr>
          <w:rFonts w:ascii="Times New Roman" w:hAnsi="Times New Roman" w:cs="Times New Roman"/>
        </w:rPr>
      </w:pPr>
      <w:r w:rsidRPr="00097F00">
        <w:rPr>
          <w:rFonts w:ascii="Times New Roman" w:hAnsi="Times New Roman" w:cs="Times New Roman"/>
          <w:b/>
        </w:rPr>
        <w:t xml:space="preserve">Q1b: </w:t>
      </w:r>
      <w:r>
        <w:rPr>
          <w:rFonts w:ascii="Times New Roman" w:hAnsi="Times New Roman" w:cs="Times New Roman"/>
        </w:rPr>
        <w:t>Why not provide the measured value directly in the abstract?</w:t>
      </w:r>
    </w:p>
    <w:p w14:paraId="4BB6EC71" w14:textId="60C81724" w:rsidR="00A32E94"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106A74">
        <w:rPr>
          <w:rFonts w:ascii="Times New Roman" w:eastAsia="华文宋体" w:hAnsi="Times New Roman" w:cs="Times New Roman"/>
        </w:rPr>
        <w:t>Following the Reviewer comment</w:t>
      </w:r>
      <w:r w:rsidR="0016028F" w:rsidRPr="0016028F">
        <w:rPr>
          <w:rFonts w:ascii="Times New Roman" w:eastAsia="华文宋体" w:hAnsi="Times New Roman" w:cs="Times New Roman"/>
        </w:rPr>
        <w:t>, we have added the measured value to the abstract.</w:t>
      </w:r>
    </w:p>
    <w:p w14:paraId="7599F8D5" w14:textId="07726305" w:rsidR="004A642B" w:rsidRDefault="004A642B">
      <w:pPr>
        <w:spacing w:afterLines="50" w:after="156"/>
        <w:rPr>
          <w:rFonts w:ascii="Times New Roman" w:eastAsia="华文宋体" w:hAnsi="Times New Roman" w:cs="Times New Roman"/>
        </w:rPr>
      </w:pPr>
    </w:p>
    <w:p w14:paraId="2EEBE9E2" w14:textId="77777777" w:rsidR="004A642B" w:rsidRDefault="00400F25">
      <w:pPr>
        <w:spacing w:afterLines="50" w:after="156"/>
        <w:rPr>
          <w:rFonts w:ascii="Times New Roman" w:hAnsi="Times New Roman" w:cs="Times New Roman"/>
        </w:rPr>
      </w:pPr>
      <w:r w:rsidRPr="00097F00">
        <w:rPr>
          <w:rFonts w:ascii="Times New Roman" w:hAnsi="Times New Roman" w:cs="Times New Roman"/>
          <w:b/>
        </w:rPr>
        <w:t xml:space="preserve">Q1c: </w:t>
      </w:r>
      <w:r>
        <w:rPr>
          <w:rFonts w:ascii="Times New Roman" w:hAnsi="Times New Roman" w:cs="Times New Roman"/>
        </w:rPr>
        <w:t>Have there been more measurements of this ratio apart from these of Refs. [29] and [30]? If so, a summary plot showing each measured value and associated uncertainty would be welcome. Are all the quoted values (authors and previous works) given with a 1-σ uncertainty?</w:t>
      </w:r>
    </w:p>
    <w:p w14:paraId="55348D21" w14:textId="7D7EEEC1" w:rsidR="00306624"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7453FD" w:rsidRPr="007453FD">
        <w:rPr>
          <w:rFonts w:ascii="Times New Roman" w:eastAsia="华文宋体" w:hAnsi="Times New Roman" w:cs="Times New Roman"/>
        </w:rPr>
        <w:t xml:space="preserve">There are two </w:t>
      </w:r>
      <w:r w:rsidR="00306624">
        <w:rPr>
          <w:rFonts w:ascii="Times New Roman" w:eastAsia="华文宋体" w:hAnsi="Times New Roman" w:cs="Times New Roman"/>
        </w:rPr>
        <w:t>previous</w:t>
      </w:r>
      <w:r w:rsidR="00306624" w:rsidRPr="007453FD">
        <w:rPr>
          <w:rFonts w:ascii="Times New Roman" w:eastAsia="华文宋体" w:hAnsi="Times New Roman" w:cs="Times New Roman"/>
        </w:rPr>
        <w:t xml:space="preserve"> </w:t>
      </w:r>
      <w:r w:rsidR="007453FD" w:rsidRPr="007453FD">
        <w:rPr>
          <w:rFonts w:ascii="Times New Roman" w:eastAsia="华文宋体" w:hAnsi="Times New Roman" w:cs="Times New Roman"/>
        </w:rPr>
        <w:t>measurement</w:t>
      </w:r>
      <w:r w:rsidR="00306624">
        <w:rPr>
          <w:rFonts w:ascii="Times New Roman" w:eastAsia="华文宋体" w:hAnsi="Times New Roman" w:cs="Times New Roman"/>
        </w:rPr>
        <w:t>s</w:t>
      </w:r>
      <w:r w:rsidR="007453FD" w:rsidRPr="007453FD">
        <w:rPr>
          <w:rFonts w:ascii="Times New Roman" w:eastAsia="华文宋体" w:hAnsi="Times New Roman" w:cs="Times New Roman"/>
        </w:rPr>
        <w:t xml:space="preserve">. </w:t>
      </w:r>
      <w:r w:rsidR="00306624">
        <w:rPr>
          <w:rFonts w:ascii="Times New Roman" w:eastAsia="华文宋体" w:hAnsi="Times New Roman" w:cs="Times New Roman"/>
        </w:rPr>
        <w:t>Following the Reviewer comment</w:t>
      </w:r>
      <w:r w:rsidR="007453FD" w:rsidRPr="007453FD">
        <w:rPr>
          <w:rFonts w:ascii="Times New Roman" w:eastAsia="华文宋体" w:hAnsi="Times New Roman" w:cs="Times New Roman"/>
        </w:rPr>
        <w:t xml:space="preserve">, we have </w:t>
      </w:r>
      <w:r w:rsidR="00306624">
        <w:rPr>
          <w:rFonts w:ascii="Times New Roman" w:eastAsia="华文宋体" w:hAnsi="Times New Roman" w:cs="Times New Roman"/>
        </w:rPr>
        <w:t xml:space="preserve">added Table 1 </w:t>
      </w:r>
      <w:r w:rsidR="007453FD" w:rsidRPr="007453FD">
        <w:rPr>
          <w:rFonts w:ascii="Times New Roman" w:eastAsia="华文宋体" w:hAnsi="Times New Roman" w:cs="Times New Roman"/>
        </w:rPr>
        <w:t xml:space="preserve">in the </w:t>
      </w:r>
      <w:r w:rsidR="000110E5">
        <w:rPr>
          <w:rFonts w:ascii="Times New Roman" w:eastAsia="华文宋体" w:hAnsi="Times New Roman" w:cs="Times New Roman"/>
        </w:rPr>
        <w:t>m</w:t>
      </w:r>
      <w:r w:rsidR="00306624" w:rsidRPr="007453FD">
        <w:rPr>
          <w:rFonts w:ascii="Times New Roman" w:eastAsia="华文宋体" w:hAnsi="Times New Roman" w:cs="Times New Roman"/>
        </w:rPr>
        <w:t xml:space="preserve">ain </w:t>
      </w:r>
      <w:r w:rsidR="000110E5">
        <w:rPr>
          <w:rFonts w:ascii="Times New Roman" w:eastAsia="华文宋体" w:hAnsi="Times New Roman" w:cs="Times New Roman"/>
        </w:rPr>
        <w:t>t</w:t>
      </w:r>
      <w:r w:rsidR="00306624" w:rsidRPr="007453FD">
        <w:rPr>
          <w:rFonts w:ascii="Times New Roman" w:eastAsia="华文宋体" w:hAnsi="Times New Roman" w:cs="Times New Roman"/>
        </w:rPr>
        <w:t>ext</w:t>
      </w:r>
      <w:r w:rsidR="0027577D">
        <w:rPr>
          <w:rFonts w:ascii="Times New Roman" w:eastAsia="华文宋体" w:hAnsi="Times New Roman" w:cs="Times New Roman"/>
        </w:rPr>
        <w:t>,</w:t>
      </w:r>
      <w:r w:rsidR="00306624">
        <w:rPr>
          <w:rFonts w:ascii="Times New Roman" w:eastAsia="华文宋体" w:hAnsi="Times New Roman" w:cs="Times New Roman"/>
        </w:rPr>
        <w:t xml:space="preserve"> listing </w:t>
      </w:r>
      <w:r w:rsidR="00306624">
        <w:rPr>
          <w:rFonts w:ascii="Times New Roman" w:eastAsia="华文宋体" w:hAnsi="Times New Roman" w:cs="Times New Roman"/>
        </w:rPr>
        <w:t>both prior results along</w:t>
      </w:r>
      <w:r w:rsidR="0027577D">
        <w:rPr>
          <w:rFonts w:ascii="Times New Roman" w:eastAsia="华文宋体" w:hAnsi="Times New Roman" w:cs="Times New Roman"/>
        </w:rPr>
        <w:t>side</w:t>
      </w:r>
      <w:r w:rsidR="00306624">
        <w:rPr>
          <w:rFonts w:ascii="Times New Roman" w:eastAsia="华文宋体" w:hAnsi="Times New Roman" w:cs="Times New Roman"/>
        </w:rPr>
        <w:t xml:space="preserve"> our </w:t>
      </w:r>
      <w:r w:rsidR="00306624">
        <w:rPr>
          <w:rFonts w:ascii="Times New Roman" w:eastAsia="华文宋体" w:hAnsi="Times New Roman" w:cs="Times New Roman"/>
        </w:rPr>
        <w:t>result</w:t>
      </w:r>
      <w:r w:rsidR="00306624">
        <w:rPr>
          <w:rFonts w:ascii="Times New Roman" w:eastAsia="华文宋体" w:hAnsi="Times New Roman" w:cs="Times New Roman"/>
        </w:rPr>
        <w:t>.</w:t>
      </w:r>
      <w:r w:rsidR="00306624" w:rsidRPr="007453FD">
        <w:rPr>
          <w:rFonts w:ascii="Times New Roman" w:eastAsia="华文宋体" w:hAnsi="Times New Roman" w:cs="Times New Roman"/>
        </w:rPr>
        <w:t xml:space="preserve"> </w:t>
      </w:r>
      <w:r w:rsidR="00306624">
        <w:rPr>
          <w:rFonts w:ascii="Times New Roman" w:eastAsia="华文宋体" w:hAnsi="Times New Roman" w:cs="Times New Roman"/>
        </w:rPr>
        <w:t>V</w:t>
      </w:r>
      <w:r w:rsidR="007453FD" w:rsidRPr="007453FD">
        <w:rPr>
          <w:rFonts w:ascii="Times New Roman" w:eastAsia="华文宋体" w:hAnsi="Times New Roman" w:cs="Times New Roman"/>
        </w:rPr>
        <w:t xml:space="preserve">alues in parentheses are </w:t>
      </w:r>
      <m:oMath>
        <m:r>
          <m:rPr>
            <m:sty m:val="p"/>
          </m:rPr>
          <w:rPr>
            <w:rFonts w:ascii="Cambria Math" w:eastAsia="华文宋体" w:hAnsi="Cambria Math" w:cs="Times New Roman"/>
          </w:rPr>
          <m:t>1σ</m:t>
        </m:r>
      </m:oMath>
      <w:r w:rsidR="007453FD" w:rsidRPr="007453FD">
        <w:rPr>
          <w:rFonts w:ascii="Times New Roman" w:eastAsia="华文宋体" w:hAnsi="Times New Roman" w:cs="Times New Roman"/>
        </w:rPr>
        <w:t xml:space="preserve"> uncertainties. </w:t>
      </w:r>
    </w:p>
    <w:p w14:paraId="2B784929" w14:textId="6EEF86C8" w:rsidR="007453FD" w:rsidRDefault="000B0460" w:rsidP="00944C23">
      <w:pPr>
        <w:spacing w:afterLines="50" w:after="156"/>
        <w:ind w:firstLineChars="202" w:firstLine="424"/>
        <w:rPr>
          <w:rFonts w:ascii="Times New Roman" w:eastAsia="华文宋体" w:hAnsi="Times New Roman" w:cs="Times New Roman"/>
        </w:rPr>
      </w:pPr>
      <w:r>
        <w:rPr>
          <w:rFonts w:ascii="Times New Roman" w:eastAsia="华文宋体" w:hAnsi="Times New Roman" w:cs="Times New Roman"/>
        </w:rPr>
        <w:t>All three results are con</w:t>
      </w:r>
      <w:r>
        <w:rPr>
          <w:rFonts w:ascii="Times New Roman" w:eastAsia="华文宋体" w:hAnsi="Times New Roman" w:cs="Times New Roman"/>
        </w:rPr>
        <w:t xml:space="preserve">sistent within uncertainties. </w:t>
      </w:r>
      <w:r w:rsidR="00732496">
        <w:rPr>
          <w:rFonts w:ascii="Times New Roman" w:eastAsia="华文宋体" w:hAnsi="Times New Roman" w:cs="Times New Roman"/>
        </w:rPr>
        <w:t xml:space="preserve">Our result is more precise than the previous ones by one </w:t>
      </w:r>
      <w:r w:rsidR="00732496">
        <w:rPr>
          <w:rFonts w:ascii="Times New Roman" w:eastAsia="华文宋体" w:hAnsi="Times New Roman" w:cs="Times New Roman"/>
        </w:rPr>
        <w:t xml:space="preserve">and two orders </w:t>
      </w:r>
      <w:r w:rsidR="00732496">
        <w:rPr>
          <w:rFonts w:ascii="Times New Roman" w:eastAsia="华文宋体" w:hAnsi="Times New Roman" w:cs="Times New Roman"/>
        </w:rPr>
        <w:t>of magn</w:t>
      </w:r>
      <w:r w:rsidR="0027577D">
        <w:rPr>
          <w:rFonts w:ascii="Times New Roman" w:eastAsia="华文宋体" w:hAnsi="Times New Roman" w:cs="Times New Roman"/>
        </w:rPr>
        <w:t>i</w:t>
      </w:r>
      <w:r w:rsidR="00732496">
        <w:rPr>
          <w:rFonts w:ascii="Times New Roman" w:eastAsia="华文宋体" w:hAnsi="Times New Roman" w:cs="Times New Roman"/>
        </w:rPr>
        <w:t>tude</w:t>
      </w:r>
      <w:r w:rsidR="00732496">
        <w:rPr>
          <w:rFonts w:ascii="Times New Roman" w:eastAsia="华文宋体" w:hAnsi="Times New Roman" w:cs="Times New Roman"/>
        </w:rPr>
        <w:t>, respectively. Given the large differences in</w:t>
      </w:r>
      <w:r w:rsidR="00732496" w:rsidRPr="007453FD">
        <w:rPr>
          <w:rFonts w:ascii="Times New Roman" w:eastAsia="华文宋体" w:hAnsi="Times New Roman" w:cs="Times New Roman"/>
        </w:rPr>
        <w:t xml:space="preserve"> </w:t>
      </w:r>
      <w:r w:rsidR="007453FD" w:rsidRPr="007453FD">
        <w:rPr>
          <w:rFonts w:ascii="Times New Roman" w:eastAsia="华文宋体" w:hAnsi="Times New Roman" w:cs="Times New Roman"/>
        </w:rPr>
        <w:t>the error bar</w:t>
      </w:r>
      <w:r w:rsidR="00732496">
        <w:rPr>
          <w:rFonts w:ascii="Times New Roman" w:eastAsia="华文宋体" w:hAnsi="Times New Roman" w:cs="Times New Roman"/>
        </w:rPr>
        <w:t xml:space="preserve"> lengths,</w:t>
      </w:r>
      <w:r w:rsidR="007453FD" w:rsidRPr="007453FD">
        <w:rPr>
          <w:rFonts w:ascii="Times New Roman" w:eastAsia="华文宋体" w:hAnsi="Times New Roman" w:cs="Times New Roman"/>
        </w:rPr>
        <w:t xml:space="preserve"> </w:t>
      </w:r>
      <w:r w:rsidR="00306624">
        <w:rPr>
          <w:rFonts w:ascii="Times New Roman" w:eastAsia="华文宋体" w:hAnsi="Times New Roman" w:cs="Times New Roman"/>
        </w:rPr>
        <w:t xml:space="preserve">we find it difficult </w:t>
      </w:r>
      <w:r w:rsidR="00DF3DF4" w:rsidRPr="00DF3DF4">
        <w:rPr>
          <w:rFonts w:ascii="Times New Roman" w:eastAsia="华文宋体" w:hAnsi="Times New Roman" w:cs="Times New Roman"/>
        </w:rPr>
        <w:t>to</w:t>
      </w:r>
      <w:r w:rsidR="00DF3DF4">
        <w:rPr>
          <w:rFonts w:ascii="Times New Roman" w:eastAsia="华文宋体" w:hAnsi="Times New Roman" w:cs="Times New Roman"/>
        </w:rPr>
        <w:t xml:space="preserve"> </w:t>
      </w:r>
      <w:r w:rsidR="00DF3DF4" w:rsidRPr="00DF3DF4">
        <w:rPr>
          <w:rFonts w:ascii="Times New Roman" w:eastAsia="华文宋体" w:hAnsi="Times New Roman" w:cs="Times New Roman"/>
        </w:rPr>
        <w:t xml:space="preserve">present </w:t>
      </w:r>
      <w:r w:rsidR="0027577D">
        <w:rPr>
          <w:rFonts w:ascii="Times New Roman" w:eastAsia="华文宋体" w:hAnsi="Times New Roman" w:cs="Times New Roman"/>
        </w:rPr>
        <w:t>all</w:t>
      </w:r>
      <w:r w:rsidR="00732496">
        <w:rPr>
          <w:rFonts w:ascii="Times New Roman" w:eastAsia="华文宋体" w:hAnsi="Times New Roman" w:cs="Times New Roman"/>
        </w:rPr>
        <w:t xml:space="preserve"> three</w:t>
      </w:r>
      <w:r w:rsidR="00306624">
        <w:rPr>
          <w:rFonts w:ascii="Times New Roman" w:eastAsia="华文宋体" w:hAnsi="Times New Roman" w:cs="Times New Roman"/>
        </w:rPr>
        <w:t xml:space="preserve"> </w:t>
      </w:r>
      <w:r w:rsidR="00306624">
        <w:rPr>
          <w:rFonts w:ascii="Times New Roman" w:eastAsia="华文宋体" w:hAnsi="Times New Roman" w:cs="Times New Roman"/>
        </w:rPr>
        <w:t>results</w:t>
      </w:r>
      <w:r w:rsidR="00DF3DF4" w:rsidRPr="00DF3DF4">
        <w:rPr>
          <w:rFonts w:ascii="Times New Roman" w:eastAsia="华文宋体" w:hAnsi="Times New Roman" w:cs="Times New Roman"/>
        </w:rPr>
        <w:t xml:space="preserve"> </w:t>
      </w:r>
      <w:r w:rsidR="0027577D">
        <w:rPr>
          <w:rFonts w:ascii="Times New Roman" w:eastAsia="华文宋体" w:hAnsi="Times New Roman" w:cs="Times New Roman"/>
        </w:rPr>
        <w:t xml:space="preserve">on </w:t>
      </w:r>
      <w:r w:rsidR="00DF3DF4" w:rsidRPr="00DF3DF4">
        <w:rPr>
          <w:rFonts w:ascii="Times New Roman" w:eastAsia="华文宋体" w:hAnsi="Times New Roman" w:cs="Times New Roman"/>
        </w:rPr>
        <w:t>a single plot.</w:t>
      </w:r>
      <w:r w:rsidR="005E5664" w:rsidRPr="005E5664">
        <w:t xml:space="preserve"> </w:t>
      </w:r>
      <w:r w:rsidR="00306624">
        <w:rPr>
          <w:rFonts w:ascii="Times New Roman" w:eastAsia="华文宋体" w:hAnsi="Times New Roman" w:cs="Times New Roman"/>
        </w:rPr>
        <w:t>Instead</w:t>
      </w:r>
      <w:r w:rsidR="005E5664" w:rsidRPr="005E5664">
        <w:rPr>
          <w:rFonts w:ascii="Times New Roman" w:eastAsia="华文宋体" w:hAnsi="Times New Roman" w:cs="Times New Roman"/>
        </w:rPr>
        <w:t xml:space="preserve">, we </w:t>
      </w:r>
      <w:r w:rsidR="0027577D">
        <w:rPr>
          <w:rFonts w:ascii="Times New Roman" w:eastAsia="华文宋体" w:hAnsi="Times New Roman" w:cs="Times New Roman"/>
        </w:rPr>
        <w:t>hav</w:t>
      </w:r>
      <w:r w:rsidR="0027577D">
        <w:rPr>
          <w:rFonts w:ascii="Times New Roman" w:eastAsia="华文宋体" w:hAnsi="Times New Roman" w:cs="Times New Roman"/>
        </w:rPr>
        <w:t xml:space="preserve">e </w:t>
      </w:r>
      <w:r w:rsidR="00732496">
        <w:rPr>
          <w:rFonts w:ascii="Times New Roman" w:eastAsia="华文宋体" w:hAnsi="Times New Roman" w:cs="Times New Roman"/>
        </w:rPr>
        <w:t>chose</w:t>
      </w:r>
      <w:r w:rsidR="0027577D">
        <w:rPr>
          <w:rFonts w:ascii="Times New Roman" w:eastAsia="华文宋体" w:hAnsi="Times New Roman" w:cs="Times New Roman"/>
        </w:rPr>
        <w:t>n</w:t>
      </w:r>
      <w:r w:rsidR="00732496">
        <w:rPr>
          <w:rFonts w:ascii="Times New Roman" w:eastAsia="华文宋体" w:hAnsi="Times New Roman" w:cs="Times New Roman"/>
        </w:rPr>
        <w:t xml:space="preserve"> to </w:t>
      </w:r>
      <w:r w:rsidR="005E5664" w:rsidRPr="005E5664">
        <w:rPr>
          <w:rFonts w:ascii="Times New Roman" w:eastAsia="华文宋体" w:hAnsi="Times New Roman" w:cs="Times New Roman"/>
        </w:rPr>
        <w:t xml:space="preserve">present the comparison in </w:t>
      </w:r>
      <w:r w:rsidR="00732496">
        <w:rPr>
          <w:rFonts w:ascii="Times New Roman" w:eastAsia="华文宋体" w:hAnsi="Times New Roman" w:cs="Times New Roman"/>
        </w:rPr>
        <w:t>a table</w:t>
      </w:r>
      <w:r w:rsidR="00824BD7">
        <w:rPr>
          <w:rFonts w:ascii="Times New Roman" w:eastAsia="华文宋体" w:hAnsi="Times New Roman" w:cs="Times New Roman"/>
        </w:rPr>
        <w:t xml:space="preserve"> on page 9</w:t>
      </w:r>
      <w:r w:rsidR="005E5664" w:rsidRPr="005E5664">
        <w:rPr>
          <w:rFonts w:ascii="Times New Roman" w:eastAsia="华文宋体" w:hAnsi="Times New Roman" w:cs="Times New Roman"/>
        </w:rPr>
        <w:t>.</w:t>
      </w:r>
    </w:p>
    <w:p w14:paraId="28253FF7" w14:textId="1C03D50D" w:rsidR="004A642B" w:rsidRDefault="004A642B">
      <w:pPr>
        <w:spacing w:afterLines="50" w:after="156"/>
        <w:rPr>
          <w:rFonts w:ascii="Times New Roman" w:eastAsia="华文宋体" w:hAnsi="Times New Roman" w:cs="Times New Roman"/>
        </w:rPr>
      </w:pPr>
    </w:p>
    <w:p w14:paraId="38139EC7" w14:textId="39FCBE4F"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Q1d: </w:t>
      </w:r>
      <w:r>
        <w:rPr>
          <w:rFonts w:ascii="Times New Roman" w:eastAsia="华文宋体" w:hAnsi="Times New Roman" w:cs="Times New Roman"/>
        </w:rPr>
        <w:t>In the part Ratio of nuclear magnetic moments (page 8), the authors compile values of the ratio of nuclear magnetic moment, RL, measured while different experimental parameters are varied to search for systematic effects (Figs. 2 and 3). Why are the different values not overlapping? Please comment on how the average is weighted and why.</w:t>
      </w:r>
    </w:p>
    <w:p w14:paraId="3224955D" w14:textId="470AD8F6" w:rsidR="00A309FF" w:rsidRDefault="00097F00" w:rsidP="006A233E">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6A2B41" w:rsidRPr="006A2B41">
        <w:rPr>
          <w:rFonts w:ascii="Times New Roman" w:eastAsia="华文宋体" w:hAnsi="Times New Roman" w:cs="Times New Roman"/>
        </w:rPr>
        <w:t xml:space="preserve">As </w:t>
      </w:r>
      <w:r w:rsidR="001B2DC1">
        <w:rPr>
          <w:rFonts w:ascii="Times New Roman" w:eastAsia="华文宋体" w:hAnsi="Times New Roman" w:cs="Times New Roman"/>
        </w:rPr>
        <w:t>listed</w:t>
      </w:r>
      <w:r w:rsidR="006A2B41" w:rsidRPr="006A2B41">
        <w:rPr>
          <w:rFonts w:ascii="Times New Roman" w:eastAsia="华文宋体" w:hAnsi="Times New Roman" w:cs="Times New Roman"/>
        </w:rPr>
        <w:t xml:space="preserve"> in the table below, the four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6A2B41" w:rsidRPr="006A2B41">
        <w:rPr>
          <w:rFonts w:ascii="Times New Roman" w:eastAsia="华文宋体" w:hAnsi="Times New Roman" w:cs="Times New Roman"/>
        </w:rPr>
        <w:t xml:space="preserve"> values</w:t>
      </w:r>
      <w:r w:rsidR="001B2DC1">
        <w:rPr>
          <w:rFonts w:ascii="Times New Roman" w:eastAsia="华文宋体" w:hAnsi="Times New Roman" w:cs="Times New Roman"/>
        </w:rPr>
        <w:t xml:space="preserve"> given in Figs. 2 and 3</w:t>
      </w:r>
      <w:r w:rsidR="009D1A19">
        <w:rPr>
          <w:rFonts w:ascii="Times New Roman" w:eastAsia="华文宋体" w:hAnsi="Times New Roman" w:cs="Times New Roman"/>
        </w:rPr>
        <w:t>,</w:t>
      </w:r>
      <w:r w:rsidR="001B2DC1">
        <w:rPr>
          <w:rFonts w:ascii="Times New Roman" w:eastAsia="华文宋体" w:hAnsi="Times New Roman" w:cs="Times New Roman"/>
        </w:rPr>
        <w:t xml:space="preserve"> </w:t>
      </w:r>
      <w:r w:rsidR="001B2DC1">
        <w:rPr>
          <w:rFonts w:ascii="Times New Roman" w:eastAsia="华文宋体" w:hAnsi="Times New Roman" w:cs="Times New Roman"/>
        </w:rPr>
        <w:t>a</w:t>
      </w:r>
      <w:r w:rsidR="001B2DC1">
        <w:rPr>
          <w:rFonts w:ascii="Times New Roman" w:eastAsia="华文宋体" w:hAnsi="Times New Roman" w:cs="Times New Roman"/>
        </w:rPr>
        <w:t>s well as the final average value</w:t>
      </w:r>
      <w:r w:rsidR="009D1A19">
        <w:rPr>
          <w:rFonts w:ascii="Times New Roman" w:eastAsia="华文宋体" w:hAnsi="Times New Roman" w:cs="Times New Roman"/>
        </w:rPr>
        <w:t>,</w:t>
      </w:r>
      <w:r w:rsidR="001B2DC1">
        <w:rPr>
          <w:rFonts w:ascii="Times New Roman" w:eastAsia="华文宋体" w:hAnsi="Times New Roman" w:cs="Times New Roman"/>
        </w:rPr>
        <w:t xml:space="preserve"> </w:t>
      </w:r>
      <w:r w:rsidR="001B2DC1">
        <w:rPr>
          <w:rFonts w:ascii="Times New Roman" w:eastAsia="华文宋体" w:hAnsi="Times New Roman" w:cs="Times New Roman"/>
        </w:rPr>
        <w:t xml:space="preserve">are consistent within the </w:t>
      </w:r>
      <w:r w:rsidR="009D1A19">
        <w:rPr>
          <w:rFonts w:ascii="Times New Roman" w:eastAsia="华文宋体" w:hAnsi="Times New Roman" w:cs="Times New Roman"/>
        </w:rPr>
        <w:t xml:space="preserve">quoted </w:t>
      </w:r>
      <w:r w:rsidR="001B2DC1">
        <w:rPr>
          <w:rFonts w:ascii="Times New Roman" w:eastAsia="华文宋体" w:hAnsi="Times New Roman" w:cs="Times New Roman"/>
        </w:rPr>
        <w:t>uncertainties.</w:t>
      </w:r>
    </w:p>
    <w:p w14:paraId="4082F0D8" w14:textId="3E38210D" w:rsidR="004A642B" w:rsidRDefault="004A642B">
      <w:pPr>
        <w:spacing w:afterLines="50" w:after="156"/>
        <w:rPr>
          <w:rFonts w:ascii="Times New Roman" w:eastAsia="华文宋体" w:hAnsi="Times New Roman" w:cs="Times New Roman"/>
        </w:rPr>
      </w:pPr>
    </w:p>
    <w:tbl>
      <w:tblPr>
        <w:tblStyle w:val="ae"/>
        <w:tblW w:w="0" w:type="auto"/>
        <w:tblInd w:w="2830" w:type="dxa"/>
        <w:tblLook w:val="04A0" w:firstRow="1" w:lastRow="0" w:firstColumn="1" w:lastColumn="0" w:noHBand="0" w:noVBand="1"/>
      </w:tblPr>
      <w:tblGrid>
        <w:gridCol w:w="1184"/>
        <w:gridCol w:w="1249"/>
      </w:tblGrid>
      <w:tr w:rsidR="00D538D5" w14:paraId="53A6D18E" w14:textId="77777777" w:rsidTr="00D538D5">
        <w:trPr>
          <w:trHeight w:val="414"/>
        </w:trPr>
        <w:tc>
          <w:tcPr>
            <w:tcW w:w="1184" w:type="dxa"/>
          </w:tcPr>
          <w:p w14:paraId="7A5E630F" w14:textId="77777777" w:rsidR="00D538D5" w:rsidRDefault="00D538D5">
            <w:pPr>
              <w:spacing w:afterLines="50" w:after="156"/>
              <w:rPr>
                <w:rFonts w:ascii="Times New Roman" w:eastAsia="华文宋体" w:hAnsi="Times New Roman" w:cs="Times New Roman"/>
              </w:rPr>
            </w:pPr>
          </w:p>
        </w:tc>
        <w:tc>
          <w:tcPr>
            <w:tcW w:w="1236" w:type="dxa"/>
          </w:tcPr>
          <w:p w14:paraId="120B396D" w14:textId="77777777" w:rsidR="00D538D5" w:rsidRDefault="00755383">
            <w:pPr>
              <w:spacing w:afterLines="50" w:after="156"/>
              <w:rPr>
                <w:rFonts w:ascii="Times New Roman" w:eastAsia="华文宋体" w:hAnsi="Times New Roman" w:cs="Times New Roman"/>
              </w:rPr>
            </w:pPr>
            <m:oMathPara>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m:oMathPara>
          </w:p>
        </w:tc>
      </w:tr>
      <w:tr w:rsidR="00D538D5" w14:paraId="24183EB1" w14:textId="77777777" w:rsidTr="00D538D5">
        <w:trPr>
          <w:trHeight w:val="414"/>
        </w:trPr>
        <w:tc>
          <w:tcPr>
            <w:tcW w:w="1184" w:type="dxa"/>
          </w:tcPr>
          <w:p w14:paraId="41C20EF3"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 xml:space="preserve">Fig. </w:t>
            </w:r>
            <w:r>
              <w:rPr>
                <w:rFonts w:ascii="Times New Roman" w:eastAsia="华文宋体" w:hAnsi="Times New Roman" w:cs="Times New Roman" w:hint="eastAsia"/>
              </w:rPr>
              <w:t>2b</w:t>
            </w:r>
          </w:p>
        </w:tc>
        <w:tc>
          <w:tcPr>
            <w:tcW w:w="1236" w:type="dxa"/>
          </w:tcPr>
          <w:p w14:paraId="4CC45C5D"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0.726079(3)</w:t>
            </w:r>
          </w:p>
        </w:tc>
      </w:tr>
      <w:tr w:rsidR="00D538D5" w14:paraId="367D3043" w14:textId="77777777" w:rsidTr="00D538D5">
        <w:trPr>
          <w:trHeight w:val="414"/>
        </w:trPr>
        <w:tc>
          <w:tcPr>
            <w:tcW w:w="1184" w:type="dxa"/>
          </w:tcPr>
          <w:p w14:paraId="5129DD26"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lastRenderedPageBreak/>
              <w:t xml:space="preserve">Fig. </w:t>
            </w:r>
            <w:r>
              <w:rPr>
                <w:rFonts w:ascii="Times New Roman" w:eastAsia="华文宋体" w:hAnsi="Times New Roman" w:cs="Times New Roman" w:hint="eastAsia"/>
              </w:rPr>
              <w:t>2d</w:t>
            </w:r>
          </w:p>
        </w:tc>
        <w:tc>
          <w:tcPr>
            <w:tcW w:w="1236" w:type="dxa"/>
          </w:tcPr>
          <w:p w14:paraId="4E15D445"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0.726080(5)</w:t>
            </w:r>
          </w:p>
        </w:tc>
      </w:tr>
      <w:tr w:rsidR="00D538D5" w14:paraId="66B117A2" w14:textId="77777777" w:rsidTr="00D538D5">
        <w:trPr>
          <w:trHeight w:val="414"/>
        </w:trPr>
        <w:tc>
          <w:tcPr>
            <w:tcW w:w="1184" w:type="dxa"/>
          </w:tcPr>
          <w:p w14:paraId="7BB141F8"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Fig. 3a</w:t>
            </w:r>
          </w:p>
        </w:tc>
        <w:tc>
          <w:tcPr>
            <w:tcW w:w="1236" w:type="dxa"/>
          </w:tcPr>
          <w:p w14:paraId="5A3CB9CF"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0.726077(2)</w:t>
            </w:r>
          </w:p>
        </w:tc>
      </w:tr>
      <w:tr w:rsidR="00D538D5" w14:paraId="49D77987" w14:textId="77777777" w:rsidTr="00D538D5">
        <w:trPr>
          <w:trHeight w:val="422"/>
        </w:trPr>
        <w:tc>
          <w:tcPr>
            <w:tcW w:w="1184" w:type="dxa"/>
          </w:tcPr>
          <w:p w14:paraId="32E48F19" w14:textId="77777777" w:rsidR="00D538D5" w:rsidRDefault="00D538D5" w:rsidP="00D538D5">
            <w:pPr>
              <w:spacing w:afterLines="50" w:after="156"/>
              <w:rPr>
                <w:rFonts w:ascii="Times New Roman" w:eastAsia="华文宋体" w:hAnsi="Times New Roman" w:cs="Times New Roman"/>
              </w:rPr>
            </w:pPr>
            <w:r>
              <w:rPr>
                <w:rFonts w:ascii="Times New Roman" w:eastAsia="华文宋体" w:hAnsi="Times New Roman" w:cs="Times New Roman"/>
              </w:rPr>
              <w:t>Fig. 3b</w:t>
            </w:r>
          </w:p>
        </w:tc>
        <w:tc>
          <w:tcPr>
            <w:tcW w:w="1236" w:type="dxa"/>
          </w:tcPr>
          <w:p w14:paraId="0552857B"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0.726072(4)</w:t>
            </w:r>
          </w:p>
        </w:tc>
      </w:tr>
      <w:tr w:rsidR="00D538D5" w14:paraId="087C24A4" w14:textId="77777777" w:rsidTr="00D538D5">
        <w:trPr>
          <w:trHeight w:val="130"/>
        </w:trPr>
        <w:tc>
          <w:tcPr>
            <w:tcW w:w="1184" w:type="dxa"/>
          </w:tcPr>
          <w:p w14:paraId="6A5E1292"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rPr>
              <w:t>Final value</w:t>
            </w:r>
          </w:p>
        </w:tc>
        <w:tc>
          <w:tcPr>
            <w:tcW w:w="1236" w:type="dxa"/>
          </w:tcPr>
          <w:p w14:paraId="35FB65C6" w14:textId="77777777" w:rsidR="00D538D5" w:rsidRDefault="00D538D5" w:rsidP="00D538D5">
            <w:pPr>
              <w:spacing w:afterLines="50" w:after="156"/>
              <w:jc w:val="left"/>
              <w:rPr>
                <w:rFonts w:ascii="Times New Roman" w:eastAsia="华文宋体" w:hAnsi="Times New Roman" w:cs="Times New Roman"/>
              </w:rPr>
            </w:pPr>
            <w:r>
              <w:rPr>
                <w:rFonts w:ascii="Times New Roman" w:eastAsia="华文宋体" w:hAnsi="Times New Roman" w:cs="Times New Roman" w:hint="eastAsia"/>
              </w:rPr>
              <w:t>0.726076</w:t>
            </w:r>
            <w:r>
              <w:rPr>
                <w:rFonts w:ascii="Times New Roman" w:eastAsia="华文宋体" w:hAnsi="Times New Roman" w:cs="Times New Roman"/>
              </w:rPr>
              <w:t>(</w:t>
            </w:r>
            <w:r>
              <w:rPr>
                <w:rFonts w:ascii="Times New Roman" w:eastAsia="华文宋体" w:hAnsi="Times New Roman" w:cs="Times New Roman" w:hint="eastAsia"/>
              </w:rPr>
              <w:t>3)</w:t>
            </w:r>
          </w:p>
        </w:tc>
      </w:tr>
    </w:tbl>
    <w:p w14:paraId="1D96548A" w14:textId="77777777" w:rsidR="004A642B" w:rsidRDefault="004A642B">
      <w:pPr>
        <w:spacing w:afterLines="50" w:after="156"/>
        <w:rPr>
          <w:rFonts w:ascii="Times New Roman" w:eastAsia="华文宋体" w:hAnsi="Times New Roman" w:cs="Times New Roman"/>
        </w:rPr>
      </w:pPr>
    </w:p>
    <w:p w14:paraId="5D6250FD" w14:textId="000C3687" w:rsidR="00E474F1" w:rsidRDefault="00E474F1" w:rsidP="006A233E">
      <w:pPr>
        <w:spacing w:afterLines="50" w:after="156"/>
        <w:ind w:firstLineChars="202" w:firstLine="424"/>
        <w:rPr>
          <w:rFonts w:ascii="Times New Roman" w:eastAsia="华文宋体" w:hAnsi="Times New Roman" w:cs="Times New Roman"/>
        </w:rPr>
      </w:pPr>
      <w:r w:rsidRPr="00D24F2C">
        <w:rPr>
          <w:rFonts w:ascii="Times New Roman" w:eastAsia="华文宋体" w:hAnsi="Times New Roman" w:cs="Times New Roman"/>
        </w:rPr>
        <w:t xml:space="preserve">In Figs. 2b and 2d,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D24F2C">
        <w:rPr>
          <w:rFonts w:ascii="Times New Roman" w:eastAsia="华文宋体" w:hAnsi="Times New Roman" w:cs="Times New Roman"/>
        </w:rPr>
        <w:t xml:space="preserve"> </w:t>
      </w:r>
      <w:r w:rsidR="009D1A19">
        <w:rPr>
          <w:rFonts w:ascii="Times New Roman" w:eastAsia="华文宋体" w:hAnsi="Times New Roman" w:cs="Times New Roman"/>
        </w:rPr>
        <w:t>at</w:t>
      </w:r>
      <w:r w:rsidRPr="00D24F2C">
        <w:rPr>
          <w:rFonts w:ascii="Times New Roman" w:eastAsia="华文宋体" w:hAnsi="Times New Roman" w:cs="Times New Roman"/>
        </w:rPr>
        <w:t xml:space="preserve"> the extremum point </w:t>
      </w:r>
      <w:r w:rsidR="009D1A19">
        <w:rPr>
          <w:rFonts w:ascii="Times New Roman" w:eastAsia="华文宋体" w:hAnsi="Times New Roman" w:cs="Times New Roman"/>
        </w:rPr>
        <w:t>of</w:t>
      </w:r>
      <w:r w:rsidRPr="00D24F2C">
        <w:rPr>
          <w:rFonts w:ascii="Times New Roman" w:eastAsia="华文宋体" w:hAnsi="Times New Roman" w:cs="Times New Roman"/>
        </w:rPr>
        <w:t xml:space="preserve"> a parabolic fit to the data </w:t>
      </w:r>
      <w:r w:rsidR="009D1A19">
        <w:rPr>
          <w:rFonts w:ascii="Times New Roman" w:eastAsia="华文宋体" w:hAnsi="Times New Roman" w:cs="Times New Roman"/>
        </w:rPr>
        <w:t>is obtained</w:t>
      </w:r>
      <w:r w:rsidRPr="00D24F2C">
        <w:rPr>
          <w:rFonts w:ascii="Times New Roman" w:eastAsia="华文宋体" w:hAnsi="Times New Roman" w:cs="Times New Roman"/>
        </w:rPr>
        <w:t xml:space="preserve"> </w:t>
      </w:r>
      <w:r>
        <w:rPr>
          <w:rFonts w:ascii="Times New Roman" w:eastAsia="华文宋体" w:hAnsi="Times New Roman" w:cs="Times New Roman"/>
        </w:rPr>
        <w:t>under</w:t>
      </w:r>
      <w:r w:rsidRPr="00D24F2C">
        <w:rPr>
          <w:rFonts w:ascii="Times New Roman" w:eastAsia="华文宋体" w:hAnsi="Times New Roman" w:cs="Times New Roman"/>
        </w:rPr>
        <w:t xml:space="preserve"> magnetic field</w:t>
      </w:r>
      <w:r w:rsidR="009D1A19">
        <w:rPr>
          <w:rFonts w:ascii="Times New Roman" w:eastAsia="华文宋体" w:hAnsi="Times New Roman" w:cs="Times New Roman"/>
        </w:rPr>
        <w:t>s</w:t>
      </w:r>
      <w:r w:rsidRPr="00D24F2C">
        <w:rPr>
          <w:rFonts w:ascii="Times New Roman" w:eastAsia="华文宋体" w:hAnsi="Times New Roman" w:cs="Times New Roman"/>
        </w:rPr>
        <w:t xml:space="preserve"> </w:t>
      </w:r>
      <w:r w:rsidR="001B2DC1">
        <w:rPr>
          <w:rFonts w:ascii="Times New Roman" w:eastAsia="华文宋体" w:hAnsi="Times New Roman" w:cs="Times New Roman"/>
        </w:rPr>
        <w:t xml:space="preserve">of </w:t>
      </w:r>
      <w:r w:rsidRPr="00D24F2C">
        <w:rPr>
          <w:rFonts w:ascii="Times New Roman" w:eastAsia="华文宋体" w:hAnsi="Times New Roman" w:cs="Times New Roman"/>
        </w:rPr>
        <w:t xml:space="preserve">50 </w:t>
      </w:r>
      <w:proofErr w:type="spellStart"/>
      <w:r w:rsidRPr="00D24F2C">
        <w:rPr>
          <w:rFonts w:ascii="Times New Roman" w:eastAsia="华文宋体" w:hAnsi="Times New Roman" w:cs="Times New Roman"/>
        </w:rPr>
        <w:t>mG</w:t>
      </w:r>
      <w:proofErr w:type="spellEnd"/>
      <w:r w:rsidRPr="00D24F2C">
        <w:rPr>
          <w:rFonts w:ascii="Times New Roman" w:eastAsia="华文宋体" w:hAnsi="Times New Roman" w:cs="Times New Roman"/>
        </w:rPr>
        <w:t xml:space="preserve"> and 100 </w:t>
      </w:r>
      <w:proofErr w:type="spellStart"/>
      <w:r w:rsidRPr="00D24F2C">
        <w:rPr>
          <w:rFonts w:ascii="Times New Roman" w:eastAsia="华文宋体" w:hAnsi="Times New Roman" w:cs="Times New Roman"/>
        </w:rPr>
        <w:t>mG</w:t>
      </w:r>
      <w:proofErr w:type="spellEnd"/>
      <w:r w:rsidR="001B2DC1">
        <w:rPr>
          <w:rFonts w:ascii="Times New Roman" w:eastAsia="华文宋体" w:hAnsi="Times New Roman" w:cs="Times New Roman"/>
        </w:rPr>
        <w:t>, respectively</w:t>
      </w:r>
      <w:r w:rsidRPr="00D24F2C">
        <w:rPr>
          <w:rFonts w:ascii="Times New Roman" w:eastAsia="华文宋体" w:hAnsi="Times New Roman" w:cs="Times New Roman"/>
        </w:rPr>
        <w:t>.</w:t>
      </w:r>
      <w:r>
        <w:rPr>
          <w:rFonts w:ascii="Times New Roman" w:eastAsia="华文宋体" w:hAnsi="Times New Roman" w:cs="Times New Roman"/>
        </w:rPr>
        <w:t xml:space="preserve"> </w:t>
      </w:r>
      <w:r w:rsidRPr="00A92B5D">
        <w:rPr>
          <w:rFonts w:ascii="Times New Roman" w:eastAsia="华文宋体" w:hAnsi="Times New Roman" w:cs="Times New Roman"/>
        </w:rPr>
        <w:t xml:space="preserve">This </w:t>
      </w:r>
      <w:r w:rsidR="009D1A19">
        <w:rPr>
          <w:rFonts w:ascii="Times New Roman" w:eastAsia="华文宋体" w:hAnsi="Times New Roman" w:cs="Times New Roman"/>
        </w:rPr>
        <w:t>was</w:t>
      </w:r>
      <w:r w:rsidRPr="00A92B5D">
        <w:rPr>
          <w:rFonts w:ascii="Times New Roman" w:eastAsia="华文宋体" w:hAnsi="Times New Roman" w:cs="Times New Roman"/>
        </w:rPr>
        <w:t xml:space="preserve"> intended to verify the validity of the tensor shift theory.</w:t>
      </w:r>
      <w:r w:rsidRPr="00A92B5D">
        <w:t xml:space="preserve"> </w:t>
      </w:r>
      <w:r w:rsidRPr="00A92B5D">
        <w:rPr>
          <w:rFonts w:ascii="Times New Roman" w:eastAsia="华文宋体" w:hAnsi="Times New Roman" w:cs="Times New Roman"/>
        </w:rPr>
        <w:t xml:space="preserve">The fitting results confirm that, when the tensor field is aligned with the magnetic field,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Pr="00A92B5D">
        <w:rPr>
          <w:rFonts w:ascii="Times New Roman" w:eastAsia="华文宋体" w:hAnsi="Times New Roman" w:cs="Times New Roman"/>
        </w:rPr>
        <w:t xml:space="preserve"> is independent of </w:t>
      </w:r>
      <w:r w:rsidR="001B2DC1">
        <w:rPr>
          <w:rFonts w:ascii="Times New Roman" w:eastAsia="华文宋体" w:hAnsi="Times New Roman" w:cs="Times New Roman"/>
        </w:rPr>
        <w:t xml:space="preserve">the </w:t>
      </w:r>
      <w:r w:rsidRPr="00A92B5D">
        <w:rPr>
          <w:rFonts w:ascii="Times New Roman" w:eastAsia="华文宋体" w:hAnsi="Times New Roman" w:cs="Times New Roman"/>
        </w:rPr>
        <w:t>magnetic field strength.</w:t>
      </w:r>
    </w:p>
    <w:p w14:paraId="1FC9D686" w14:textId="300E5F45" w:rsidR="00E474F1" w:rsidRDefault="00E474F1" w:rsidP="006A233E">
      <w:pPr>
        <w:spacing w:afterLines="50" w:after="156"/>
        <w:ind w:firstLineChars="202" w:firstLine="424"/>
        <w:rPr>
          <w:rFonts w:ascii="Times New Roman" w:eastAsia="华文宋体" w:hAnsi="Times New Roman" w:cs="Times New Roman"/>
        </w:rPr>
      </w:pPr>
      <w:r w:rsidRPr="00E256EB">
        <w:rPr>
          <w:rFonts w:ascii="Times New Roman" w:eastAsia="华文宋体" w:hAnsi="Times New Roman" w:cs="Times New Roman"/>
        </w:rPr>
        <w:t xml:space="preserve">After </w:t>
      </w:r>
      <w:r w:rsidR="001B2DC1">
        <w:rPr>
          <w:rFonts w:ascii="Times New Roman" w:eastAsia="华文宋体" w:hAnsi="Times New Roman" w:cs="Times New Roman"/>
        </w:rPr>
        <w:t xml:space="preserve">completing </w:t>
      </w:r>
      <w:r w:rsidR="001B2DC1">
        <w:rPr>
          <w:rFonts w:ascii="Times New Roman" w:eastAsia="华文宋体" w:hAnsi="Times New Roman" w:cs="Times New Roman"/>
        </w:rPr>
        <w:t xml:space="preserve">the </w:t>
      </w:r>
      <w:r w:rsidR="001B2DC1">
        <w:rPr>
          <w:rFonts w:ascii="Times New Roman" w:eastAsia="华文宋体" w:hAnsi="Times New Roman" w:cs="Times New Roman" w:hint="eastAsia"/>
        </w:rPr>
        <w:t>field</w:t>
      </w:r>
      <w:r w:rsidR="001B2DC1">
        <w:rPr>
          <w:rFonts w:ascii="Times New Roman" w:eastAsia="华文宋体" w:hAnsi="Times New Roman" w:cs="Times New Roman"/>
        </w:rPr>
        <w:t xml:space="preserve"> alignment </w:t>
      </w:r>
      <w:r w:rsidR="001B2DC1">
        <w:rPr>
          <w:rFonts w:ascii="Times New Roman" w:eastAsia="华文宋体" w:hAnsi="Times New Roman" w:cs="Times New Roman"/>
        </w:rPr>
        <w:t>procedure</w:t>
      </w:r>
      <w:r w:rsidRPr="00E256EB">
        <w:rPr>
          <w:rFonts w:ascii="Times New Roman" w:eastAsia="华文宋体" w:hAnsi="Times New Roman" w:cs="Times New Roman"/>
        </w:rPr>
        <w:t xml:space="preserve">, measurements were conducted at 100 </w:t>
      </w:r>
      <w:proofErr w:type="spellStart"/>
      <w:r w:rsidRPr="00E256EB">
        <w:rPr>
          <w:rFonts w:ascii="Times New Roman" w:eastAsia="华文宋体" w:hAnsi="Times New Roman" w:cs="Times New Roman"/>
        </w:rPr>
        <w:t>mG</w:t>
      </w:r>
      <w:proofErr w:type="spellEnd"/>
      <w:r w:rsidR="001B2DC1" w:rsidRPr="001B2DC1">
        <w:rPr>
          <w:rFonts w:ascii="Times New Roman" w:eastAsia="华文宋体" w:hAnsi="Times New Roman" w:cs="Times New Roman"/>
        </w:rPr>
        <w:t xml:space="preserve"> </w:t>
      </w:r>
      <w:r w:rsidR="001B2DC1">
        <w:rPr>
          <w:rFonts w:ascii="Times New Roman" w:eastAsia="华文宋体" w:hAnsi="Times New Roman" w:cs="Times New Roman"/>
        </w:rPr>
        <w:t>(</w:t>
      </w:r>
      <w:r w:rsidR="001B2DC1" w:rsidRPr="00E256EB">
        <w:rPr>
          <w:rFonts w:ascii="Times New Roman" w:eastAsia="华文宋体" w:hAnsi="Times New Roman" w:cs="Times New Roman"/>
        </w:rPr>
        <w:t>Fig. 3a and 3b</w:t>
      </w:r>
      <w:r w:rsidR="001B2DC1">
        <w:rPr>
          <w:rFonts w:ascii="Times New Roman" w:eastAsia="华文宋体" w:hAnsi="Times New Roman" w:cs="Times New Roman"/>
        </w:rPr>
        <w:t>) to</w:t>
      </w:r>
      <w:r w:rsidRPr="00AD47E5">
        <w:rPr>
          <w:rFonts w:ascii="Times New Roman" w:eastAsia="华文宋体" w:hAnsi="Times New Roman" w:cs="Times New Roman"/>
        </w:rPr>
        <w:t xml:space="preserve"> investigate the dependence </w:t>
      </w:r>
      <w:r w:rsidR="009D1A19">
        <w:rPr>
          <w:rFonts w:ascii="Times New Roman" w:eastAsia="华文宋体" w:hAnsi="Times New Roman" w:cs="Times New Roman"/>
        </w:rPr>
        <w:t xml:space="preserve">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r>
          <w:rPr>
            <w:rFonts w:ascii="Cambria Math" w:eastAsia="华文宋体" w:hAnsi="Cambria Math" w:cs="Times New Roman"/>
          </w:rPr>
          <m:t xml:space="preserve"> </m:t>
        </m:r>
      </m:oMath>
      <w:r w:rsidRPr="00AD47E5">
        <w:rPr>
          <w:rFonts w:ascii="Times New Roman" w:eastAsia="华文宋体" w:hAnsi="Times New Roman" w:cs="Times New Roman"/>
        </w:rPr>
        <w:t xml:space="preserve">on </w:t>
      </w:r>
      <w:r w:rsidR="001B2DC1">
        <w:rPr>
          <w:rFonts w:ascii="Times New Roman" w:eastAsia="华文宋体" w:hAnsi="Times New Roman" w:cs="Times New Roman"/>
        </w:rPr>
        <w:t>key experimental parameters</w:t>
      </w:r>
      <w:r w:rsidR="001B2DC1">
        <w:rPr>
          <w:rFonts w:ascii="Times New Roman" w:eastAsia="华文宋体" w:hAnsi="Times New Roman" w:cs="Times New Roman"/>
        </w:rPr>
        <w:t>.</w:t>
      </w:r>
      <w:r w:rsidRPr="00AD47E5">
        <w:rPr>
          <w:rFonts w:ascii="Times New Roman" w:eastAsia="华文宋体" w:hAnsi="Times New Roman" w:cs="Times New Roman"/>
        </w:rPr>
        <w:t xml:space="preserve"> </w:t>
      </w:r>
      <w:r w:rsidR="001B2DC1">
        <w:rPr>
          <w:rFonts w:ascii="Times New Roman" w:eastAsia="华文宋体" w:hAnsi="Times New Roman" w:cs="Times New Roman"/>
        </w:rPr>
        <w:t>N</w:t>
      </w:r>
      <w:r w:rsidRPr="00AD47E5">
        <w:rPr>
          <w:rFonts w:ascii="Times New Roman" w:eastAsia="华文宋体" w:hAnsi="Times New Roman" w:cs="Times New Roman"/>
        </w:rPr>
        <w:t xml:space="preserve">o </w:t>
      </w:r>
      <w:r w:rsidR="001B2DC1">
        <w:rPr>
          <w:rFonts w:ascii="Times New Roman" w:eastAsia="华文宋体" w:hAnsi="Times New Roman" w:cs="Times New Roman"/>
        </w:rPr>
        <w:t xml:space="preserve">dependence was </w:t>
      </w:r>
      <w:r w:rsidRPr="00AD47E5">
        <w:rPr>
          <w:rFonts w:ascii="Times New Roman" w:eastAsia="华文宋体" w:hAnsi="Times New Roman" w:cs="Times New Roman"/>
        </w:rPr>
        <w:t>observ</w:t>
      </w:r>
      <w:r w:rsidR="001B2DC1">
        <w:rPr>
          <w:rFonts w:ascii="Times New Roman" w:eastAsia="华文宋体" w:hAnsi="Times New Roman" w:cs="Times New Roman"/>
        </w:rPr>
        <w:t>ed</w:t>
      </w:r>
      <w:r w:rsidRPr="00AD47E5">
        <w:rPr>
          <w:rFonts w:ascii="Times New Roman" w:eastAsia="华文宋体" w:hAnsi="Times New Roman" w:cs="Times New Roman"/>
        </w:rPr>
        <w:t>.</w:t>
      </w:r>
      <w:r>
        <w:rPr>
          <w:rFonts w:ascii="Times New Roman" w:eastAsia="华文宋体" w:hAnsi="Times New Roman" w:cs="Times New Roman"/>
        </w:rPr>
        <w:t xml:space="preserve"> </w:t>
      </w:r>
      <w:r w:rsidRPr="00AD47E5">
        <w:rPr>
          <w:rFonts w:ascii="Times New Roman" w:eastAsia="华文宋体" w:hAnsi="Times New Roman" w:cs="Times New Roman"/>
        </w:rPr>
        <w:t>Fig. 3a and 3b​ each yield</w:t>
      </w:r>
      <w:r w:rsidR="00E1386C">
        <w:rPr>
          <w:rFonts w:ascii="Times New Roman" w:eastAsia="华文宋体" w:hAnsi="Times New Roman" w:cs="Times New Roman"/>
        </w:rPr>
        <w:t>s</w:t>
      </w:r>
      <w:r w:rsidRPr="00AD47E5">
        <w:rPr>
          <w:rFonts w:ascii="Times New Roman" w:eastAsia="华文宋体" w:hAnsi="Times New Roman" w:cs="Times New Roman"/>
        </w:rPr>
        <w:t xml:space="preserve"> a weighted mean</w:t>
      </w:r>
      <w:r w:rsidR="009D1A19">
        <w:rPr>
          <w:rFonts w:ascii="Times New Roman" w:eastAsia="华文宋体" w:hAnsi="Times New Roman" w:cs="Times New Roman"/>
        </w:rPr>
        <w:t xml:space="preserve"> value of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E1386C">
        <w:rPr>
          <w:rFonts w:ascii="Times New Roman" w:eastAsia="华文宋体" w:hAnsi="Times New Roman" w:cs="Times New Roman"/>
        </w:rPr>
        <w:t>.</w:t>
      </w:r>
      <w:r w:rsidR="009D1A19">
        <w:rPr>
          <w:rFonts w:ascii="Times New Roman" w:eastAsia="华文宋体" w:hAnsi="Times New Roman" w:cs="Times New Roman"/>
        </w:rPr>
        <w:t xml:space="preserve"> </w:t>
      </w:r>
      <w:r w:rsidR="00E1386C">
        <w:rPr>
          <w:rFonts w:ascii="Times New Roman" w:eastAsia="华文宋体" w:hAnsi="Times New Roman" w:cs="Times New Roman"/>
        </w:rPr>
        <w:t>T</w:t>
      </w:r>
      <w:r w:rsidR="00E1386C" w:rsidRPr="00BA137F">
        <w:rPr>
          <w:rFonts w:ascii="Times New Roman" w:eastAsia="华文宋体" w:hAnsi="Times New Roman" w:cs="Times New Roman"/>
        </w:rPr>
        <w:t xml:space="preserve">he final </w:t>
      </w:r>
      <m:oMath>
        <m:sSub>
          <m:sSubPr>
            <m:ctrlPr>
              <w:rPr>
                <w:rFonts w:ascii="Cambria Math" w:eastAsia="华文宋体" w:hAnsi="Cambria Math" w:cs="Times New Roman"/>
              </w:rPr>
            </m:ctrlPr>
          </m:sSubPr>
          <m:e>
            <m:r>
              <m:rPr>
                <m:sty m:val="p"/>
              </m:rPr>
              <w:rPr>
                <w:rFonts w:ascii="Cambria Math" w:eastAsia="华文宋体" w:hAnsi="Cambria Math" w:cs="Times New Roman"/>
              </w:rPr>
              <m:t>R</m:t>
            </m:r>
          </m:e>
          <m:sub>
            <m:r>
              <m:rPr>
                <m:sty m:val="p"/>
              </m:rPr>
              <w:rPr>
                <w:rFonts w:ascii="Cambria Math" w:eastAsia="华文宋体" w:hAnsi="Cambria Math" w:cs="Times New Roman"/>
              </w:rPr>
              <m:t>L</m:t>
            </m:r>
          </m:sub>
        </m:sSub>
      </m:oMath>
      <w:r w:rsidR="00E1386C">
        <w:rPr>
          <w:rFonts w:ascii="Times New Roman" w:eastAsia="华文宋体" w:hAnsi="Times New Roman" w:cs="Times New Roman" w:hint="eastAsia"/>
        </w:rPr>
        <w:t xml:space="preserve"> value</w:t>
      </w:r>
      <w:r w:rsidR="00E1386C">
        <w:rPr>
          <w:rFonts w:ascii="Times New Roman" w:eastAsia="华文宋体" w:hAnsi="Times New Roman" w:cs="Times New Roman"/>
        </w:rPr>
        <w:t xml:space="preserve"> is</w:t>
      </w:r>
      <w:r w:rsidR="009D1A19">
        <w:rPr>
          <w:rFonts w:ascii="Times New Roman" w:eastAsia="华文宋体" w:hAnsi="Times New Roman" w:cs="Times New Roman"/>
        </w:rPr>
        <w:t xml:space="preserve"> </w:t>
      </w:r>
      <w:r w:rsidR="009D1A19">
        <w:rPr>
          <w:rFonts w:ascii="Times New Roman" w:eastAsia="华文宋体" w:hAnsi="Times New Roman" w:cs="Times New Roman"/>
        </w:rPr>
        <w:t>the</w:t>
      </w:r>
      <w:r w:rsidRPr="00721BE4">
        <w:rPr>
          <w:rFonts w:ascii="Times New Roman" w:eastAsia="华文宋体" w:hAnsi="Times New Roman" w:cs="Times New Roman"/>
        </w:rPr>
        <w:t xml:space="preserve"> weighted average of </w:t>
      </w:r>
      <w:r w:rsidR="009D1A19">
        <w:rPr>
          <w:rFonts w:ascii="Times New Roman" w:eastAsia="华文宋体" w:hAnsi="Times New Roman" w:cs="Times New Roman"/>
        </w:rPr>
        <w:t>the</w:t>
      </w:r>
      <w:r w:rsidR="00E1386C">
        <w:rPr>
          <w:rFonts w:ascii="Times New Roman" w:eastAsia="华文宋体" w:hAnsi="Times New Roman" w:cs="Times New Roman"/>
        </w:rPr>
        <w:t>se</w:t>
      </w:r>
      <w:r w:rsidR="009D1A19">
        <w:rPr>
          <w:rFonts w:ascii="Times New Roman" w:eastAsia="华文宋体" w:hAnsi="Times New Roman" w:cs="Times New Roman"/>
        </w:rPr>
        <w:t xml:space="preserve"> two </w:t>
      </w:r>
      <w:r w:rsidR="00E1386C">
        <w:rPr>
          <w:rFonts w:ascii="Times New Roman" w:eastAsia="华文宋体" w:hAnsi="Times New Roman" w:cs="Times New Roman"/>
        </w:rPr>
        <w:t>results</w:t>
      </w:r>
      <w:r w:rsidRPr="00BA137F">
        <w:rPr>
          <w:rFonts w:ascii="Times New Roman" w:eastAsia="华文宋体" w:hAnsi="Times New Roman" w:cs="Times New Roman"/>
        </w:rPr>
        <w:t>.</w:t>
      </w:r>
      <w:r>
        <w:rPr>
          <w:rFonts w:ascii="Times New Roman" w:eastAsia="华文宋体" w:hAnsi="Times New Roman" w:cs="Times New Roman"/>
        </w:rPr>
        <w:t xml:space="preserve"> </w:t>
      </w:r>
      <w:r w:rsidRPr="00766CF1">
        <w:rPr>
          <w:rFonts w:ascii="Times New Roman" w:eastAsia="华文宋体" w:hAnsi="Times New Roman" w:cs="Times New Roman"/>
        </w:rPr>
        <w:t xml:space="preserve">Additional details have been added </w:t>
      </w:r>
      <w:r>
        <w:rPr>
          <w:rFonts w:ascii="Times New Roman" w:eastAsia="华文宋体" w:hAnsi="Times New Roman" w:cs="Times New Roman"/>
        </w:rPr>
        <w:t>in</w:t>
      </w:r>
      <w:r w:rsidRPr="00766CF1">
        <w:rPr>
          <w:rFonts w:ascii="Times New Roman" w:eastAsia="华文宋体" w:hAnsi="Times New Roman" w:cs="Times New Roman"/>
        </w:rPr>
        <w:t xml:space="preserve"> the “Ratio of nuclear magnetic moments”</w:t>
      </w:r>
      <w:r w:rsidR="009D1A19">
        <w:rPr>
          <w:rFonts w:ascii="Times New Roman" w:eastAsia="华文宋体" w:hAnsi="Times New Roman" w:cs="Times New Roman"/>
        </w:rPr>
        <w:t xml:space="preserve"> section of the </w:t>
      </w:r>
      <w:r w:rsidR="000110E5">
        <w:rPr>
          <w:rFonts w:ascii="Times New Roman" w:eastAsia="华文宋体" w:hAnsi="Times New Roman" w:cs="Times New Roman"/>
        </w:rPr>
        <w:t>m</w:t>
      </w:r>
      <w:r w:rsidR="009D1A19">
        <w:rPr>
          <w:rFonts w:ascii="Times New Roman" w:eastAsia="华文宋体" w:hAnsi="Times New Roman" w:cs="Times New Roman"/>
        </w:rPr>
        <w:t xml:space="preserve">ain </w:t>
      </w:r>
      <w:r w:rsidR="000110E5">
        <w:rPr>
          <w:rFonts w:ascii="Times New Roman" w:eastAsia="华文宋体" w:hAnsi="Times New Roman" w:cs="Times New Roman"/>
        </w:rPr>
        <w:t>t</w:t>
      </w:r>
      <w:r w:rsidR="009D1A19">
        <w:rPr>
          <w:rFonts w:ascii="Times New Roman" w:eastAsia="华文宋体" w:hAnsi="Times New Roman" w:cs="Times New Roman"/>
        </w:rPr>
        <w:t>ext</w:t>
      </w:r>
      <w:r w:rsidR="008E5461">
        <w:rPr>
          <w:rFonts w:ascii="Times New Roman" w:eastAsia="华文宋体" w:hAnsi="Times New Roman" w:cs="Times New Roman"/>
        </w:rPr>
        <w:t xml:space="preserve"> on page 8</w:t>
      </w:r>
      <w:r>
        <w:rPr>
          <w:rFonts w:ascii="Times New Roman" w:eastAsia="华文宋体" w:hAnsi="Times New Roman" w:cs="Times New Roman"/>
        </w:rPr>
        <w:t>.</w:t>
      </w:r>
    </w:p>
    <w:p w14:paraId="2B35E503" w14:textId="77777777" w:rsidR="004A642B" w:rsidRPr="00E474F1" w:rsidRDefault="004A642B">
      <w:pPr>
        <w:spacing w:afterLines="50" w:after="156"/>
        <w:rPr>
          <w:rFonts w:ascii="Times New Roman" w:eastAsia="华文宋体" w:hAnsi="Times New Roman" w:cs="Times New Roman"/>
        </w:rPr>
      </w:pPr>
    </w:p>
    <w:p w14:paraId="4D9F6461" w14:textId="1B9FD313" w:rsidR="004A642B" w:rsidRDefault="00E1386C">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Q2a: </w:t>
      </w:r>
      <w:r w:rsidR="00400F25">
        <w:rPr>
          <w:rFonts w:ascii="Times New Roman" w:eastAsia="华文宋体" w:hAnsi="Times New Roman" w:cs="Times New Roman"/>
        </w:rPr>
        <w:t>The perspective of the paper concerns the search the of EDM using their experimental apparatus. As we understand, the main point here is that using a comagnetometer (rather than a single specie) should help reduced magnetic field noises which are currently the limiting factor.</w:t>
      </w:r>
    </w:p>
    <w:p w14:paraId="76DAB13B" w14:textId="06323A60" w:rsidR="004A642B" w:rsidRDefault="00400F25">
      <w:pPr>
        <w:spacing w:afterLines="50" w:after="156"/>
        <w:rPr>
          <w:rFonts w:ascii="Times New Roman" w:eastAsia="华文宋体" w:hAnsi="Times New Roman" w:cs="Times New Roman"/>
        </w:rPr>
      </w:pPr>
      <w:r>
        <w:rPr>
          <w:rFonts w:ascii="Times New Roman" w:eastAsia="华文宋体" w:hAnsi="Times New Roman" w:cs="Times New Roman"/>
        </w:rPr>
        <w:t>In the introduction, authors claim that the glass vapor cell comagnetometer are unsuitable to search for “short-range interactions below ~ 100 µm”. Could they elaborate? A citation would help here.</w:t>
      </w:r>
    </w:p>
    <w:p w14:paraId="49D0BD89" w14:textId="5577B99E" w:rsidR="00E1386C"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400F25">
        <w:rPr>
          <w:rFonts w:ascii="Times New Roman" w:eastAsia="华文宋体" w:hAnsi="Times New Roman" w:cs="Times New Roman"/>
        </w:rPr>
        <w:t xml:space="preserve">In Feng, Y.-K. et al., </w:t>
      </w:r>
      <w:r w:rsidR="00400F25">
        <w:rPr>
          <w:rFonts w:ascii="Times New Roman" w:eastAsia="华文宋体" w:hAnsi="Times New Roman" w:cs="Times New Roman" w:hint="eastAsia"/>
        </w:rPr>
        <w:t xml:space="preserve">2022 </w:t>
      </w:r>
      <w:r w:rsidR="00400F25">
        <w:rPr>
          <w:rFonts w:ascii="Times New Roman" w:eastAsia="华文宋体" w:hAnsi="Times New Roman" w:cs="Times New Roman"/>
        </w:rPr>
        <w:t>[13], the authors note</w:t>
      </w:r>
      <w:r w:rsidR="00E1386C">
        <w:rPr>
          <w:rFonts w:ascii="Times New Roman" w:eastAsia="华文宋体" w:hAnsi="Times New Roman" w:cs="Times New Roman"/>
        </w:rPr>
        <w:t>d</w:t>
      </w:r>
      <w:r w:rsidR="00400F25">
        <w:rPr>
          <w:rFonts w:ascii="Times New Roman" w:eastAsia="华文宋体" w:hAnsi="Times New Roman" w:cs="Times New Roman"/>
        </w:rPr>
        <w:t xml:space="preserve"> that, “its (the cell) end wall perpendicular to the long axis has a thickness of</w:t>
      </w:r>
      <w:r w:rsidR="00400F25">
        <w:rPr>
          <w:rFonts w:ascii="Times New Roman" w:eastAsia="华文宋体" w:hAnsi="Times New Roman" w:cs="Times New Roman" w:hint="eastAsia"/>
        </w:rPr>
        <w:t xml:space="preserve"> </w:t>
      </w:r>
      <w:r w:rsidR="00400F25">
        <w:rPr>
          <w:rFonts w:ascii="Times New Roman" w:eastAsia="华文宋体" w:hAnsi="Times New Roman" w:cs="Times New Roman"/>
        </w:rPr>
        <w:t xml:space="preserve">0.5 mm”, and “results are mainly limited by the </w:t>
      </w:r>
      <w:proofErr w:type="spellStart"/>
      <w:r w:rsidR="00400F25">
        <w:rPr>
          <w:rFonts w:ascii="Times New Roman" w:eastAsia="华文宋体" w:hAnsi="Times New Roman" w:cs="Times New Roman"/>
        </w:rPr>
        <w:t>Rb</w:t>
      </w:r>
      <w:proofErr w:type="spellEnd"/>
      <w:r w:rsidR="00400F25">
        <w:rPr>
          <w:rFonts w:ascii="Times New Roman" w:eastAsia="华文宋体" w:hAnsi="Times New Roman" w:cs="Times New Roman"/>
        </w:rPr>
        <w:t xml:space="preserve"> magnetometer sensitivity, and by the minimum distance between the BGO mass and </w:t>
      </w:r>
      <w:proofErr w:type="spellStart"/>
      <w:r w:rsidR="00400F25">
        <w:rPr>
          <w:rFonts w:ascii="Times New Roman" w:eastAsia="华文宋体" w:hAnsi="Times New Roman" w:cs="Times New Roman"/>
        </w:rPr>
        <w:t>Xe</w:t>
      </w:r>
      <w:proofErr w:type="spellEnd"/>
      <w:r w:rsidR="00400F25">
        <w:rPr>
          <w:rFonts w:ascii="Times New Roman" w:eastAsia="华文宋体" w:hAnsi="Times New Roman" w:cs="Times New Roman"/>
        </w:rPr>
        <w:t xml:space="preserve"> atoms</w:t>
      </w:r>
      <w:proofErr w:type="gramStart"/>
      <w:r w:rsidR="00400F25">
        <w:rPr>
          <w:rFonts w:ascii="Times New Roman" w:eastAsia="华文宋体" w:hAnsi="Times New Roman" w:cs="Times New Roman"/>
        </w:rPr>
        <w:t>. ”</w:t>
      </w:r>
      <w:proofErr w:type="gramEnd"/>
      <w:r w:rsidR="00400F25">
        <w:rPr>
          <w:rFonts w:ascii="Times New Roman" w:eastAsia="华文宋体" w:hAnsi="Times New Roman" w:cs="Times New Roman"/>
        </w:rPr>
        <w:t xml:space="preserve"> </w:t>
      </w:r>
    </w:p>
    <w:p w14:paraId="3ECE1606" w14:textId="6EF863C2" w:rsidR="007A5314" w:rsidRDefault="00E358A9" w:rsidP="00082307">
      <w:pPr>
        <w:spacing w:afterLines="50" w:after="156"/>
        <w:ind w:firstLineChars="202" w:firstLine="424"/>
        <w:rPr>
          <w:rFonts w:ascii="Times New Roman" w:eastAsia="华文宋体" w:hAnsi="Times New Roman" w:cs="Times New Roman"/>
        </w:rPr>
      </w:pPr>
      <w:r w:rsidRPr="00E358A9">
        <w:rPr>
          <w:rFonts w:ascii="Times New Roman" w:eastAsia="华文宋体" w:hAnsi="Times New Roman" w:cs="Times New Roman"/>
        </w:rPr>
        <w:t>In vapor-cell experiment</w:t>
      </w:r>
      <w:r w:rsidR="003429A4">
        <w:rPr>
          <w:rFonts w:ascii="Times New Roman" w:eastAsia="华文宋体" w:hAnsi="Times New Roman" w:cs="Times New Roman"/>
        </w:rPr>
        <w:t>s</w:t>
      </w:r>
      <w:r w:rsidRPr="00E358A9">
        <w:rPr>
          <w:rFonts w:ascii="Times New Roman" w:eastAsia="华文宋体" w:hAnsi="Times New Roman" w:cs="Times New Roman"/>
        </w:rPr>
        <w:t>,</w:t>
      </w:r>
      <w:r>
        <w:rPr>
          <w:rFonts w:ascii="Times New Roman" w:eastAsia="华文宋体" w:hAnsi="Times New Roman" w:cs="Times New Roman"/>
        </w:rPr>
        <w:t xml:space="preserve"> </w:t>
      </w:r>
      <w:r w:rsidR="003429A4" w:rsidRPr="003429A4">
        <w:rPr>
          <w:rFonts w:ascii="Times New Roman" w:eastAsia="华文宋体" w:hAnsi="Times New Roman" w:cs="Times New Roman"/>
        </w:rPr>
        <w:t xml:space="preserve">the </w:t>
      </w:r>
      <w:r w:rsidR="00E1386C">
        <w:rPr>
          <w:rFonts w:ascii="Times New Roman" w:eastAsia="华文宋体" w:hAnsi="Times New Roman" w:cs="Times New Roman"/>
        </w:rPr>
        <w:t xml:space="preserve">wall </w:t>
      </w:r>
      <w:r w:rsidR="003429A4" w:rsidRPr="003429A4">
        <w:rPr>
          <w:rFonts w:ascii="Times New Roman" w:eastAsia="华文宋体" w:hAnsi="Times New Roman" w:cs="Times New Roman"/>
        </w:rPr>
        <w:t>thickness</w:t>
      </w:r>
      <w:r w:rsidR="00D305D2" w:rsidRPr="00D305D2">
        <w:rPr>
          <w:rFonts w:ascii="Times New Roman" w:eastAsia="华文宋体" w:hAnsi="Times New Roman" w:cs="Times New Roman"/>
        </w:rPr>
        <w:t xml:space="preserve"> </w:t>
      </w:r>
      <w:r w:rsidR="0067446D">
        <w:rPr>
          <w:rFonts w:ascii="Times New Roman" w:eastAsia="华文宋体" w:hAnsi="Times New Roman" w:cs="Times New Roman"/>
        </w:rPr>
        <w:t>prevents</w:t>
      </w:r>
      <w:r w:rsidR="00D305D2" w:rsidRPr="00D305D2">
        <w:rPr>
          <w:rFonts w:ascii="Times New Roman" w:eastAsia="华文宋体" w:hAnsi="Times New Roman" w:cs="Times New Roman"/>
        </w:rPr>
        <w:t xml:space="preserve"> the atom–mass separation</w:t>
      </w:r>
      <w:r w:rsidR="003429A4" w:rsidRPr="003429A4">
        <w:rPr>
          <w:rFonts w:ascii="Times New Roman" w:eastAsia="华文宋体" w:hAnsi="Times New Roman" w:cs="Times New Roman"/>
        </w:rPr>
        <w:t xml:space="preserve"> </w:t>
      </w:r>
      <w:r w:rsidR="00FF495D">
        <w:rPr>
          <w:rFonts w:ascii="Times New Roman" w:eastAsia="华文宋体" w:hAnsi="Times New Roman" w:cs="Times New Roman"/>
        </w:rPr>
        <w:t>from</w:t>
      </w:r>
      <w:r w:rsidR="003429A4" w:rsidRPr="003429A4">
        <w:rPr>
          <w:rFonts w:ascii="Times New Roman" w:eastAsia="华文宋体" w:hAnsi="Times New Roman" w:cs="Times New Roman"/>
        </w:rPr>
        <w:t xml:space="preserve"> </w:t>
      </w:r>
      <w:r w:rsidR="00E1386C">
        <w:rPr>
          <w:rFonts w:ascii="Times New Roman" w:eastAsia="华文宋体" w:hAnsi="Times New Roman" w:cs="Times New Roman"/>
        </w:rPr>
        <w:t xml:space="preserve">reaching the </w:t>
      </w:r>
      <w:r w:rsidR="00FF495D">
        <w:rPr>
          <w:rFonts w:ascii="Times New Roman" w:eastAsia="华文宋体" w:hAnsi="Times New Roman" w:cs="Times New Roman"/>
        </w:rPr>
        <w:t>sub-</w:t>
      </w:r>
      <w:r w:rsidR="003429A4" w:rsidRPr="003429A4">
        <w:rPr>
          <w:rFonts w:ascii="Times New Roman" w:eastAsia="华文宋体" w:hAnsi="Times New Roman" w:cs="Times New Roman"/>
        </w:rPr>
        <w:t>100 </w:t>
      </w:r>
      <m:oMath>
        <m:r>
          <m:rPr>
            <m:sty m:val="p"/>
          </m:rPr>
          <w:rPr>
            <w:rFonts w:ascii="Cambria Math" w:eastAsia="华文宋体" w:hAnsi="Cambria Math" w:cs="Times New Roman"/>
          </w:rPr>
          <m:t>μ</m:t>
        </m:r>
        <m:r>
          <m:rPr>
            <m:sty m:val="p"/>
          </m:rPr>
          <w:rPr>
            <w:rFonts w:ascii="Cambria Math" w:eastAsia="华文宋体" w:hAnsi="Cambria Math" w:cs="Times New Roman"/>
          </w:rPr>
          <m:t>m</m:t>
        </m:r>
      </m:oMath>
      <w:r w:rsidR="00A34726">
        <w:rPr>
          <w:rFonts w:ascii="Times New Roman" w:eastAsia="华文宋体" w:hAnsi="Times New Roman" w:cs="Times New Roman" w:hint="eastAsia"/>
        </w:rPr>
        <w:t xml:space="preserve"> </w:t>
      </w:r>
      <w:r w:rsidR="00A34726">
        <w:rPr>
          <w:rFonts w:ascii="Times New Roman" w:eastAsia="华文宋体" w:hAnsi="Times New Roman" w:cs="Times New Roman"/>
        </w:rPr>
        <w:t>range</w:t>
      </w:r>
      <w:r w:rsidR="003429A4" w:rsidRPr="003429A4">
        <w:rPr>
          <w:rFonts w:ascii="Times New Roman" w:eastAsia="华文宋体" w:hAnsi="Times New Roman" w:cs="Times New Roman"/>
        </w:rPr>
        <w:t>.</w:t>
      </w:r>
      <w:r w:rsidR="00D305D2" w:rsidRPr="00D305D2">
        <w:t xml:space="preserve"> </w:t>
      </w:r>
      <w:r w:rsidR="00D305D2" w:rsidRPr="00D305D2">
        <w:rPr>
          <w:rFonts w:ascii="Times New Roman" w:eastAsia="华文宋体" w:hAnsi="Times New Roman" w:cs="Times New Roman"/>
        </w:rPr>
        <w:t>Moreover, atoms are distributed throughout the cell</w:t>
      </w:r>
      <w:r w:rsidR="00127334">
        <w:rPr>
          <w:rFonts w:ascii="Times New Roman" w:eastAsia="华文宋体" w:hAnsi="Times New Roman" w:cs="Times New Roman"/>
        </w:rPr>
        <w:t xml:space="preserve"> </w:t>
      </w:r>
      <w:r w:rsidR="00127334" w:rsidRPr="00127334">
        <w:rPr>
          <w:rFonts w:ascii="Times New Roman" w:eastAsia="华文宋体" w:hAnsi="Times New Roman" w:cs="Times New Roman"/>
        </w:rPr>
        <w:t xml:space="preserve">and </w:t>
      </w:r>
      <w:r w:rsidR="00E1386C">
        <w:rPr>
          <w:rFonts w:ascii="Times New Roman" w:eastAsia="华文宋体" w:hAnsi="Times New Roman" w:cs="Times New Roman"/>
        </w:rPr>
        <w:t xml:space="preserve">only wander </w:t>
      </w:r>
      <w:r w:rsidR="00E1386C">
        <w:rPr>
          <w:rFonts w:ascii="Times New Roman" w:eastAsia="华文宋体" w:hAnsi="Times New Roman" w:cs="Times New Roman"/>
        </w:rPr>
        <w:t>in</w:t>
      </w:r>
      <w:r w:rsidR="00E1386C">
        <w:rPr>
          <w:rFonts w:ascii="Times New Roman" w:eastAsia="华文宋体" w:hAnsi="Times New Roman" w:cs="Times New Roman"/>
        </w:rPr>
        <w:t>to the region</w:t>
      </w:r>
      <w:r w:rsidR="00127334" w:rsidRPr="00127334">
        <w:rPr>
          <w:rFonts w:ascii="Times New Roman" w:eastAsia="华文宋体" w:hAnsi="Times New Roman" w:cs="Times New Roman"/>
        </w:rPr>
        <w:t xml:space="preserve"> closest to the </w:t>
      </w:r>
      <w:r w:rsidR="00E1386C">
        <w:rPr>
          <w:rFonts w:ascii="Times New Roman" w:eastAsia="华文宋体" w:hAnsi="Times New Roman" w:cs="Times New Roman"/>
        </w:rPr>
        <w:t xml:space="preserve">wall and </w:t>
      </w:r>
      <w:r w:rsidR="00127334" w:rsidRPr="00127334">
        <w:rPr>
          <w:rFonts w:ascii="Times New Roman" w:eastAsia="华文宋体" w:hAnsi="Times New Roman" w:cs="Times New Roman"/>
        </w:rPr>
        <w:t>mass</w:t>
      </w:r>
      <w:r w:rsidR="00E1386C">
        <w:rPr>
          <w:rFonts w:ascii="Times New Roman" w:eastAsia="华文宋体" w:hAnsi="Times New Roman" w:cs="Times New Roman"/>
        </w:rPr>
        <w:t xml:space="preserve"> for a small fraction of the time</w:t>
      </w:r>
      <w:r w:rsidR="00D305D2" w:rsidRPr="00D305D2">
        <w:rPr>
          <w:rFonts w:ascii="Times New Roman" w:eastAsia="华文宋体" w:hAnsi="Times New Roman" w:cs="Times New Roman"/>
        </w:rPr>
        <w:t xml:space="preserve">, </w:t>
      </w:r>
      <w:r w:rsidR="009A2D53">
        <w:rPr>
          <w:rFonts w:ascii="Times New Roman" w:eastAsia="华文宋体" w:hAnsi="Times New Roman" w:cs="Times New Roman"/>
        </w:rPr>
        <w:t xml:space="preserve">which </w:t>
      </w:r>
      <w:r w:rsidR="00E1386C">
        <w:rPr>
          <w:rFonts w:ascii="Times New Roman" w:eastAsia="华文宋体" w:hAnsi="Times New Roman" w:cs="Times New Roman"/>
        </w:rPr>
        <w:t xml:space="preserve">further </w:t>
      </w:r>
      <w:r w:rsidR="009A2D53">
        <w:rPr>
          <w:rFonts w:ascii="Times New Roman" w:eastAsia="华文宋体" w:hAnsi="Times New Roman" w:cs="Times New Roman"/>
        </w:rPr>
        <w:t>dilutes</w:t>
      </w:r>
      <w:r w:rsidR="00D305D2" w:rsidRPr="00D305D2">
        <w:rPr>
          <w:rFonts w:ascii="Times New Roman" w:eastAsia="华文宋体" w:hAnsi="Times New Roman" w:cs="Times New Roman"/>
        </w:rPr>
        <w:t xml:space="preserve"> </w:t>
      </w:r>
      <w:r w:rsidR="008E0FD8">
        <w:rPr>
          <w:rFonts w:ascii="Times New Roman" w:eastAsia="华文宋体" w:hAnsi="Times New Roman" w:cs="Times New Roman"/>
        </w:rPr>
        <w:t>the</w:t>
      </w:r>
      <w:r w:rsidR="00E1386C">
        <w:rPr>
          <w:rFonts w:ascii="Times New Roman" w:eastAsia="华文宋体" w:hAnsi="Times New Roman" w:cs="Times New Roman"/>
        </w:rPr>
        <w:t xml:space="preserve"> sensitivity to </w:t>
      </w:r>
      <w:r w:rsidR="00445A6D" w:rsidRPr="00445A6D">
        <w:rPr>
          <w:rFonts w:ascii="Times New Roman" w:eastAsia="华文宋体" w:hAnsi="Times New Roman" w:cs="Times New Roman"/>
        </w:rPr>
        <w:t xml:space="preserve">short‑range </w:t>
      </w:r>
      <w:r w:rsidR="008E0FD8">
        <w:rPr>
          <w:rFonts w:ascii="Times New Roman" w:eastAsia="华文宋体" w:hAnsi="Times New Roman" w:cs="Times New Roman"/>
        </w:rPr>
        <w:t>interactions</w:t>
      </w:r>
      <w:r w:rsidR="00445A6D" w:rsidRPr="00445A6D">
        <w:rPr>
          <w:rFonts w:ascii="Times New Roman" w:eastAsia="华文宋体" w:hAnsi="Times New Roman" w:cs="Times New Roman"/>
        </w:rPr>
        <w:t>.</w:t>
      </w:r>
      <w:r w:rsidR="00ED752B">
        <w:rPr>
          <w:rFonts w:ascii="Times New Roman" w:eastAsia="华文宋体" w:hAnsi="Times New Roman" w:cs="Times New Roman"/>
        </w:rPr>
        <w:t xml:space="preserve"> W</w:t>
      </w:r>
      <w:r w:rsidR="00ED752B">
        <w:rPr>
          <w:rFonts w:ascii="Times New Roman" w:eastAsia="华文宋体" w:hAnsi="Times New Roman" w:cs="Times New Roman"/>
        </w:rPr>
        <w:t xml:space="preserve">e have added </w:t>
      </w:r>
      <w:r w:rsidR="00ED752B" w:rsidRPr="00683DFF">
        <w:rPr>
          <w:rFonts w:ascii="Times New Roman" w:eastAsia="华文宋体" w:hAnsi="Times New Roman" w:cs="Times New Roman"/>
        </w:rPr>
        <w:t xml:space="preserve">this description </w:t>
      </w:r>
      <w:r w:rsidR="00ED752B">
        <w:rPr>
          <w:rFonts w:ascii="Times New Roman" w:eastAsia="华文宋体" w:hAnsi="Times New Roman" w:cs="Times New Roman"/>
        </w:rPr>
        <w:t>in</w:t>
      </w:r>
      <w:r w:rsidR="00ED752B" w:rsidRPr="00766CF1">
        <w:rPr>
          <w:rFonts w:ascii="Times New Roman" w:eastAsia="华文宋体" w:hAnsi="Times New Roman" w:cs="Times New Roman"/>
        </w:rPr>
        <w:t xml:space="preserve"> the “</w:t>
      </w:r>
      <w:r w:rsidR="00ED752B">
        <w:rPr>
          <w:rFonts w:ascii="Times New Roman" w:eastAsia="华文宋体" w:hAnsi="Times New Roman" w:cs="Times New Roman"/>
        </w:rPr>
        <w:t>Introduction</w:t>
      </w:r>
      <w:r w:rsidR="00ED752B" w:rsidRPr="00766CF1">
        <w:rPr>
          <w:rFonts w:ascii="Times New Roman" w:eastAsia="华文宋体" w:hAnsi="Times New Roman" w:cs="Times New Roman"/>
        </w:rPr>
        <w:t>”</w:t>
      </w:r>
      <w:r w:rsidR="00ED752B">
        <w:rPr>
          <w:rFonts w:ascii="Times New Roman" w:eastAsia="华文宋体" w:hAnsi="Times New Roman" w:cs="Times New Roman"/>
        </w:rPr>
        <w:t xml:space="preserve"> section of the </w:t>
      </w:r>
      <w:r w:rsidR="00ED752B">
        <w:rPr>
          <w:rFonts w:ascii="Times New Roman" w:eastAsia="华文宋体" w:hAnsi="Times New Roman" w:cs="Times New Roman"/>
        </w:rPr>
        <w:t>m</w:t>
      </w:r>
      <w:r w:rsidR="00ED752B">
        <w:rPr>
          <w:rFonts w:ascii="Times New Roman" w:eastAsia="华文宋体" w:hAnsi="Times New Roman" w:cs="Times New Roman"/>
        </w:rPr>
        <w:t xml:space="preserve">ain </w:t>
      </w:r>
      <w:r w:rsidR="00ED752B">
        <w:rPr>
          <w:rFonts w:ascii="Times New Roman" w:eastAsia="华文宋体" w:hAnsi="Times New Roman" w:cs="Times New Roman"/>
        </w:rPr>
        <w:t>t</w:t>
      </w:r>
      <w:r w:rsidR="00ED752B">
        <w:rPr>
          <w:rFonts w:ascii="Times New Roman" w:eastAsia="华文宋体" w:hAnsi="Times New Roman" w:cs="Times New Roman"/>
        </w:rPr>
        <w:t>ext</w:t>
      </w:r>
      <w:r w:rsidR="00ED752B" w:rsidRPr="00683DFF">
        <w:rPr>
          <w:rFonts w:ascii="Times New Roman" w:eastAsia="华文宋体" w:hAnsi="Times New Roman" w:cs="Times New Roman"/>
        </w:rPr>
        <w:t xml:space="preserve"> </w:t>
      </w:r>
      <w:r w:rsidR="00ED752B">
        <w:rPr>
          <w:rFonts w:ascii="Times New Roman" w:eastAsia="华文宋体" w:hAnsi="Times New Roman" w:cs="Times New Roman" w:hint="eastAsia"/>
        </w:rPr>
        <w:t>on</w:t>
      </w:r>
      <w:r w:rsidR="00ED752B">
        <w:rPr>
          <w:rFonts w:ascii="Times New Roman" w:eastAsia="华文宋体" w:hAnsi="Times New Roman" w:cs="Times New Roman"/>
        </w:rPr>
        <w:t xml:space="preserve"> </w:t>
      </w:r>
      <w:r w:rsidR="00ED752B">
        <w:rPr>
          <w:rFonts w:ascii="Times New Roman" w:eastAsia="华文宋体" w:hAnsi="Times New Roman" w:cs="Times New Roman"/>
        </w:rPr>
        <w:t>page</w:t>
      </w:r>
      <w:r w:rsidR="00ED752B">
        <w:rPr>
          <w:rFonts w:ascii="Times New Roman" w:eastAsia="华文宋体" w:hAnsi="Times New Roman" w:cs="Times New Roman"/>
        </w:rPr>
        <w:t xml:space="preserve"> </w:t>
      </w:r>
      <w:r w:rsidR="00ED752B">
        <w:rPr>
          <w:rFonts w:ascii="Times New Roman" w:eastAsia="华文宋体" w:hAnsi="Times New Roman" w:cs="Times New Roman"/>
        </w:rPr>
        <w:t>2</w:t>
      </w:r>
      <w:r w:rsidR="00ED752B" w:rsidRPr="00683DFF">
        <w:rPr>
          <w:rFonts w:ascii="Times New Roman" w:eastAsia="华文宋体" w:hAnsi="Times New Roman" w:cs="Times New Roman"/>
        </w:rPr>
        <w:t>.</w:t>
      </w:r>
    </w:p>
    <w:p w14:paraId="5BB5FF2C" w14:textId="5D619AC0" w:rsidR="004A642B" w:rsidRDefault="004A642B">
      <w:pPr>
        <w:spacing w:afterLines="50" w:after="156"/>
        <w:rPr>
          <w:rFonts w:ascii="Times New Roman" w:eastAsia="华文宋体" w:hAnsi="Times New Roman" w:cs="Times New Roman"/>
        </w:rPr>
      </w:pPr>
    </w:p>
    <w:p w14:paraId="700B333E"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 xml:space="preserve">Q2b: </w:t>
      </w:r>
      <w:r>
        <w:rPr>
          <w:rFonts w:ascii="Times New Roman" w:eastAsia="华文宋体" w:hAnsi="Times New Roman" w:cs="Times New Roman"/>
        </w:rPr>
        <w:t>Authors estimate an improvement of the sensitivity to spin-mass coupling by up to three orders of magnitude. Could they also elaborate on this? A plot showing current limits together with their projected sensitivity would, in my opinion, strengthen the paper.</w:t>
      </w:r>
    </w:p>
    <w:p w14:paraId="78B9D6D1" w14:textId="00F12244" w:rsidR="001E3F73" w:rsidRDefault="00097F00" w:rsidP="00D513EE">
      <w:pPr>
        <w:spacing w:afterLines="50" w:after="156"/>
        <w:rPr>
          <w:rFonts w:ascii="Times New Roman" w:eastAsia="华文宋体" w:hAnsi="Times New Roman" w:cs="Times New Roman"/>
        </w:rPr>
      </w:pPr>
      <w:r w:rsidRPr="007D7D04">
        <w:rPr>
          <w:rFonts w:ascii="Times New Roman" w:hAnsi="Times New Roman" w:cs="Times New Roman"/>
          <w:b/>
        </w:rPr>
        <w:t>Answer:</w:t>
      </w:r>
      <w:r w:rsidRPr="00ED752B">
        <w:rPr>
          <w:rFonts w:ascii="Times New Roman" w:eastAsia="华文宋体" w:hAnsi="Times New Roman" w:cs="Times New Roman"/>
        </w:rPr>
        <w:t xml:space="preserve"> </w:t>
      </w:r>
      <w:r w:rsidR="002C0D00" w:rsidRPr="00ED752B">
        <w:rPr>
          <w:rFonts w:ascii="Times New Roman" w:eastAsia="华文宋体" w:hAnsi="Times New Roman" w:cs="Times New Roman"/>
        </w:rPr>
        <w:t xml:space="preserve">The </w:t>
      </w:r>
      <w:r w:rsidR="00DB6D23">
        <w:rPr>
          <w:rFonts w:ascii="Times New Roman" w:eastAsia="华文宋体" w:hAnsi="Times New Roman" w:cs="Times New Roman" w:hint="eastAsia"/>
        </w:rPr>
        <w:t>figure</w:t>
      </w:r>
      <w:r w:rsidR="00DB6D23">
        <w:rPr>
          <w:rFonts w:ascii="Times New Roman" w:eastAsia="华文宋体" w:hAnsi="Times New Roman" w:cs="Times New Roman"/>
        </w:rPr>
        <w:t xml:space="preserve"> </w:t>
      </w:r>
      <w:r w:rsidR="002C0D00" w:rsidRPr="00ED752B">
        <w:rPr>
          <w:rFonts w:ascii="Times New Roman" w:eastAsia="华文宋体" w:hAnsi="Times New Roman" w:cs="Times New Roman"/>
        </w:rPr>
        <w:t>below illustrate</w:t>
      </w:r>
      <w:r w:rsidR="00DB6D23">
        <w:rPr>
          <w:rFonts w:ascii="Times New Roman" w:eastAsia="华文宋体" w:hAnsi="Times New Roman" w:cs="Times New Roman"/>
        </w:rPr>
        <w:t>s</w:t>
      </w:r>
      <w:r w:rsidR="002C0D00" w:rsidRPr="00ED752B">
        <w:rPr>
          <w:rFonts w:ascii="Times New Roman" w:eastAsia="华文宋体" w:hAnsi="Times New Roman" w:cs="Times New Roman"/>
        </w:rPr>
        <w:t xml:space="preserve"> the projected sensitivity to </w:t>
      </w:r>
      <w:r w:rsidR="002C0D00">
        <w:rPr>
          <w:rFonts w:ascii="Times New Roman" w:eastAsia="华文宋体" w:hAnsi="Times New Roman" w:cs="Times New Roman"/>
        </w:rPr>
        <w:t>spin-mass couplings</w:t>
      </w:r>
      <w:r w:rsidR="002C0D00" w:rsidRPr="00ED752B">
        <w:rPr>
          <w:rFonts w:ascii="Times New Roman" w:eastAsia="华文宋体" w:hAnsi="Times New Roman" w:cs="Times New Roman"/>
        </w:rPr>
        <w:t xml:space="preserve">. </w:t>
      </w:r>
      <w:r w:rsidR="00B3201E" w:rsidRPr="00B3201E">
        <w:rPr>
          <w:rFonts w:ascii="Times New Roman" w:eastAsia="华文宋体" w:hAnsi="Times New Roman" w:cs="Times New Roman"/>
        </w:rPr>
        <w:t xml:space="preserve">The green curve (5) </w:t>
      </w:r>
      <w:r w:rsidR="00DB6D23">
        <w:rPr>
          <w:rFonts w:ascii="Times New Roman" w:eastAsia="华文宋体" w:hAnsi="Times New Roman" w:cs="Times New Roman"/>
        </w:rPr>
        <w:t>corresponds to</w:t>
      </w:r>
      <w:r w:rsidR="00B3201E" w:rsidRPr="00B3201E">
        <w:rPr>
          <w:rFonts w:ascii="Times New Roman" w:eastAsia="华文宋体" w:hAnsi="Times New Roman" w:cs="Times New Roman"/>
        </w:rPr>
        <w:t xml:space="preserve"> a comagnetometer consisting of a single ¹⁷¹Yb and a single ¹⁷³Yb atom </w:t>
      </w:r>
      <w:r w:rsidR="002C0D00">
        <w:rPr>
          <w:rFonts w:ascii="Times New Roman" w:eastAsia="华文宋体" w:hAnsi="Times New Roman" w:cs="Times New Roman"/>
        </w:rPr>
        <w:t>h</w:t>
      </w:r>
      <w:r w:rsidR="002C0D00">
        <w:rPr>
          <w:rFonts w:ascii="Times New Roman" w:eastAsia="华文宋体" w:hAnsi="Times New Roman" w:cs="Times New Roman"/>
        </w:rPr>
        <w:t xml:space="preserve">eld </w:t>
      </w:r>
      <w:r w:rsidR="00DB6D23">
        <w:rPr>
          <w:rFonts w:ascii="Times New Roman" w:eastAsia="华文宋体" w:hAnsi="Times New Roman" w:cs="Times New Roman"/>
        </w:rPr>
        <w:t>in</w:t>
      </w:r>
      <w:r w:rsidR="002C0D00">
        <w:rPr>
          <w:rFonts w:ascii="Times New Roman" w:eastAsia="华文宋体" w:hAnsi="Times New Roman" w:cs="Times New Roman"/>
        </w:rPr>
        <w:t xml:space="preserve"> </w:t>
      </w:r>
      <w:r w:rsidR="002C0D00">
        <w:rPr>
          <w:rFonts w:ascii="Times New Roman" w:eastAsia="华文宋体" w:hAnsi="Times New Roman" w:cs="Times New Roman"/>
        </w:rPr>
        <w:t>a</w:t>
      </w:r>
      <w:r w:rsidR="002C0D00">
        <w:rPr>
          <w:rFonts w:ascii="Times New Roman" w:eastAsia="华文宋体" w:hAnsi="Times New Roman" w:cs="Times New Roman"/>
        </w:rPr>
        <w:t>n optical</w:t>
      </w:r>
      <w:r w:rsidR="002C0D00" w:rsidRPr="00B3201E">
        <w:rPr>
          <w:rFonts w:ascii="Times New Roman" w:eastAsia="华文宋体" w:hAnsi="Times New Roman" w:cs="Times New Roman"/>
        </w:rPr>
        <w:t xml:space="preserve"> </w:t>
      </w:r>
      <w:r w:rsidR="00B3201E" w:rsidRPr="00B3201E">
        <w:rPr>
          <w:rFonts w:ascii="Times New Roman" w:eastAsia="华文宋体" w:hAnsi="Times New Roman" w:cs="Times New Roman"/>
        </w:rPr>
        <w:t xml:space="preserve">tweezer, with a </w:t>
      </w:r>
      <w:r w:rsidR="00D513EE" w:rsidRPr="00D513EE">
        <w:rPr>
          <w:rFonts w:ascii="Times New Roman" w:eastAsia="华文宋体" w:hAnsi="Times New Roman" w:cs="Times New Roman"/>
        </w:rPr>
        <w:t>minimum separation of</w:t>
      </w:r>
      <w:r w:rsidR="00B3201E" w:rsidRPr="00B3201E">
        <w:rPr>
          <w:rFonts w:ascii="Times New Roman" w:eastAsia="华文宋体" w:hAnsi="Times New Roman" w:cs="Times New Roman"/>
        </w:rPr>
        <w:t xml:space="preserve"> </w:t>
      </w:r>
      <m:oMath>
        <m:r>
          <m:rPr>
            <m:sty m:val="p"/>
          </m:rPr>
          <w:rPr>
            <w:rFonts w:ascii="Cambria Math" w:eastAsia="华文宋体" w:hAnsi="Cambria Math" w:cs="Times New Roman"/>
          </w:rPr>
          <m:t>5 μm</m:t>
        </m:r>
      </m:oMath>
      <w:r w:rsidR="00D513EE">
        <w:rPr>
          <w:rFonts w:ascii="Times New Roman" w:eastAsia="华文宋体" w:hAnsi="Times New Roman" w:cs="Times New Roman" w:hint="eastAsia"/>
        </w:rPr>
        <w:t xml:space="preserve"> between</w:t>
      </w:r>
      <w:r w:rsidR="00D513EE">
        <w:rPr>
          <w:rFonts w:ascii="Times New Roman" w:eastAsia="华文宋体" w:hAnsi="Times New Roman" w:cs="Times New Roman"/>
        </w:rPr>
        <w:t xml:space="preserve"> </w:t>
      </w:r>
      <w:r w:rsidR="002C0D00">
        <w:rPr>
          <w:rFonts w:ascii="Times New Roman" w:eastAsia="华文宋体" w:hAnsi="Times New Roman" w:cs="Times New Roman"/>
        </w:rPr>
        <w:t xml:space="preserve">the </w:t>
      </w:r>
      <w:r w:rsidR="00D513EE">
        <w:rPr>
          <w:rFonts w:ascii="Times New Roman" w:eastAsia="华文宋体" w:hAnsi="Times New Roman" w:cs="Times New Roman" w:hint="eastAsia"/>
        </w:rPr>
        <w:t>atom</w:t>
      </w:r>
      <w:r w:rsidR="00D513EE">
        <w:rPr>
          <w:rFonts w:ascii="Times New Roman" w:eastAsia="华文宋体" w:hAnsi="Times New Roman" w:cs="Times New Roman"/>
        </w:rPr>
        <w:t xml:space="preserve">s and </w:t>
      </w:r>
      <w:r w:rsidR="002C0D00">
        <w:rPr>
          <w:rFonts w:ascii="Times New Roman" w:eastAsia="华文宋体" w:hAnsi="Times New Roman" w:cs="Times New Roman"/>
        </w:rPr>
        <w:t xml:space="preserve">a </w:t>
      </w:r>
      <w:r w:rsidR="00D513EE">
        <w:rPr>
          <w:rFonts w:ascii="Times New Roman" w:eastAsia="华文宋体" w:hAnsi="Times New Roman" w:cs="Times New Roman"/>
        </w:rPr>
        <w:t>platinum test mass</w:t>
      </w:r>
      <w:r w:rsidR="00B3201E" w:rsidRPr="00B3201E">
        <w:rPr>
          <w:rFonts w:ascii="Times New Roman" w:eastAsia="华文宋体" w:hAnsi="Times New Roman" w:cs="Times New Roman"/>
        </w:rPr>
        <w:t>. Assuming a measurement cycle of 30 s (interrogation time</w:t>
      </w:r>
      <w:r w:rsidR="002C0D00">
        <w:rPr>
          <w:rFonts w:ascii="Times New Roman" w:eastAsia="华文宋体" w:hAnsi="Times New Roman" w:cs="Times New Roman"/>
        </w:rPr>
        <w:t>: 10</w:t>
      </w:r>
      <w:r w:rsidR="002C0D00">
        <w:rPr>
          <w:rFonts w:ascii="Times New Roman" w:eastAsia="华文宋体" w:hAnsi="Times New Roman" w:cs="Times New Roman"/>
        </w:rPr>
        <w:t xml:space="preserve"> s</w:t>
      </w:r>
      <w:r w:rsidR="00B3201E" w:rsidRPr="00B3201E">
        <w:rPr>
          <w:rFonts w:ascii="Times New Roman" w:eastAsia="华文宋体" w:hAnsi="Times New Roman" w:cs="Times New Roman"/>
        </w:rPr>
        <w:t xml:space="preserve">) and a total </w:t>
      </w:r>
      <w:r w:rsidR="002C0D00">
        <w:rPr>
          <w:rFonts w:ascii="Times New Roman" w:eastAsia="华文宋体" w:hAnsi="Times New Roman" w:cs="Times New Roman"/>
        </w:rPr>
        <w:t>data accumulation</w:t>
      </w:r>
      <w:r w:rsidR="002C0D00" w:rsidRPr="00B3201E">
        <w:rPr>
          <w:rFonts w:ascii="Times New Roman" w:eastAsia="华文宋体" w:hAnsi="Times New Roman" w:cs="Times New Roman"/>
        </w:rPr>
        <w:t xml:space="preserve"> </w:t>
      </w:r>
      <w:r w:rsidR="00B3201E" w:rsidRPr="00B3201E">
        <w:rPr>
          <w:rFonts w:ascii="Times New Roman" w:eastAsia="华文宋体" w:hAnsi="Times New Roman" w:cs="Times New Roman"/>
        </w:rPr>
        <w:t>time of 30 days (~</w:t>
      </w:r>
      <w:r w:rsidR="002C0D00">
        <w:rPr>
          <w:rFonts w:ascii="Times New Roman" w:eastAsia="华文宋体" w:hAnsi="Times New Roman" w:cs="Times New Roman"/>
        </w:rPr>
        <w:t xml:space="preserve"> </w:t>
      </w:r>
      <w:r w:rsidR="00B3201E" w:rsidRPr="00B3201E">
        <w:rPr>
          <w:rFonts w:ascii="Times New Roman" w:eastAsia="华文宋体" w:hAnsi="Times New Roman" w:cs="Times New Roman"/>
        </w:rPr>
        <w:t>30,000 cycles), the project</w:t>
      </w:r>
      <w:r w:rsidR="002C0D00">
        <w:rPr>
          <w:rFonts w:ascii="Times New Roman" w:eastAsia="华文宋体" w:hAnsi="Times New Roman" w:cs="Times New Roman"/>
        </w:rPr>
        <w:t xml:space="preserve">ed </w:t>
      </w:r>
      <w:r w:rsidR="00B3201E" w:rsidRPr="00B3201E">
        <w:rPr>
          <w:rFonts w:ascii="Times New Roman" w:eastAsia="华文宋体" w:hAnsi="Times New Roman" w:cs="Times New Roman"/>
        </w:rPr>
        <w:t xml:space="preserve">sensitivity to </w:t>
      </w:r>
      <m:oMath>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s</m:t>
            </m:r>
          </m:sub>
        </m:sSub>
        <m:sSub>
          <m:sSubPr>
            <m:ctrlPr>
              <w:rPr>
                <w:rFonts w:ascii="Cambria Math" w:eastAsia="华文宋体" w:hAnsi="Cambria Math" w:cs="Times New Roman"/>
              </w:rPr>
            </m:ctrlPr>
          </m:sSubPr>
          <m:e>
            <m:r>
              <m:rPr>
                <m:sty m:val="p"/>
              </m:rPr>
              <w:rPr>
                <w:rFonts w:ascii="Cambria Math" w:eastAsia="华文宋体" w:hAnsi="Cambria Math" w:cs="Times New Roman"/>
              </w:rPr>
              <m:t>g</m:t>
            </m:r>
          </m:e>
          <m:sub>
            <m:r>
              <m:rPr>
                <m:sty m:val="p"/>
              </m:rPr>
              <w:rPr>
                <w:rFonts w:ascii="Cambria Math" w:eastAsia="华文宋体" w:hAnsi="Cambria Math" w:cs="Times New Roman"/>
              </w:rPr>
              <m:t>p</m:t>
            </m:r>
          </m:sub>
        </m:sSub>
      </m:oMath>
      <w:r w:rsidR="00B3201E" w:rsidRPr="00B3201E">
        <w:rPr>
          <w:rFonts w:ascii="Times New Roman" w:eastAsia="华文宋体" w:hAnsi="Times New Roman" w:cs="Times New Roman"/>
        </w:rPr>
        <w:t xml:space="preserve"> at </w:t>
      </w:r>
      <m:oMath>
        <m:r>
          <m:rPr>
            <m:sty m:val="p"/>
          </m:rPr>
          <w:rPr>
            <w:rFonts w:ascii="Cambria Math" w:eastAsia="华文宋体" w:hAnsi="Cambria Math" w:cs="Times New Roman"/>
          </w:rPr>
          <m:t xml:space="preserve">λ=4 </m:t>
        </m:r>
        <m:r>
          <m:rPr>
            <m:sty m:val="p"/>
          </m:rPr>
          <w:rPr>
            <w:rFonts w:ascii="Cambria Math" w:eastAsia="华文宋体" w:hAnsi="Cambria Math" w:cs="Times New Roman"/>
          </w:rPr>
          <m:t>μ</m:t>
        </m:r>
        <m:r>
          <m:rPr>
            <m:sty m:val="p"/>
          </m:rPr>
          <w:rPr>
            <w:rFonts w:ascii="Cambria Math" w:eastAsia="华文宋体" w:hAnsi="Cambria Math" w:cs="Times New Roman"/>
          </w:rPr>
          <m:t>m</m:t>
        </m:r>
      </m:oMath>
      <w:r w:rsidR="00B3201E" w:rsidRPr="00B3201E">
        <w:rPr>
          <w:rFonts w:ascii="Times New Roman" w:eastAsia="华文宋体" w:hAnsi="Times New Roman" w:cs="Times New Roman"/>
        </w:rPr>
        <w:t xml:space="preserve"> would improve </w:t>
      </w:r>
      <w:r w:rsidR="00B3201E" w:rsidRPr="00B3201E">
        <w:rPr>
          <w:rFonts w:ascii="Times New Roman" w:eastAsia="华文宋体" w:hAnsi="Times New Roman" w:cs="Times New Roman"/>
        </w:rPr>
        <w:lastRenderedPageBreak/>
        <w:t>by three orders of magnitude over the previous best limit (Guigue, M. et al., 2015 [36]).</w:t>
      </w:r>
      <w:r w:rsidR="00683DFF">
        <w:rPr>
          <w:rFonts w:ascii="Times New Roman" w:eastAsia="华文宋体" w:hAnsi="Times New Roman" w:cs="Times New Roman"/>
        </w:rPr>
        <w:t xml:space="preserve"> </w:t>
      </w:r>
      <w:r w:rsidR="002C0D00">
        <w:rPr>
          <w:rFonts w:ascii="Times New Roman" w:eastAsia="华文宋体" w:hAnsi="Times New Roman" w:cs="Times New Roman"/>
        </w:rPr>
        <w:t>Following the Reviewer comment</w:t>
      </w:r>
      <w:r w:rsidR="00683DFF" w:rsidRPr="00683DFF">
        <w:rPr>
          <w:rFonts w:ascii="Times New Roman" w:eastAsia="华文宋体" w:hAnsi="Times New Roman" w:cs="Times New Roman"/>
        </w:rPr>
        <w:t xml:space="preserve">, </w:t>
      </w:r>
      <w:r w:rsidR="002C0D00">
        <w:rPr>
          <w:rFonts w:ascii="Times New Roman" w:eastAsia="华文宋体" w:hAnsi="Times New Roman" w:cs="Times New Roman"/>
        </w:rPr>
        <w:t xml:space="preserve">we have added </w:t>
      </w:r>
      <w:r w:rsidR="00683DFF" w:rsidRPr="00683DFF">
        <w:rPr>
          <w:rFonts w:ascii="Times New Roman" w:eastAsia="华文宋体" w:hAnsi="Times New Roman" w:cs="Times New Roman"/>
        </w:rPr>
        <w:t xml:space="preserve">this description to the </w:t>
      </w:r>
      <w:r w:rsidR="002C0D00">
        <w:rPr>
          <w:rFonts w:ascii="Times New Roman" w:eastAsia="华文宋体" w:hAnsi="Times New Roman" w:cs="Times New Roman"/>
        </w:rPr>
        <w:t>m</w:t>
      </w:r>
      <w:r w:rsidR="002C0D00" w:rsidRPr="00683DFF">
        <w:rPr>
          <w:rFonts w:ascii="Times New Roman" w:eastAsia="华文宋体" w:hAnsi="Times New Roman" w:cs="Times New Roman"/>
        </w:rPr>
        <w:t xml:space="preserve">ain </w:t>
      </w:r>
      <w:r w:rsidR="00683DFF" w:rsidRPr="00683DFF">
        <w:rPr>
          <w:rFonts w:ascii="Times New Roman" w:eastAsia="华文宋体" w:hAnsi="Times New Roman" w:cs="Times New Roman"/>
        </w:rPr>
        <w:t>text</w:t>
      </w:r>
      <w:r w:rsidR="00543F99">
        <w:rPr>
          <w:rFonts w:ascii="Times New Roman" w:eastAsia="华文宋体" w:hAnsi="Times New Roman" w:cs="Times New Roman"/>
        </w:rPr>
        <w:t xml:space="preserve"> on page 10</w:t>
      </w:r>
      <w:r w:rsidR="00683DFF" w:rsidRPr="00683DFF">
        <w:rPr>
          <w:rFonts w:ascii="Times New Roman" w:eastAsia="华文宋体" w:hAnsi="Times New Roman" w:cs="Times New Roman"/>
        </w:rPr>
        <w:t>.</w:t>
      </w:r>
    </w:p>
    <w:p w14:paraId="360D8A6D" w14:textId="60F9D13B" w:rsidR="001E3F73" w:rsidRDefault="00690703">
      <w:pPr>
        <w:spacing w:afterLines="50" w:after="156"/>
        <w:rPr>
          <w:rFonts w:ascii="Times New Roman" w:eastAsia="华文宋体" w:hAnsi="Times New Roman" w:cs="Times New Roman"/>
        </w:rPr>
      </w:pPr>
      <w:r>
        <w:rPr>
          <w:rFonts w:ascii="Times New Roman" w:eastAsia="华文宋体" w:hAnsi="Times New Roman" w:cs="Times New Roman"/>
        </w:rPr>
        <w:t xml:space="preserve">We </w:t>
      </w:r>
      <w:r w:rsidR="00DB6D23">
        <w:rPr>
          <w:rFonts w:ascii="Times New Roman" w:eastAsia="华文宋体" w:hAnsi="Times New Roman" w:cs="Times New Roman"/>
        </w:rPr>
        <w:t>have chosen</w:t>
      </w:r>
      <w:r>
        <w:rPr>
          <w:rFonts w:ascii="Times New Roman" w:eastAsia="华文宋体" w:hAnsi="Times New Roman" w:cs="Times New Roman"/>
        </w:rPr>
        <w:t xml:space="preserve"> not to include the </w:t>
      </w:r>
      <w:r w:rsidR="00DB6D23">
        <w:rPr>
          <w:rFonts w:ascii="Times New Roman" w:eastAsia="华文宋体" w:hAnsi="Times New Roman" w:cs="Times New Roman"/>
        </w:rPr>
        <w:t>figure</w:t>
      </w:r>
      <w:r>
        <w:rPr>
          <w:rFonts w:ascii="Times New Roman" w:eastAsia="华文宋体" w:hAnsi="Times New Roman" w:cs="Times New Roman"/>
        </w:rPr>
        <w:t xml:space="preserve"> in </w:t>
      </w:r>
      <w:r w:rsidR="00DB6D23">
        <w:rPr>
          <w:rFonts w:ascii="Times New Roman" w:eastAsia="华文宋体" w:hAnsi="Times New Roman" w:cs="Times New Roman"/>
        </w:rPr>
        <w:t>the present</w:t>
      </w:r>
      <w:r>
        <w:rPr>
          <w:rFonts w:ascii="Times New Roman" w:eastAsia="华文宋体" w:hAnsi="Times New Roman" w:cs="Times New Roman"/>
        </w:rPr>
        <w:t xml:space="preserve"> paper. </w:t>
      </w:r>
      <w:r w:rsidR="00DB6D23">
        <w:rPr>
          <w:rFonts w:ascii="Times New Roman" w:eastAsia="华文宋体" w:hAnsi="Times New Roman" w:cs="Times New Roman"/>
        </w:rPr>
        <w:t>A search experiment based on these principles are currently underway</w:t>
      </w:r>
      <w:r w:rsidR="00C76AD6" w:rsidRPr="00C76AD6">
        <w:rPr>
          <w:rFonts w:ascii="Times New Roman" w:eastAsia="华文宋体" w:hAnsi="Times New Roman" w:cs="Times New Roman"/>
        </w:rPr>
        <w:t xml:space="preserve">. The physical parameters </w:t>
      </w:r>
      <w:r>
        <w:rPr>
          <w:rFonts w:ascii="Times New Roman" w:eastAsia="华文宋体" w:hAnsi="Times New Roman" w:cs="Times New Roman"/>
        </w:rPr>
        <w:t>described above</w:t>
      </w:r>
      <w:r w:rsidRPr="00C76AD6">
        <w:rPr>
          <w:rFonts w:ascii="Times New Roman" w:eastAsia="华文宋体" w:hAnsi="Times New Roman" w:cs="Times New Roman"/>
        </w:rPr>
        <w:t xml:space="preserve"> </w:t>
      </w:r>
      <w:r w:rsidR="00C76AD6" w:rsidRPr="00C76AD6">
        <w:rPr>
          <w:rFonts w:ascii="Times New Roman" w:eastAsia="华文宋体" w:hAnsi="Times New Roman" w:cs="Times New Roman"/>
        </w:rPr>
        <w:t xml:space="preserve">and </w:t>
      </w:r>
      <w:r w:rsidR="00DB6D23">
        <w:rPr>
          <w:rFonts w:ascii="Times New Roman" w:eastAsia="华文宋体" w:hAnsi="Times New Roman" w:cs="Times New Roman"/>
        </w:rPr>
        <w:t xml:space="preserve">the associated </w:t>
      </w:r>
      <w:r w:rsidR="00C76AD6" w:rsidRPr="00C76AD6">
        <w:rPr>
          <w:rFonts w:ascii="Times New Roman" w:eastAsia="华文宋体" w:hAnsi="Times New Roman" w:cs="Times New Roman"/>
        </w:rPr>
        <w:t xml:space="preserve">systematic errors </w:t>
      </w:r>
      <w:r w:rsidR="00DB6D23">
        <w:rPr>
          <w:rFonts w:ascii="Times New Roman" w:eastAsia="华文宋体" w:hAnsi="Times New Roman" w:cs="Times New Roman"/>
        </w:rPr>
        <w:t>remain</w:t>
      </w:r>
      <w:r>
        <w:rPr>
          <w:rFonts w:ascii="Times New Roman" w:eastAsia="华文宋体" w:hAnsi="Times New Roman" w:cs="Times New Roman"/>
        </w:rPr>
        <w:t xml:space="preserve"> under investigation</w:t>
      </w:r>
      <w:r w:rsidR="00012A23">
        <w:rPr>
          <w:rFonts w:ascii="Times New Roman" w:eastAsia="华文宋体" w:hAnsi="Times New Roman" w:cs="Times New Roman"/>
        </w:rPr>
        <w:t>.</w:t>
      </w:r>
      <w:r w:rsidR="00DB6D23">
        <w:rPr>
          <w:rFonts w:ascii="Times New Roman" w:eastAsia="华文宋体" w:hAnsi="Times New Roman" w:cs="Times New Roman"/>
        </w:rPr>
        <w:t xml:space="preserve"> </w:t>
      </w:r>
      <w:r w:rsidR="00012A23">
        <w:rPr>
          <w:rFonts w:ascii="Times New Roman" w:eastAsia="华文宋体" w:hAnsi="Times New Roman" w:cs="Times New Roman"/>
        </w:rPr>
        <w:t>S</w:t>
      </w:r>
      <w:r w:rsidR="00DB6D23">
        <w:rPr>
          <w:rFonts w:ascii="Times New Roman" w:eastAsia="华文宋体" w:hAnsi="Times New Roman" w:cs="Times New Roman"/>
        </w:rPr>
        <w:t>ignificant additional</w:t>
      </w:r>
      <w:r>
        <w:rPr>
          <w:rFonts w:ascii="Times New Roman" w:eastAsia="华文宋体" w:hAnsi="Times New Roman" w:cs="Times New Roman"/>
        </w:rPr>
        <w:t xml:space="preserve"> work </w:t>
      </w:r>
      <w:r>
        <w:rPr>
          <w:rFonts w:ascii="Times New Roman" w:eastAsia="华文宋体" w:hAnsi="Times New Roman" w:cs="Times New Roman"/>
        </w:rPr>
        <w:t xml:space="preserve">beyond the scope of this </w:t>
      </w:r>
      <w:r w:rsidR="00DB6D23">
        <w:rPr>
          <w:rFonts w:ascii="Times New Roman" w:eastAsia="华文宋体" w:hAnsi="Times New Roman" w:cs="Times New Roman"/>
        </w:rPr>
        <w:t xml:space="preserve">manuscript is required </w:t>
      </w:r>
      <w:r>
        <w:rPr>
          <w:rFonts w:ascii="Times New Roman" w:eastAsia="华文宋体" w:hAnsi="Times New Roman" w:cs="Times New Roman"/>
        </w:rPr>
        <w:t xml:space="preserve">before the </w:t>
      </w:r>
      <w:r w:rsidR="006F4689">
        <w:rPr>
          <w:rFonts w:ascii="Times New Roman" w:eastAsia="华文宋体" w:hAnsi="Times New Roman" w:cs="Times New Roman"/>
        </w:rPr>
        <w:t xml:space="preserve">sensitivity </w:t>
      </w:r>
      <w:r>
        <w:rPr>
          <w:rFonts w:ascii="Times New Roman" w:eastAsia="华文宋体" w:hAnsi="Times New Roman" w:cs="Times New Roman"/>
        </w:rPr>
        <w:t xml:space="preserve">plot below </w:t>
      </w:r>
      <w:r>
        <w:rPr>
          <w:rFonts w:ascii="Times New Roman" w:eastAsia="华文宋体" w:hAnsi="Times New Roman" w:cs="Times New Roman"/>
        </w:rPr>
        <w:t xml:space="preserve">can be </w:t>
      </w:r>
      <w:r w:rsidR="006F4689">
        <w:rPr>
          <w:rFonts w:ascii="Times New Roman" w:eastAsia="华文宋体" w:hAnsi="Times New Roman" w:cs="Times New Roman"/>
        </w:rPr>
        <w:t xml:space="preserve">considered </w:t>
      </w:r>
      <w:r>
        <w:rPr>
          <w:rFonts w:ascii="Times New Roman" w:eastAsia="华文宋体" w:hAnsi="Times New Roman" w:cs="Times New Roman"/>
        </w:rPr>
        <w:t xml:space="preserve">ready </w:t>
      </w:r>
      <w:r>
        <w:rPr>
          <w:rFonts w:ascii="Times New Roman" w:eastAsia="华文宋体" w:hAnsi="Times New Roman" w:cs="Times New Roman"/>
        </w:rPr>
        <w:t>for</w:t>
      </w:r>
      <w:r>
        <w:rPr>
          <w:rFonts w:ascii="Times New Roman" w:eastAsia="华文宋体" w:hAnsi="Times New Roman" w:cs="Times New Roman"/>
        </w:rPr>
        <w:t xml:space="preserve"> publi</w:t>
      </w:r>
      <w:r>
        <w:rPr>
          <w:rFonts w:ascii="Times New Roman" w:eastAsia="华文宋体" w:hAnsi="Times New Roman" w:cs="Times New Roman"/>
        </w:rPr>
        <w:t>cation</w:t>
      </w:r>
      <w:r w:rsidR="00C76AD6" w:rsidRPr="00C76AD6">
        <w:rPr>
          <w:rFonts w:ascii="Times New Roman" w:eastAsia="华文宋体" w:hAnsi="Times New Roman" w:cs="Times New Roman"/>
        </w:rPr>
        <w:t>.</w:t>
      </w:r>
    </w:p>
    <w:p w14:paraId="2BF64CBC" w14:textId="1AE5EAE5" w:rsidR="004A642B" w:rsidRDefault="009B782E">
      <w:pPr>
        <w:spacing w:afterLines="50" w:after="156"/>
        <w:rPr>
          <w:rFonts w:ascii="Times New Roman" w:hAnsi="Times New Roman" w:cs="Times New Roman"/>
        </w:rPr>
      </w:pPr>
      <w:r>
        <w:rPr>
          <w:noProof/>
        </w:rPr>
        <w:drawing>
          <wp:inline distT="0" distB="0" distL="0" distR="0" wp14:anchorId="393404AA" wp14:editId="51D5EAA4">
            <wp:extent cx="2820538" cy="2113808"/>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2241" cy="2145062"/>
                    </a:xfrm>
                    <a:prstGeom prst="rect">
                      <a:avLst/>
                    </a:prstGeom>
                    <a:noFill/>
                    <a:ln>
                      <a:noFill/>
                    </a:ln>
                  </pic:spPr>
                </pic:pic>
              </a:graphicData>
            </a:graphic>
          </wp:inline>
        </w:drawing>
      </w:r>
      <w:r>
        <w:rPr>
          <w:noProof/>
        </w:rPr>
        <w:t xml:space="preserve"> </w:t>
      </w:r>
    </w:p>
    <w:p w14:paraId="34153015" w14:textId="6ADCB14D" w:rsidR="00690703" w:rsidRDefault="00400F25" w:rsidP="00730805">
      <w:pPr>
        <w:pStyle w:val="a3"/>
        <w:snapToGrid w:val="0"/>
        <w:rPr>
          <w:rFonts w:ascii="Times New Roman" w:hAnsi="Times New Roman" w:cs="Times New Roman"/>
        </w:rPr>
      </w:pPr>
      <w:r>
        <w:rPr>
          <w:rFonts w:ascii="Times New Roman" w:hAnsi="Times New Roman" w:cs="Times New Roman"/>
          <w:b/>
        </w:rPr>
        <w:t xml:space="preserve">Figure </w:t>
      </w:r>
      <w:r>
        <w:rPr>
          <w:rFonts w:ascii="Times New Roman" w:hAnsi="Times New Roman" w:cs="Times New Roman"/>
          <w:b/>
        </w:rPr>
        <w:fldChar w:fldCharType="begin"/>
      </w:r>
      <w:r>
        <w:rPr>
          <w:rFonts w:ascii="Times New Roman" w:hAnsi="Times New Roman" w:cs="Times New Roman"/>
          <w:b/>
        </w:rPr>
        <w:instrText xml:space="preserve"> SEQ Figure \* ARABIC </w:instrText>
      </w:r>
      <w:r>
        <w:rPr>
          <w:rFonts w:ascii="Times New Roman" w:hAnsi="Times New Roman" w:cs="Times New Roman"/>
          <w:b/>
        </w:rPr>
        <w:fldChar w:fldCharType="separate"/>
      </w:r>
      <w:r>
        <w:rPr>
          <w:rFonts w:ascii="Times New Roman" w:hAnsi="Times New Roman" w:cs="Times New Roman"/>
          <w:b/>
        </w:rPr>
        <w:t>1</w:t>
      </w:r>
      <w:r>
        <w:rPr>
          <w:rFonts w:ascii="Times New Roman" w:hAnsi="Times New Roman" w:cs="Times New Roman"/>
          <w:b/>
        </w:rPr>
        <w:fldChar w:fldCharType="end"/>
      </w:r>
      <w:r>
        <w:rPr>
          <w:rFonts w:ascii="Times New Roman" w:hAnsi="Times New Roman" w:cs="Times New Roman"/>
          <w:b/>
        </w:rPr>
        <w:t>.</w:t>
      </w:r>
      <w:r>
        <w:rPr>
          <w:rFonts w:ascii="Times New Roman" w:hAnsi="Times New Roman" w:cs="Times New Roman"/>
        </w:rPr>
        <w:t xml:space="preserve"> Constraints on the </w:t>
      </w:r>
      <w:r w:rsidR="00690703">
        <w:rPr>
          <w:rFonts w:ascii="Times New Roman" w:hAnsi="Times New Roman" w:cs="Times New Roman"/>
        </w:rPr>
        <w:t xml:space="preserve">spin-mass </w:t>
      </w:r>
      <w:r>
        <w:rPr>
          <w:rFonts w:ascii="Times New Roman" w:hAnsi="Times New Roman" w:cs="Times New Roman"/>
        </w:rPr>
        <w:t xml:space="preserve">coupling constants </w:t>
      </w:r>
      <m:oMath>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s</m:t>
            </m:r>
          </m:sub>
        </m:sSub>
        <m:sSub>
          <m:sSubPr>
            <m:ctrlPr>
              <w:rPr>
                <w:rFonts w:ascii="Cambria Math" w:hAnsi="Cambria Math" w:cs="Times New Roman"/>
              </w:rPr>
            </m:ctrlPr>
          </m:sSubPr>
          <m:e>
            <m:r>
              <m:rPr>
                <m:sty m:val="p"/>
              </m:rPr>
              <w:rPr>
                <w:rFonts w:ascii="Cambria Math" w:hAnsi="Cambria Math" w:cs="Times New Roman"/>
              </w:rPr>
              <m:t>g</m:t>
            </m:r>
          </m:e>
          <m:sub>
            <m:r>
              <m:rPr>
                <m:sty m:val="p"/>
              </m:rPr>
              <w:rPr>
                <w:rFonts w:ascii="Cambria Math" w:hAnsi="Cambria Math" w:cs="Times New Roman"/>
              </w:rPr>
              <m:t>p</m:t>
            </m:r>
          </m:sub>
        </m:sSub>
      </m:oMath>
      <w:r>
        <w:rPr>
          <w:rFonts w:ascii="Times New Roman" w:hAnsi="Times New Roman" w:cs="Times New Roman" w:hint="eastAsia"/>
        </w:rPr>
        <w:t xml:space="preserve"> </w:t>
      </w:r>
      <w:r>
        <w:rPr>
          <w:rFonts w:ascii="Times New Roman" w:hAnsi="Times New Roman" w:cs="Times New Roman"/>
        </w:rPr>
        <w:t xml:space="preserve">as a function of the force range λ. </w:t>
      </w:r>
    </w:p>
    <w:p w14:paraId="28BB81B1" w14:textId="498C9678" w:rsidR="00690703" w:rsidRDefault="00400F25" w:rsidP="00730805">
      <w:pPr>
        <w:pStyle w:val="a3"/>
        <w:snapToGrid w:val="0"/>
        <w:rPr>
          <w:ins w:id="1" w:author="berks" w:date="2026-04-05T10:25:00Z"/>
          <w:rFonts w:ascii="Times New Roman" w:hAnsi="Times New Roman" w:cs="Times New Roman"/>
        </w:rPr>
      </w:pPr>
      <w:r>
        <w:rPr>
          <w:rFonts w:ascii="Times New Roman" w:hAnsi="Times New Roman" w:cs="Times New Roman"/>
        </w:rPr>
        <w:t xml:space="preserve">Line 1, </w:t>
      </w:r>
      <w:r w:rsidRPr="00730805">
        <w:rPr>
          <w:rFonts w:ascii="Times New Roman" w:hAnsi="Times New Roman" w:cs="Times New Roman"/>
          <w:vertAlign w:val="superscript"/>
        </w:rPr>
        <w:t>3</w:t>
      </w:r>
      <w:r>
        <w:rPr>
          <w:rFonts w:ascii="Times New Roman" w:hAnsi="Times New Roman" w:cs="Times New Roman"/>
        </w:rPr>
        <w:t>He depolarization:</w:t>
      </w:r>
      <w:r>
        <w:rPr>
          <w:rFonts w:ascii="Times New Roman" w:hAnsi="Times New Roman" w:cs="Times New Roman" w:hint="eastAsia"/>
        </w:rPr>
        <w:t xml:space="preserve"> </w:t>
      </w:r>
      <w:proofErr w:type="spellStart"/>
      <w:r>
        <w:rPr>
          <w:rFonts w:ascii="Times New Roman" w:hAnsi="Times New Roman" w:cs="Times New Roman"/>
        </w:rPr>
        <w:t>Guigue</w:t>
      </w:r>
      <w:proofErr w:type="spellEnd"/>
      <w:r>
        <w:rPr>
          <w:rFonts w:ascii="Times New Roman" w:hAnsi="Times New Roman" w:cs="Times New Roman"/>
        </w:rPr>
        <w:t>, M. et al., 2015</w:t>
      </w:r>
      <w:r w:rsidR="006F4689">
        <w:rPr>
          <w:rFonts w:ascii="Times New Roman" w:hAnsi="Times New Roman" w:cs="Times New Roman"/>
        </w:rPr>
        <w:t xml:space="preserve"> [</w:t>
      </w:r>
      <w:r w:rsidR="00730805">
        <w:rPr>
          <w:rFonts w:ascii="Times New Roman" w:hAnsi="Times New Roman" w:cs="Times New Roman"/>
        </w:rPr>
        <w:t>36</w:t>
      </w:r>
      <w:r w:rsidR="006F4689">
        <w:rPr>
          <w:rFonts w:ascii="Times New Roman" w:hAnsi="Times New Roman" w:cs="Times New Roman"/>
        </w:rPr>
        <w:t>]</w:t>
      </w:r>
      <w:r>
        <w:rPr>
          <w:rFonts w:ascii="Times New Roman" w:hAnsi="Times New Roman" w:cs="Times New Roman"/>
        </w:rPr>
        <w:t xml:space="preserve">. </w:t>
      </w:r>
    </w:p>
    <w:p w14:paraId="744FB6B6" w14:textId="5978D818" w:rsidR="00690703" w:rsidRDefault="00400F25" w:rsidP="00730805">
      <w:pPr>
        <w:pStyle w:val="a3"/>
        <w:snapToGrid w:val="0"/>
        <w:rPr>
          <w:ins w:id="2" w:author="berks" w:date="2026-04-05T10:25:00Z"/>
          <w:rFonts w:ascii="Times New Roman" w:hAnsi="Times New Roman" w:cs="Times New Roman"/>
        </w:rPr>
      </w:pPr>
      <w:r>
        <w:rPr>
          <w:rFonts w:ascii="Times New Roman" w:hAnsi="Times New Roman" w:cs="Times New Roman"/>
        </w:rPr>
        <w:t>Line 2</w:t>
      </w:r>
      <w:r>
        <w:rPr>
          <w:rFonts w:ascii="Times New Roman" w:hAnsi="Times New Roman" w:cs="Times New Roman" w:hint="eastAsia"/>
        </w:rPr>
        <w:t>,</w:t>
      </w:r>
      <w:r w:rsidR="00A152CC">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A152CC" w:rsidRPr="00A152CC">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00A152CC" w:rsidRPr="00A152CC">
        <w:rPr>
          <w:rFonts w:ascii="Times New Roman" w:hAnsi="Times New Roman" w:cs="Times New Roman"/>
        </w:rPr>
        <w:t>−</w:t>
      </w:r>
      <w:proofErr w:type="spellStart"/>
      <w:r w:rsidR="00A152CC" w:rsidRPr="00A152CC">
        <w:rPr>
          <w:rFonts w:ascii="Times New Roman" w:hAnsi="Times New Roman" w:cs="Times New Roman"/>
        </w:rPr>
        <w:t>Rb</w:t>
      </w:r>
      <w:proofErr w:type="spellEnd"/>
      <w:r w:rsidR="00A152CC" w:rsidRPr="00A152CC">
        <w:rPr>
          <w:rFonts w:ascii="Times New Roman" w:hAnsi="Times New Roman" w:cs="Times New Roman"/>
        </w:rPr>
        <w:t> comagnetometer</w:t>
      </w:r>
      <w:r>
        <w:rPr>
          <w:rFonts w:ascii="Times New Roman" w:hAnsi="Times New Roman" w:cs="Times New Roman"/>
        </w:rPr>
        <w:t>: Feng, Y.-K.</w:t>
      </w:r>
      <w:ins w:id="3" w:author="berks" w:date="2026-04-05T10:25:00Z">
        <w:r w:rsidR="00690703">
          <w:rPr>
            <w:rFonts w:ascii="Times New Roman" w:hAnsi="Times New Roman" w:cs="Times New Roman"/>
          </w:rPr>
          <w:t xml:space="preserve"> </w:t>
        </w:r>
      </w:ins>
      <w:r>
        <w:rPr>
          <w:rFonts w:ascii="Times New Roman" w:hAnsi="Times New Roman" w:cs="Times New Roman"/>
        </w:rPr>
        <w:t>et al., 2022</w:t>
      </w:r>
      <w:r w:rsidR="006F4689">
        <w:rPr>
          <w:rFonts w:ascii="Times New Roman" w:hAnsi="Times New Roman" w:cs="Times New Roman"/>
        </w:rPr>
        <w:t xml:space="preserve"> [</w:t>
      </w:r>
      <w:r w:rsidR="00730805">
        <w:rPr>
          <w:rFonts w:ascii="Times New Roman" w:hAnsi="Times New Roman" w:cs="Times New Roman"/>
        </w:rPr>
        <w:t>13</w:t>
      </w:r>
      <w:r w:rsidR="006F4689">
        <w:rPr>
          <w:rFonts w:ascii="Times New Roman" w:hAnsi="Times New Roman" w:cs="Times New Roman"/>
        </w:rPr>
        <w:t>]</w:t>
      </w:r>
      <w:r>
        <w:rPr>
          <w:rFonts w:ascii="Times New Roman" w:hAnsi="Times New Roman" w:cs="Times New Roman"/>
        </w:rPr>
        <w:t xml:space="preserve">. </w:t>
      </w:r>
    </w:p>
    <w:p w14:paraId="67046720" w14:textId="047AFD51" w:rsidR="00690703" w:rsidRDefault="00400F25" w:rsidP="00730805">
      <w:pPr>
        <w:pStyle w:val="a3"/>
        <w:snapToGrid w:val="0"/>
        <w:rPr>
          <w:ins w:id="4" w:author="berks" w:date="2026-04-05T10:25:00Z"/>
          <w:rFonts w:ascii="Times New Roman" w:hAnsi="Times New Roman" w:cs="Times New Roman"/>
        </w:rPr>
      </w:pPr>
      <w:r>
        <w:rPr>
          <w:rFonts w:ascii="Times New Roman" w:hAnsi="Times New Roman" w:cs="Times New Roman"/>
        </w:rPr>
        <w:t>Line 3</w:t>
      </w:r>
      <w:r w:rsidR="00A152CC">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CF097E" w:rsidRPr="00A152CC">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131</m:t>
            </m:r>
          </m:sup>
        </m:sSup>
        <m:r>
          <m:rPr>
            <m:sty m:val="p"/>
          </m:rPr>
          <w:rPr>
            <w:rFonts w:ascii="Cambria Math" w:hAnsi="Cambria Math" w:cs="Times New Roman"/>
          </w:rPr>
          <m:t>Xe</m:t>
        </m:r>
      </m:oMath>
      <w:r w:rsidR="00CF097E" w:rsidRPr="00A152CC">
        <w:rPr>
          <w:rFonts w:ascii="Times New Roman" w:hAnsi="Times New Roman" w:cs="Times New Roman"/>
        </w:rPr>
        <w:t>−</w:t>
      </w:r>
      <w:proofErr w:type="spellStart"/>
      <w:r w:rsidR="00CF097E" w:rsidRPr="00A152CC">
        <w:rPr>
          <w:rFonts w:ascii="Times New Roman" w:hAnsi="Times New Roman" w:cs="Times New Roman"/>
        </w:rPr>
        <w:t>Rb</w:t>
      </w:r>
      <w:proofErr w:type="spellEnd"/>
      <w:r w:rsidR="00CF097E" w:rsidRPr="00A152CC">
        <w:rPr>
          <w:rFonts w:ascii="Times New Roman" w:hAnsi="Times New Roman" w:cs="Times New Roman"/>
        </w:rPr>
        <w:t> comagnetometer</w:t>
      </w:r>
      <w:r>
        <w:rPr>
          <w:rFonts w:ascii="Times New Roman" w:hAnsi="Times New Roman" w:cs="Times New Roman"/>
        </w:rPr>
        <w:t xml:space="preserve">: </w:t>
      </w:r>
      <w:proofErr w:type="spellStart"/>
      <w:r>
        <w:rPr>
          <w:rFonts w:ascii="Times New Roman" w:hAnsi="Times New Roman" w:cs="Times New Roman"/>
        </w:rPr>
        <w:t>Bulatowicz</w:t>
      </w:r>
      <w:proofErr w:type="spellEnd"/>
      <w:r>
        <w:rPr>
          <w:rFonts w:ascii="Times New Roman" w:hAnsi="Times New Roman" w:cs="Times New Roman"/>
        </w:rPr>
        <w:t>, M. et al., 2013</w:t>
      </w:r>
      <w:r w:rsidR="006F4689">
        <w:rPr>
          <w:rFonts w:ascii="Times New Roman" w:hAnsi="Times New Roman" w:cs="Times New Roman"/>
        </w:rPr>
        <w:t xml:space="preserve"> [</w:t>
      </w:r>
      <w:r w:rsidR="00730805">
        <w:rPr>
          <w:rFonts w:ascii="Times New Roman" w:hAnsi="Times New Roman" w:cs="Times New Roman"/>
        </w:rPr>
        <w:t>12</w:t>
      </w:r>
      <w:r w:rsidR="006F4689">
        <w:rPr>
          <w:rFonts w:ascii="Times New Roman" w:hAnsi="Times New Roman" w:cs="Times New Roman"/>
        </w:rPr>
        <w:t>]</w:t>
      </w:r>
      <w:r>
        <w:rPr>
          <w:rFonts w:ascii="Times New Roman" w:hAnsi="Times New Roman" w:cs="Times New Roman"/>
        </w:rPr>
        <w:t xml:space="preserve">. </w:t>
      </w:r>
    </w:p>
    <w:p w14:paraId="0E3CEC19" w14:textId="528343DB" w:rsidR="00690703" w:rsidRDefault="00400F25" w:rsidP="00730805">
      <w:pPr>
        <w:pStyle w:val="a3"/>
        <w:snapToGrid w:val="0"/>
        <w:rPr>
          <w:ins w:id="5" w:author="berks" w:date="2026-04-05T10:25:00Z"/>
          <w:rFonts w:ascii="Times New Roman" w:hAnsi="Times New Roman" w:cs="Times New Roman"/>
        </w:rPr>
      </w:pPr>
      <w:r>
        <w:rPr>
          <w:rFonts w:ascii="Times New Roman" w:hAnsi="Times New Roman" w:cs="Times New Roman"/>
        </w:rPr>
        <w:t>Line 4</w:t>
      </w:r>
      <w:r w:rsidR="00CF097E">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3</m:t>
            </m:r>
          </m:sup>
        </m:sSup>
        <m:r>
          <m:rPr>
            <m:sty m:val="p"/>
          </m:rPr>
          <w:rPr>
            <w:rFonts w:ascii="Cambria Math" w:hAnsi="Cambria Math" w:cs="Times New Roman"/>
          </w:rPr>
          <m:t>He</m:t>
        </m:r>
      </m:oMath>
      <w:r w:rsidR="00CF097E" w:rsidRPr="00CF097E">
        <w:rPr>
          <w:rFonts w:ascii="Times New Roman" w:hAnsi="Times New Roman" w:cs="Times New Roman"/>
        </w:rPr>
        <w:t>−</w:t>
      </w:r>
      <m:oMath>
        <m:sSup>
          <m:sSupPr>
            <m:ctrlPr>
              <w:rPr>
                <w:rFonts w:ascii="Cambria Math" w:hAnsi="Cambria Math" w:cs="Times New Roman"/>
              </w:rPr>
            </m:ctrlPr>
          </m:sSupPr>
          <m:e>
            <m:r>
              <w:rPr>
                <w:rFonts w:ascii="Cambria Math" w:hAnsi="Cambria Math" w:cs="Times New Roman"/>
              </w:rPr>
              <m:t xml:space="preserve"> </m:t>
            </m:r>
            <m:ctrlPr>
              <w:rPr>
                <w:rFonts w:ascii="Cambria Math" w:hAnsi="Cambria Math" w:cs="Times New Roman"/>
                <w:i/>
              </w:rPr>
            </m:ctrlPr>
          </m:e>
          <m:sup>
            <m:r>
              <w:rPr>
                <w:rFonts w:ascii="Cambria Math" w:hAnsi="Cambria Math" w:cs="Times New Roman"/>
              </w:rPr>
              <m:t>129</m:t>
            </m:r>
          </m:sup>
        </m:sSup>
        <m:r>
          <m:rPr>
            <m:sty m:val="p"/>
          </m:rPr>
          <w:rPr>
            <w:rFonts w:ascii="Cambria Math" w:hAnsi="Cambria Math" w:cs="Times New Roman"/>
          </w:rPr>
          <m:t>Xe</m:t>
        </m:r>
      </m:oMath>
      <w:r w:rsidR="00CF097E" w:rsidRPr="00CF097E">
        <w:rPr>
          <w:rFonts w:ascii="Times New Roman" w:hAnsi="Times New Roman" w:cs="Times New Roman"/>
        </w:rPr>
        <w:t> comagnetometer</w:t>
      </w:r>
      <w:r>
        <w:rPr>
          <w:rFonts w:ascii="Times New Roman" w:hAnsi="Times New Roman" w:cs="Times New Roman"/>
        </w:rPr>
        <w:t xml:space="preserve">: </w:t>
      </w:r>
      <w:proofErr w:type="spellStart"/>
      <w:r>
        <w:rPr>
          <w:rFonts w:ascii="Times New Roman" w:hAnsi="Times New Roman" w:cs="Times New Roman"/>
        </w:rPr>
        <w:t>Tullney</w:t>
      </w:r>
      <w:proofErr w:type="spellEnd"/>
      <w:r>
        <w:rPr>
          <w:rFonts w:ascii="Times New Roman" w:hAnsi="Times New Roman" w:cs="Times New Roman"/>
        </w:rPr>
        <w:t>, K. et al., 2013</w:t>
      </w:r>
      <w:r w:rsidR="006F4689">
        <w:rPr>
          <w:rFonts w:ascii="Times New Roman" w:hAnsi="Times New Roman" w:cs="Times New Roman"/>
        </w:rPr>
        <w:t xml:space="preserve"> [</w:t>
      </w:r>
      <w:r w:rsidR="0087261E">
        <w:rPr>
          <w:rFonts w:ascii="Times New Roman" w:hAnsi="Times New Roman" w:cs="Times New Roman"/>
        </w:rPr>
        <w:t>19</w:t>
      </w:r>
      <w:r w:rsidR="006F4689">
        <w:rPr>
          <w:rFonts w:ascii="Times New Roman" w:hAnsi="Times New Roman" w:cs="Times New Roman"/>
        </w:rPr>
        <w:t>]</w:t>
      </w:r>
      <w:r>
        <w:rPr>
          <w:rFonts w:ascii="Times New Roman" w:hAnsi="Times New Roman" w:cs="Times New Roman"/>
        </w:rPr>
        <w:t xml:space="preserve">. </w:t>
      </w:r>
    </w:p>
    <w:p w14:paraId="22EAA369" w14:textId="09C27852" w:rsidR="004A642B" w:rsidRDefault="00400F25" w:rsidP="00730805">
      <w:pPr>
        <w:pStyle w:val="a3"/>
        <w:snapToGrid w:val="0"/>
        <w:rPr>
          <w:rFonts w:ascii="Times New Roman" w:eastAsia="华文宋体" w:hAnsi="Times New Roman" w:cs="Times New Roman"/>
        </w:rPr>
      </w:pPr>
      <w:r>
        <w:rPr>
          <w:rFonts w:ascii="Times New Roman" w:hAnsi="Times New Roman" w:cs="Times New Roman"/>
        </w:rPr>
        <w:t>Line 5: pr</w:t>
      </w:r>
      <w:r w:rsidR="00ED1523">
        <w:rPr>
          <w:rFonts w:ascii="Times New Roman" w:hAnsi="Times New Roman" w:cs="Times New Roman"/>
        </w:rPr>
        <w:t>ojected sensitivity of a future search</w:t>
      </w:r>
      <w:r>
        <w:rPr>
          <w:rFonts w:ascii="Times New Roman" w:hAnsi="Times New Roman" w:cs="Times New Roman"/>
        </w:rPr>
        <w:t xml:space="preserve"> </w:t>
      </w:r>
      <w:r w:rsidR="00ED1523">
        <w:rPr>
          <w:rFonts w:ascii="Times New Roman" w:hAnsi="Times New Roman" w:cs="Times New Roman"/>
        </w:rPr>
        <w:t xml:space="preserve">based on </w:t>
      </w:r>
      <w:r w:rsidR="00ED1523">
        <w:rPr>
          <w:rFonts w:ascii="Times New Roman" w:hAnsi="Times New Roman" w:cs="Times New Roman"/>
        </w:rPr>
        <w:t xml:space="preserve">a </w:t>
      </w:r>
      <w:r w:rsidR="00ED1523" w:rsidRPr="0087261E">
        <w:rPr>
          <w:rFonts w:ascii="Times New Roman" w:hAnsi="Times New Roman" w:cs="Times New Roman"/>
          <w:vertAlign w:val="superscript"/>
        </w:rPr>
        <w:t>171</w:t>
      </w:r>
      <w:r w:rsidR="00ED1523">
        <w:rPr>
          <w:rFonts w:ascii="Times New Roman" w:hAnsi="Times New Roman" w:cs="Times New Roman"/>
        </w:rPr>
        <w:t xml:space="preserve">Yb – </w:t>
      </w:r>
      <w:r w:rsidR="00ED1523" w:rsidRPr="0087261E">
        <w:rPr>
          <w:rFonts w:ascii="Times New Roman" w:hAnsi="Times New Roman" w:cs="Times New Roman"/>
          <w:vertAlign w:val="superscript"/>
        </w:rPr>
        <w:t>173</w:t>
      </w:r>
      <w:r w:rsidR="00ED1523">
        <w:rPr>
          <w:rFonts w:ascii="Times New Roman" w:hAnsi="Times New Roman" w:cs="Times New Roman"/>
        </w:rPr>
        <w:t>Yb cold-atom comagnetometer as reported in</w:t>
      </w:r>
      <w:r>
        <w:rPr>
          <w:rFonts w:ascii="Times New Roman" w:hAnsi="Times New Roman" w:cs="Times New Roman"/>
        </w:rPr>
        <w:t xml:space="preserve"> this work.</w:t>
      </w:r>
    </w:p>
    <w:p w14:paraId="1E8BC831" w14:textId="4ACDEB37" w:rsidR="004A642B" w:rsidRDefault="004A642B">
      <w:pPr>
        <w:spacing w:afterLines="50" w:after="156"/>
        <w:rPr>
          <w:rFonts w:ascii="Times New Roman" w:eastAsia="华文宋体" w:hAnsi="Times New Roman" w:cs="Times New Roman"/>
        </w:rPr>
      </w:pPr>
    </w:p>
    <w:p w14:paraId="738BB97E"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Q3:</w:t>
      </w:r>
      <w:r w:rsidR="00097F00">
        <w:rPr>
          <w:rFonts w:ascii="Times New Roman" w:eastAsia="华文宋体" w:hAnsi="Times New Roman" w:cs="Times New Roman"/>
          <w:b/>
        </w:rPr>
        <w:t xml:space="preserve"> </w:t>
      </w:r>
      <w:r>
        <w:rPr>
          <w:rFonts w:ascii="Times New Roman" w:eastAsia="华文宋体" w:hAnsi="Times New Roman" w:cs="Times New Roman"/>
        </w:rPr>
        <w:t>“The ratio of their Larmor frequencies —termed the comagnetometer ratio—” We are not sure that this is a standard term.</w:t>
      </w:r>
    </w:p>
    <w:p w14:paraId="525811BB" w14:textId="1E35C45F" w:rsidR="00A143B5"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B16007" w:rsidRPr="00B16007">
        <w:rPr>
          <w:rFonts w:ascii="Times New Roman" w:eastAsia="华文宋体" w:hAnsi="Times New Roman" w:cs="Times New Roman"/>
        </w:rPr>
        <w:t xml:space="preserve">The term "comagnetometer ratio" was introduced </w:t>
      </w:r>
      <w:r w:rsidR="000110E5">
        <w:rPr>
          <w:rFonts w:ascii="Times New Roman" w:eastAsia="华文宋体" w:hAnsi="Times New Roman" w:cs="Times New Roman"/>
        </w:rPr>
        <w:t xml:space="preserve">in this manuscript </w:t>
      </w:r>
      <w:r w:rsidR="00B16007" w:rsidRPr="00B16007">
        <w:rPr>
          <w:rFonts w:ascii="Times New Roman" w:eastAsia="华文宋体" w:hAnsi="Times New Roman" w:cs="Times New Roman"/>
        </w:rPr>
        <w:t xml:space="preserve">for convenience and is not a standard term. </w:t>
      </w:r>
      <w:r w:rsidR="000110E5">
        <w:rPr>
          <w:rFonts w:ascii="Times New Roman" w:eastAsia="华文宋体" w:hAnsi="Times New Roman" w:cs="Times New Roman"/>
        </w:rPr>
        <w:t>Following the Reviewer comment, i</w:t>
      </w:r>
      <w:r w:rsidR="000110E5" w:rsidRPr="00B16007">
        <w:rPr>
          <w:rFonts w:ascii="Times New Roman" w:eastAsia="华文宋体" w:hAnsi="Times New Roman" w:cs="Times New Roman"/>
        </w:rPr>
        <w:t xml:space="preserve">t </w:t>
      </w:r>
      <w:r w:rsidR="00B16007" w:rsidRPr="00B16007">
        <w:rPr>
          <w:rFonts w:ascii="Times New Roman" w:eastAsia="华文宋体" w:hAnsi="Times New Roman" w:cs="Times New Roman"/>
        </w:rPr>
        <w:t>has been changed to "Larmor-frequency ratio" throughout the manuscript.</w:t>
      </w:r>
    </w:p>
    <w:p w14:paraId="653D14AF" w14:textId="77777777" w:rsidR="0068597A" w:rsidRDefault="0068597A">
      <w:pPr>
        <w:spacing w:afterLines="50" w:after="156"/>
        <w:rPr>
          <w:rFonts w:ascii="Times New Roman" w:eastAsia="华文宋体" w:hAnsi="Times New Roman" w:cs="Times New Roman"/>
        </w:rPr>
      </w:pPr>
    </w:p>
    <w:p w14:paraId="734F7A2D" w14:textId="77777777" w:rsidR="004A642B" w:rsidRDefault="00400F25">
      <w:pPr>
        <w:spacing w:afterLines="50" w:after="156"/>
        <w:rPr>
          <w:rFonts w:ascii="Times New Roman" w:eastAsia="华文宋体" w:hAnsi="Times New Roman" w:cs="Times New Roman"/>
        </w:rPr>
      </w:pPr>
      <w:r w:rsidRPr="00097F00">
        <w:rPr>
          <w:rFonts w:ascii="Times New Roman" w:eastAsia="华文宋体" w:hAnsi="Times New Roman" w:cs="Times New Roman"/>
          <w:b/>
        </w:rPr>
        <w:t>Q4:</w:t>
      </w:r>
      <w:r>
        <w:rPr>
          <w:rFonts w:ascii="Times New Roman" w:eastAsia="华文宋体" w:hAnsi="Times New Roman" w:cs="Times New Roman"/>
        </w:rPr>
        <w:t xml:space="preserve"> In the introduction, the authors mention that they have identified a “novel systematic effect stemming from the interplay between Zeeman and tensor light shifts”. Does this refer to the discussion in section “Tensor shift”?</w:t>
      </w:r>
    </w:p>
    <w:p w14:paraId="4B0F132C" w14:textId="1BBDEA8A" w:rsidR="00A143B5" w:rsidRDefault="00097F00">
      <w:pPr>
        <w:spacing w:afterLines="50" w:after="156"/>
        <w:rPr>
          <w:rFonts w:ascii="Times New Roman" w:eastAsia="华文宋体" w:hAnsi="Times New Roman" w:cs="Times New Roman"/>
        </w:rPr>
      </w:pPr>
      <w:r w:rsidRPr="007D7D04">
        <w:rPr>
          <w:rFonts w:ascii="Times New Roman" w:hAnsi="Times New Roman" w:cs="Times New Roman"/>
          <w:b/>
        </w:rPr>
        <w:t>Answer:</w:t>
      </w:r>
      <w:r w:rsidRPr="007D7D04">
        <w:rPr>
          <w:rFonts w:ascii="Times New Roman" w:eastAsia="华文宋体" w:hAnsi="Times New Roman" w:cs="Times New Roman"/>
          <w:b/>
        </w:rPr>
        <w:t xml:space="preserve"> </w:t>
      </w:r>
      <w:r w:rsidR="00BB0D87" w:rsidRPr="00BB0D87">
        <w:rPr>
          <w:rFonts w:ascii="Times New Roman" w:eastAsia="华文宋体" w:hAnsi="Times New Roman" w:cs="Times New Roman"/>
        </w:rPr>
        <w:t xml:space="preserve">Yes. </w:t>
      </w:r>
      <w:r w:rsidR="008A7279" w:rsidRPr="008A7279">
        <w:rPr>
          <w:rFonts w:ascii="Times New Roman" w:eastAsia="华文宋体" w:hAnsi="Times New Roman" w:cs="Times New Roman"/>
        </w:rPr>
        <w:t>For clarity, the description “novel systematic effect stemming from the interplay between Zeeman and tensor light shifts” in the main text has been changed to “misalignment between the tensor light shift and the bias magnetic field.”</w:t>
      </w:r>
      <w:bookmarkStart w:id="6" w:name="_GoBack"/>
      <w:bookmarkEnd w:id="6"/>
    </w:p>
    <w:p w14:paraId="1C5F5E85" w14:textId="124627E8" w:rsidR="004A642B" w:rsidRDefault="004A642B">
      <w:pPr>
        <w:spacing w:afterLines="50" w:after="156"/>
        <w:rPr>
          <w:rFonts w:ascii="Times New Roman" w:eastAsia="华文宋体" w:hAnsi="Times New Roman" w:cs="Times New Roman"/>
        </w:rPr>
      </w:pPr>
    </w:p>
    <w:sectPr w:rsidR="004A64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宋体">
    <w:altName w:val="STSong"/>
    <w:panose1 w:val="02010600040101010101"/>
    <w:charset w:val="86"/>
    <w:family w:val="auto"/>
    <w:pitch w:val="variable"/>
    <w:sig w:usb0="00000287" w:usb1="080F0000" w:usb2="00000010" w:usb3="00000000" w:csb0="0004009F" w:csb1="00000000"/>
  </w:font>
  <w:font w:name="DejaVu Math TeX Gyre">
    <w:altName w:val="Calibri"/>
    <w:charset w:val="00"/>
    <w:family w:val="auto"/>
    <w:pitch w:val="default"/>
    <w:sig w:usb0="A10000EF" w:usb1="4A00F9EE" w:usb2="02000008" w:usb3="00000000" w:csb0="60000193" w:csb1="0DD4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唐延宇">
    <w15:presenceInfo w15:providerId="AD" w15:userId="S::yanyutang@mail.ustc.edu.cn::09dda409-4adf-4165-a4fb-33e45af2a56f"/>
  </w15:person>
  <w15:person w15:author="berks">
    <w15:presenceInfo w15:providerId="Windows Live" w15:userId="b3ce6ff16d79dd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oNotDisplayPageBoundarie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8D77B1EE"/>
    <w:rsid w:val="8EF16884"/>
    <w:rsid w:val="934D0A2C"/>
    <w:rsid w:val="93FB8FA1"/>
    <w:rsid w:val="95F61F28"/>
    <w:rsid w:val="96EB67C8"/>
    <w:rsid w:val="9938105E"/>
    <w:rsid w:val="9AF68BD6"/>
    <w:rsid w:val="9AFF1EA2"/>
    <w:rsid w:val="9BD7F4A1"/>
    <w:rsid w:val="9D57A768"/>
    <w:rsid w:val="9EFFCE3A"/>
    <w:rsid w:val="9F759811"/>
    <w:rsid w:val="A4F75EAC"/>
    <w:rsid w:val="A7359ADF"/>
    <w:rsid w:val="A73EA677"/>
    <w:rsid w:val="ABDA0C49"/>
    <w:rsid w:val="ACEFFE94"/>
    <w:rsid w:val="ACFF48B9"/>
    <w:rsid w:val="AD4FFFAC"/>
    <w:rsid w:val="AE7F2ADF"/>
    <w:rsid w:val="AEA5F748"/>
    <w:rsid w:val="AEF8C439"/>
    <w:rsid w:val="AF7FDED5"/>
    <w:rsid w:val="AF8B600B"/>
    <w:rsid w:val="AFA53D61"/>
    <w:rsid w:val="AFB8AE10"/>
    <w:rsid w:val="AFEFB669"/>
    <w:rsid w:val="AFF7E96B"/>
    <w:rsid w:val="AFFE4254"/>
    <w:rsid w:val="AFFFBF66"/>
    <w:rsid w:val="B16F8C5F"/>
    <w:rsid w:val="B17D2DE7"/>
    <w:rsid w:val="B2BB3F30"/>
    <w:rsid w:val="B5DCD545"/>
    <w:rsid w:val="B63E7E25"/>
    <w:rsid w:val="B6DDFE1F"/>
    <w:rsid w:val="B7AEE4DE"/>
    <w:rsid w:val="B7DB4C0F"/>
    <w:rsid w:val="B9EFDF0C"/>
    <w:rsid w:val="BBAFF4F7"/>
    <w:rsid w:val="BBD42FF5"/>
    <w:rsid w:val="BBDA1D87"/>
    <w:rsid w:val="BC6BBF37"/>
    <w:rsid w:val="BC7BEF49"/>
    <w:rsid w:val="BCDFB8DC"/>
    <w:rsid w:val="BCF96182"/>
    <w:rsid w:val="BDED4317"/>
    <w:rsid w:val="BDFF1E14"/>
    <w:rsid w:val="BE5FE27D"/>
    <w:rsid w:val="BED779FC"/>
    <w:rsid w:val="BED7FB6D"/>
    <w:rsid w:val="BEFFDEE5"/>
    <w:rsid w:val="BF3E3E56"/>
    <w:rsid w:val="BF594607"/>
    <w:rsid w:val="BF9FE18C"/>
    <w:rsid w:val="BFB78EAF"/>
    <w:rsid w:val="BFBE927A"/>
    <w:rsid w:val="BFBF0175"/>
    <w:rsid w:val="BFC906EB"/>
    <w:rsid w:val="BFF102C4"/>
    <w:rsid w:val="BFF70B0A"/>
    <w:rsid w:val="BFFB2B60"/>
    <w:rsid w:val="BFFD9C1B"/>
    <w:rsid w:val="BFFDAFEC"/>
    <w:rsid w:val="BFFE678A"/>
    <w:rsid w:val="BFFFB303"/>
    <w:rsid w:val="C2FF6F6E"/>
    <w:rsid w:val="C4D5037C"/>
    <w:rsid w:val="C7BBE523"/>
    <w:rsid w:val="C8C6FD83"/>
    <w:rsid w:val="C97E5D70"/>
    <w:rsid w:val="CBD1C8DF"/>
    <w:rsid w:val="CDAF9C2B"/>
    <w:rsid w:val="CDF79DBF"/>
    <w:rsid w:val="CDFFD7FF"/>
    <w:rsid w:val="CEB698F4"/>
    <w:rsid w:val="CEB7D81D"/>
    <w:rsid w:val="CEFE079F"/>
    <w:rsid w:val="CFE38160"/>
    <w:rsid w:val="CFEF2E8B"/>
    <w:rsid w:val="CFFF4C7C"/>
    <w:rsid w:val="D27ABBB5"/>
    <w:rsid w:val="D2F7400F"/>
    <w:rsid w:val="D47FDE02"/>
    <w:rsid w:val="D5EFDA20"/>
    <w:rsid w:val="D5FFFD3C"/>
    <w:rsid w:val="D65F6DCC"/>
    <w:rsid w:val="D67F7639"/>
    <w:rsid w:val="D6B6073B"/>
    <w:rsid w:val="D6FF41BF"/>
    <w:rsid w:val="D77F0FA3"/>
    <w:rsid w:val="D7E62FD0"/>
    <w:rsid w:val="D7EF0410"/>
    <w:rsid w:val="D7F76DCD"/>
    <w:rsid w:val="DAED143D"/>
    <w:rsid w:val="DAFD4A96"/>
    <w:rsid w:val="DBEE4334"/>
    <w:rsid w:val="DBF7D4F3"/>
    <w:rsid w:val="DCAF867A"/>
    <w:rsid w:val="DCFF5DE6"/>
    <w:rsid w:val="DCFFFA53"/>
    <w:rsid w:val="DDB39BDD"/>
    <w:rsid w:val="DDDC5CDD"/>
    <w:rsid w:val="DDFBF265"/>
    <w:rsid w:val="DDFFC5AB"/>
    <w:rsid w:val="DDFFCBCC"/>
    <w:rsid w:val="DE6E2499"/>
    <w:rsid w:val="DE9389E4"/>
    <w:rsid w:val="DEB96010"/>
    <w:rsid w:val="DEBF211C"/>
    <w:rsid w:val="DEDB4A58"/>
    <w:rsid w:val="DEEFF35D"/>
    <w:rsid w:val="DEFD59E4"/>
    <w:rsid w:val="DF353A06"/>
    <w:rsid w:val="DF3E1183"/>
    <w:rsid w:val="DF3E74F1"/>
    <w:rsid w:val="DF5D2F49"/>
    <w:rsid w:val="DF7F97C4"/>
    <w:rsid w:val="DF7FE022"/>
    <w:rsid w:val="DF8D159C"/>
    <w:rsid w:val="DF9C3722"/>
    <w:rsid w:val="DFBFDD99"/>
    <w:rsid w:val="DFBFF0EA"/>
    <w:rsid w:val="DFCFD7A6"/>
    <w:rsid w:val="DFD74C8C"/>
    <w:rsid w:val="DFD7D89A"/>
    <w:rsid w:val="DFEFAEEF"/>
    <w:rsid w:val="DFF7752B"/>
    <w:rsid w:val="DFFA6836"/>
    <w:rsid w:val="DFFBBFD7"/>
    <w:rsid w:val="DFFDFE52"/>
    <w:rsid w:val="E3CFAF8B"/>
    <w:rsid w:val="E3FF528A"/>
    <w:rsid w:val="E6FBEFF5"/>
    <w:rsid w:val="E6FF25A2"/>
    <w:rsid w:val="E6FFE2EB"/>
    <w:rsid w:val="E77BD732"/>
    <w:rsid w:val="E7CDECBE"/>
    <w:rsid w:val="E7FD517D"/>
    <w:rsid w:val="E88B3DDA"/>
    <w:rsid w:val="E9B55615"/>
    <w:rsid w:val="E9FEEF00"/>
    <w:rsid w:val="EAF75869"/>
    <w:rsid w:val="EAFFACC1"/>
    <w:rsid w:val="EB1FEAB3"/>
    <w:rsid w:val="EB7D229A"/>
    <w:rsid w:val="EB7E9F33"/>
    <w:rsid w:val="ECB991CF"/>
    <w:rsid w:val="ED2B5F9B"/>
    <w:rsid w:val="ED457867"/>
    <w:rsid w:val="EDFEB72C"/>
    <w:rsid w:val="EE37CC2A"/>
    <w:rsid w:val="EE5792AE"/>
    <w:rsid w:val="EE7E1010"/>
    <w:rsid w:val="EEBB484D"/>
    <w:rsid w:val="EEBD07DE"/>
    <w:rsid w:val="EEEED36A"/>
    <w:rsid w:val="EEF106AD"/>
    <w:rsid w:val="EEF62C6A"/>
    <w:rsid w:val="EEF674D6"/>
    <w:rsid w:val="EEFE5236"/>
    <w:rsid w:val="EEFEC4A4"/>
    <w:rsid w:val="EEFFC205"/>
    <w:rsid w:val="EF4D4EA3"/>
    <w:rsid w:val="EF5D333F"/>
    <w:rsid w:val="EF7F0B09"/>
    <w:rsid w:val="EF9D6179"/>
    <w:rsid w:val="EFA72130"/>
    <w:rsid w:val="EFADA60A"/>
    <w:rsid w:val="EFAE87E8"/>
    <w:rsid w:val="EFB7A72A"/>
    <w:rsid w:val="EFD0BEA2"/>
    <w:rsid w:val="EFDF34D6"/>
    <w:rsid w:val="EFDF34ED"/>
    <w:rsid w:val="EFDF8BEA"/>
    <w:rsid w:val="EFECE3F4"/>
    <w:rsid w:val="EFFEA1E5"/>
    <w:rsid w:val="EFFFA916"/>
    <w:rsid w:val="EFFFED72"/>
    <w:rsid w:val="F1F54DC0"/>
    <w:rsid w:val="F2F169D0"/>
    <w:rsid w:val="F2FB017D"/>
    <w:rsid w:val="F31EAF91"/>
    <w:rsid w:val="F36F5932"/>
    <w:rsid w:val="F3930D63"/>
    <w:rsid w:val="F3DDC2D2"/>
    <w:rsid w:val="F3E3083B"/>
    <w:rsid w:val="F3EED5B7"/>
    <w:rsid w:val="F4F741A4"/>
    <w:rsid w:val="F4FFC750"/>
    <w:rsid w:val="F55880A7"/>
    <w:rsid w:val="F6DFA220"/>
    <w:rsid w:val="F6FF6F30"/>
    <w:rsid w:val="F72F8B18"/>
    <w:rsid w:val="F76FFF3F"/>
    <w:rsid w:val="F7B7FAE0"/>
    <w:rsid w:val="F7BF0395"/>
    <w:rsid w:val="F7DDD596"/>
    <w:rsid w:val="F7DE0CAF"/>
    <w:rsid w:val="F7DF0B31"/>
    <w:rsid w:val="F7E3B304"/>
    <w:rsid w:val="F7F9569B"/>
    <w:rsid w:val="F7FAE051"/>
    <w:rsid w:val="F7FD124A"/>
    <w:rsid w:val="F7FF4ECD"/>
    <w:rsid w:val="F7FF72FF"/>
    <w:rsid w:val="F85BCD8C"/>
    <w:rsid w:val="F99F1450"/>
    <w:rsid w:val="F9FAE667"/>
    <w:rsid w:val="F9FFB6BC"/>
    <w:rsid w:val="FAB599DE"/>
    <w:rsid w:val="FAD3DCA9"/>
    <w:rsid w:val="FAFDDA9E"/>
    <w:rsid w:val="FAFF8001"/>
    <w:rsid w:val="FB2A6849"/>
    <w:rsid w:val="FB55483D"/>
    <w:rsid w:val="FB6D41FE"/>
    <w:rsid w:val="FB71070F"/>
    <w:rsid w:val="FB730A82"/>
    <w:rsid w:val="FB73F758"/>
    <w:rsid w:val="FB7F5316"/>
    <w:rsid w:val="FB991C53"/>
    <w:rsid w:val="FBBB332D"/>
    <w:rsid w:val="FBDA6D39"/>
    <w:rsid w:val="FBDB578F"/>
    <w:rsid w:val="FBDC7D47"/>
    <w:rsid w:val="FBF5FCDA"/>
    <w:rsid w:val="FBF7D691"/>
    <w:rsid w:val="FBFD2D9E"/>
    <w:rsid w:val="FBFD408B"/>
    <w:rsid w:val="FBFDC309"/>
    <w:rsid w:val="FC335D1C"/>
    <w:rsid w:val="FCBF46F6"/>
    <w:rsid w:val="FCC79C1E"/>
    <w:rsid w:val="FCF7DC52"/>
    <w:rsid w:val="FD1EA3C1"/>
    <w:rsid w:val="FD372117"/>
    <w:rsid w:val="FD4F3536"/>
    <w:rsid w:val="FD5E67EC"/>
    <w:rsid w:val="FD9D2CF1"/>
    <w:rsid w:val="FDBD262B"/>
    <w:rsid w:val="FDBDCFAA"/>
    <w:rsid w:val="FDE30B10"/>
    <w:rsid w:val="FDE3A377"/>
    <w:rsid w:val="FDEC5BD2"/>
    <w:rsid w:val="FDEDAE0C"/>
    <w:rsid w:val="FDEF8F47"/>
    <w:rsid w:val="FDFDD2A2"/>
    <w:rsid w:val="FDFFA44C"/>
    <w:rsid w:val="FE3B5AFD"/>
    <w:rsid w:val="FE471C11"/>
    <w:rsid w:val="FE6C53D1"/>
    <w:rsid w:val="FEB7AC31"/>
    <w:rsid w:val="FEBB948D"/>
    <w:rsid w:val="FEDA5139"/>
    <w:rsid w:val="FEDFF1F8"/>
    <w:rsid w:val="FEF5AFE7"/>
    <w:rsid w:val="FEFFD269"/>
    <w:rsid w:val="FF199531"/>
    <w:rsid w:val="FF37B447"/>
    <w:rsid w:val="FF3E2EE2"/>
    <w:rsid w:val="FF4F0613"/>
    <w:rsid w:val="FF5A1AA7"/>
    <w:rsid w:val="FF6E0EA5"/>
    <w:rsid w:val="FF73151C"/>
    <w:rsid w:val="FF77A011"/>
    <w:rsid w:val="FF7F1DA0"/>
    <w:rsid w:val="FF7F4C69"/>
    <w:rsid w:val="FF86BE80"/>
    <w:rsid w:val="FFA674FA"/>
    <w:rsid w:val="FFA6BCE5"/>
    <w:rsid w:val="FFBD2632"/>
    <w:rsid w:val="FFBF3EFF"/>
    <w:rsid w:val="FFBF4172"/>
    <w:rsid w:val="FFBF4E04"/>
    <w:rsid w:val="FFCF85B4"/>
    <w:rsid w:val="FFD59A90"/>
    <w:rsid w:val="FFD88D2A"/>
    <w:rsid w:val="FFDFB0BE"/>
    <w:rsid w:val="FFE71919"/>
    <w:rsid w:val="FFEEB5C5"/>
    <w:rsid w:val="FFEEDB04"/>
    <w:rsid w:val="FFEF2FFE"/>
    <w:rsid w:val="FFEFE69B"/>
    <w:rsid w:val="FFF3AB46"/>
    <w:rsid w:val="FFF73B82"/>
    <w:rsid w:val="FFF78F4F"/>
    <w:rsid w:val="FFF7BCCA"/>
    <w:rsid w:val="FFFC8AD0"/>
    <w:rsid w:val="FFFC95F8"/>
    <w:rsid w:val="FFFD561A"/>
    <w:rsid w:val="FFFD5A88"/>
    <w:rsid w:val="FFFF0538"/>
    <w:rsid w:val="FFFF540B"/>
    <w:rsid w:val="FFFF9780"/>
    <w:rsid w:val="FFFFB82C"/>
    <w:rsid w:val="FFFFD409"/>
    <w:rsid w:val="00004D39"/>
    <w:rsid w:val="0000573C"/>
    <w:rsid w:val="0000678A"/>
    <w:rsid w:val="00007D61"/>
    <w:rsid w:val="0001048D"/>
    <w:rsid w:val="000110E5"/>
    <w:rsid w:val="00012A23"/>
    <w:rsid w:val="000147AB"/>
    <w:rsid w:val="000232E9"/>
    <w:rsid w:val="00023EA1"/>
    <w:rsid w:val="00030A4E"/>
    <w:rsid w:val="0003323A"/>
    <w:rsid w:val="0004157A"/>
    <w:rsid w:val="00044E62"/>
    <w:rsid w:val="000550AA"/>
    <w:rsid w:val="00074AFC"/>
    <w:rsid w:val="00075EC5"/>
    <w:rsid w:val="00077C7E"/>
    <w:rsid w:val="00082307"/>
    <w:rsid w:val="00083297"/>
    <w:rsid w:val="000849D4"/>
    <w:rsid w:val="00097F00"/>
    <w:rsid w:val="000A1D86"/>
    <w:rsid w:val="000A2B65"/>
    <w:rsid w:val="000A355A"/>
    <w:rsid w:val="000A41F0"/>
    <w:rsid w:val="000A5608"/>
    <w:rsid w:val="000B0460"/>
    <w:rsid w:val="000B15C3"/>
    <w:rsid w:val="000B2CE7"/>
    <w:rsid w:val="000C0646"/>
    <w:rsid w:val="000C3D3A"/>
    <w:rsid w:val="000C5B09"/>
    <w:rsid w:val="000C668E"/>
    <w:rsid w:val="000D05B6"/>
    <w:rsid w:val="000D5E9D"/>
    <w:rsid w:val="000D6D73"/>
    <w:rsid w:val="000D6F58"/>
    <w:rsid w:val="000D7EFF"/>
    <w:rsid w:val="000E2944"/>
    <w:rsid w:val="000F0F2D"/>
    <w:rsid w:val="000F3424"/>
    <w:rsid w:val="000F4630"/>
    <w:rsid w:val="000F5ABF"/>
    <w:rsid w:val="000F74D8"/>
    <w:rsid w:val="000F778E"/>
    <w:rsid w:val="00106A74"/>
    <w:rsid w:val="00113199"/>
    <w:rsid w:val="00121DD6"/>
    <w:rsid w:val="001226E2"/>
    <w:rsid w:val="00127334"/>
    <w:rsid w:val="0013026E"/>
    <w:rsid w:val="00131910"/>
    <w:rsid w:val="00137B65"/>
    <w:rsid w:val="00140372"/>
    <w:rsid w:val="00141BA7"/>
    <w:rsid w:val="00142392"/>
    <w:rsid w:val="001544F7"/>
    <w:rsid w:val="00155030"/>
    <w:rsid w:val="00155CAB"/>
    <w:rsid w:val="001570B8"/>
    <w:rsid w:val="0015799A"/>
    <w:rsid w:val="0016028F"/>
    <w:rsid w:val="00164AAA"/>
    <w:rsid w:val="001676E3"/>
    <w:rsid w:val="00170015"/>
    <w:rsid w:val="0017343E"/>
    <w:rsid w:val="00176504"/>
    <w:rsid w:val="00184205"/>
    <w:rsid w:val="00184CA9"/>
    <w:rsid w:val="00187D87"/>
    <w:rsid w:val="00190262"/>
    <w:rsid w:val="00193EFF"/>
    <w:rsid w:val="00197068"/>
    <w:rsid w:val="001A23BC"/>
    <w:rsid w:val="001A31F1"/>
    <w:rsid w:val="001A56AA"/>
    <w:rsid w:val="001B1347"/>
    <w:rsid w:val="001B26D2"/>
    <w:rsid w:val="001B2DC1"/>
    <w:rsid w:val="001B3660"/>
    <w:rsid w:val="001B5116"/>
    <w:rsid w:val="001B6DBB"/>
    <w:rsid w:val="001B7F8B"/>
    <w:rsid w:val="001C194E"/>
    <w:rsid w:val="001C439A"/>
    <w:rsid w:val="001C72C1"/>
    <w:rsid w:val="001D7A17"/>
    <w:rsid w:val="001E3F73"/>
    <w:rsid w:val="001E47F0"/>
    <w:rsid w:val="001E495B"/>
    <w:rsid w:val="001E6379"/>
    <w:rsid w:val="001E6B77"/>
    <w:rsid w:val="001F3698"/>
    <w:rsid w:val="001F4123"/>
    <w:rsid w:val="001F49C5"/>
    <w:rsid w:val="001F5AEB"/>
    <w:rsid w:val="001F5E69"/>
    <w:rsid w:val="0020434E"/>
    <w:rsid w:val="002142D5"/>
    <w:rsid w:val="00220992"/>
    <w:rsid w:val="002235D0"/>
    <w:rsid w:val="0024217B"/>
    <w:rsid w:val="00246D5E"/>
    <w:rsid w:val="00254667"/>
    <w:rsid w:val="002552A4"/>
    <w:rsid w:val="00255ED6"/>
    <w:rsid w:val="0026412A"/>
    <w:rsid w:val="002747E5"/>
    <w:rsid w:val="0027577D"/>
    <w:rsid w:val="0027648A"/>
    <w:rsid w:val="00281FFE"/>
    <w:rsid w:val="00296D59"/>
    <w:rsid w:val="00297275"/>
    <w:rsid w:val="002973B5"/>
    <w:rsid w:val="002A1C5B"/>
    <w:rsid w:val="002A5FEF"/>
    <w:rsid w:val="002B1025"/>
    <w:rsid w:val="002C0D00"/>
    <w:rsid w:val="002C6636"/>
    <w:rsid w:val="002D214B"/>
    <w:rsid w:val="002D2F90"/>
    <w:rsid w:val="002E427F"/>
    <w:rsid w:val="002F089F"/>
    <w:rsid w:val="002F0CA7"/>
    <w:rsid w:val="00302C1A"/>
    <w:rsid w:val="0030303C"/>
    <w:rsid w:val="00305BAB"/>
    <w:rsid w:val="00306624"/>
    <w:rsid w:val="003119DC"/>
    <w:rsid w:val="003154B7"/>
    <w:rsid w:val="00327AD5"/>
    <w:rsid w:val="00330EA3"/>
    <w:rsid w:val="00331040"/>
    <w:rsid w:val="00332219"/>
    <w:rsid w:val="00337521"/>
    <w:rsid w:val="00340337"/>
    <w:rsid w:val="003411D3"/>
    <w:rsid w:val="003429A4"/>
    <w:rsid w:val="00344185"/>
    <w:rsid w:val="00345021"/>
    <w:rsid w:val="0035272C"/>
    <w:rsid w:val="00354B31"/>
    <w:rsid w:val="00354CB1"/>
    <w:rsid w:val="00356B25"/>
    <w:rsid w:val="00360B7B"/>
    <w:rsid w:val="00371D18"/>
    <w:rsid w:val="003821EA"/>
    <w:rsid w:val="003847B2"/>
    <w:rsid w:val="00391C60"/>
    <w:rsid w:val="00393B77"/>
    <w:rsid w:val="00396731"/>
    <w:rsid w:val="00397D5D"/>
    <w:rsid w:val="003A0DCB"/>
    <w:rsid w:val="003A26E1"/>
    <w:rsid w:val="003A39B0"/>
    <w:rsid w:val="003A7186"/>
    <w:rsid w:val="003A7C23"/>
    <w:rsid w:val="003C5E71"/>
    <w:rsid w:val="003C6F0A"/>
    <w:rsid w:val="003D12AE"/>
    <w:rsid w:val="003D19F5"/>
    <w:rsid w:val="003D4D48"/>
    <w:rsid w:val="003D53C7"/>
    <w:rsid w:val="003E1F53"/>
    <w:rsid w:val="003F2118"/>
    <w:rsid w:val="003F241B"/>
    <w:rsid w:val="003F641E"/>
    <w:rsid w:val="003F749C"/>
    <w:rsid w:val="00400F25"/>
    <w:rsid w:val="0040518F"/>
    <w:rsid w:val="0040747F"/>
    <w:rsid w:val="00407604"/>
    <w:rsid w:val="00411EF8"/>
    <w:rsid w:val="004124BD"/>
    <w:rsid w:val="0041625D"/>
    <w:rsid w:val="00416BC9"/>
    <w:rsid w:val="004242DF"/>
    <w:rsid w:val="004256BB"/>
    <w:rsid w:val="004334D4"/>
    <w:rsid w:val="0043530D"/>
    <w:rsid w:val="00436E71"/>
    <w:rsid w:val="00445A6D"/>
    <w:rsid w:val="00453064"/>
    <w:rsid w:val="00455E83"/>
    <w:rsid w:val="004629BE"/>
    <w:rsid w:val="0046536A"/>
    <w:rsid w:val="0046671A"/>
    <w:rsid w:val="00466F00"/>
    <w:rsid w:val="0047602B"/>
    <w:rsid w:val="00485547"/>
    <w:rsid w:val="00491486"/>
    <w:rsid w:val="0049209B"/>
    <w:rsid w:val="004967F5"/>
    <w:rsid w:val="004970BF"/>
    <w:rsid w:val="004A381C"/>
    <w:rsid w:val="004A392F"/>
    <w:rsid w:val="004A3F35"/>
    <w:rsid w:val="004A642B"/>
    <w:rsid w:val="004A721F"/>
    <w:rsid w:val="004B0B9D"/>
    <w:rsid w:val="004B2DA6"/>
    <w:rsid w:val="004B691E"/>
    <w:rsid w:val="004C3F64"/>
    <w:rsid w:val="004C7486"/>
    <w:rsid w:val="004F03BB"/>
    <w:rsid w:val="004F4652"/>
    <w:rsid w:val="005056FB"/>
    <w:rsid w:val="005136C7"/>
    <w:rsid w:val="00516E7D"/>
    <w:rsid w:val="00516F3D"/>
    <w:rsid w:val="005174C2"/>
    <w:rsid w:val="0053721A"/>
    <w:rsid w:val="00541627"/>
    <w:rsid w:val="00541AEC"/>
    <w:rsid w:val="00541D9A"/>
    <w:rsid w:val="005426F6"/>
    <w:rsid w:val="00543F99"/>
    <w:rsid w:val="0055129B"/>
    <w:rsid w:val="00552752"/>
    <w:rsid w:val="00562B3D"/>
    <w:rsid w:val="00565ABD"/>
    <w:rsid w:val="00574CA3"/>
    <w:rsid w:val="005750B7"/>
    <w:rsid w:val="005754DE"/>
    <w:rsid w:val="00585172"/>
    <w:rsid w:val="00586A5D"/>
    <w:rsid w:val="005905D8"/>
    <w:rsid w:val="005978E6"/>
    <w:rsid w:val="005A2663"/>
    <w:rsid w:val="005A2734"/>
    <w:rsid w:val="005A2BEE"/>
    <w:rsid w:val="005B0953"/>
    <w:rsid w:val="005B20FC"/>
    <w:rsid w:val="005B58B1"/>
    <w:rsid w:val="005B680B"/>
    <w:rsid w:val="005C1D93"/>
    <w:rsid w:val="005C269E"/>
    <w:rsid w:val="005C3060"/>
    <w:rsid w:val="005C6C60"/>
    <w:rsid w:val="005C6E45"/>
    <w:rsid w:val="005C7688"/>
    <w:rsid w:val="005D6360"/>
    <w:rsid w:val="005E056C"/>
    <w:rsid w:val="005E1236"/>
    <w:rsid w:val="005E49C4"/>
    <w:rsid w:val="005E5664"/>
    <w:rsid w:val="005F175B"/>
    <w:rsid w:val="005F4274"/>
    <w:rsid w:val="005F50BB"/>
    <w:rsid w:val="00601DAC"/>
    <w:rsid w:val="00614671"/>
    <w:rsid w:val="006166F6"/>
    <w:rsid w:val="00624A9A"/>
    <w:rsid w:val="00632454"/>
    <w:rsid w:val="0063470F"/>
    <w:rsid w:val="00637D52"/>
    <w:rsid w:val="006469BE"/>
    <w:rsid w:val="0065785C"/>
    <w:rsid w:val="00661ECD"/>
    <w:rsid w:val="006641B5"/>
    <w:rsid w:val="00665CD9"/>
    <w:rsid w:val="00667038"/>
    <w:rsid w:val="00671028"/>
    <w:rsid w:val="0067446D"/>
    <w:rsid w:val="0067742A"/>
    <w:rsid w:val="00683DFF"/>
    <w:rsid w:val="0068597A"/>
    <w:rsid w:val="00685F4E"/>
    <w:rsid w:val="00690703"/>
    <w:rsid w:val="00691505"/>
    <w:rsid w:val="00694068"/>
    <w:rsid w:val="006A233E"/>
    <w:rsid w:val="006A2663"/>
    <w:rsid w:val="006A2AFE"/>
    <w:rsid w:val="006A2B41"/>
    <w:rsid w:val="006B01B9"/>
    <w:rsid w:val="006B1CF0"/>
    <w:rsid w:val="006B3825"/>
    <w:rsid w:val="006B7F0F"/>
    <w:rsid w:val="006C1AEB"/>
    <w:rsid w:val="006C3E0B"/>
    <w:rsid w:val="006C7B11"/>
    <w:rsid w:val="006D0EA9"/>
    <w:rsid w:val="006E00EF"/>
    <w:rsid w:val="006E1547"/>
    <w:rsid w:val="006E2461"/>
    <w:rsid w:val="006E6ACF"/>
    <w:rsid w:val="006E774B"/>
    <w:rsid w:val="006F2F85"/>
    <w:rsid w:val="006F32F3"/>
    <w:rsid w:val="006F4689"/>
    <w:rsid w:val="00700FD9"/>
    <w:rsid w:val="00706797"/>
    <w:rsid w:val="00710CB1"/>
    <w:rsid w:val="00713FF4"/>
    <w:rsid w:val="00714505"/>
    <w:rsid w:val="00716AD7"/>
    <w:rsid w:val="007207FE"/>
    <w:rsid w:val="00721BE4"/>
    <w:rsid w:val="007225B1"/>
    <w:rsid w:val="00722A4D"/>
    <w:rsid w:val="007247EF"/>
    <w:rsid w:val="007260DA"/>
    <w:rsid w:val="00730805"/>
    <w:rsid w:val="00732008"/>
    <w:rsid w:val="00732496"/>
    <w:rsid w:val="0073519F"/>
    <w:rsid w:val="00737F27"/>
    <w:rsid w:val="00742F0E"/>
    <w:rsid w:val="007453FD"/>
    <w:rsid w:val="00747875"/>
    <w:rsid w:val="007505B6"/>
    <w:rsid w:val="007513E4"/>
    <w:rsid w:val="00752048"/>
    <w:rsid w:val="00755383"/>
    <w:rsid w:val="007556A9"/>
    <w:rsid w:val="0075756E"/>
    <w:rsid w:val="00761AFA"/>
    <w:rsid w:val="00766CF1"/>
    <w:rsid w:val="00772B05"/>
    <w:rsid w:val="007A5314"/>
    <w:rsid w:val="007A5EE2"/>
    <w:rsid w:val="007B68E2"/>
    <w:rsid w:val="007C0249"/>
    <w:rsid w:val="007C6C76"/>
    <w:rsid w:val="007C7225"/>
    <w:rsid w:val="007C7281"/>
    <w:rsid w:val="007D0BE9"/>
    <w:rsid w:val="007D20D3"/>
    <w:rsid w:val="007D7D04"/>
    <w:rsid w:val="007E19B4"/>
    <w:rsid w:val="007E4494"/>
    <w:rsid w:val="007F23A2"/>
    <w:rsid w:val="007F456B"/>
    <w:rsid w:val="007F7921"/>
    <w:rsid w:val="00807B73"/>
    <w:rsid w:val="0081051C"/>
    <w:rsid w:val="00810E70"/>
    <w:rsid w:val="008126C2"/>
    <w:rsid w:val="00813C20"/>
    <w:rsid w:val="008152AE"/>
    <w:rsid w:val="0081539E"/>
    <w:rsid w:val="00823E75"/>
    <w:rsid w:val="00824BD7"/>
    <w:rsid w:val="00830654"/>
    <w:rsid w:val="00841C05"/>
    <w:rsid w:val="00842EC8"/>
    <w:rsid w:val="00845FF2"/>
    <w:rsid w:val="008521E0"/>
    <w:rsid w:val="00856560"/>
    <w:rsid w:val="00857AA9"/>
    <w:rsid w:val="008653A8"/>
    <w:rsid w:val="00872123"/>
    <w:rsid w:val="0087261E"/>
    <w:rsid w:val="008751CF"/>
    <w:rsid w:val="0088227F"/>
    <w:rsid w:val="00883B4B"/>
    <w:rsid w:val="00885205"/>
    <w:rsid w:val="0088634A"/>
    <w:rsid w:val="00887F95"/>
    <w:rsid w:val="00891F46"/>
    <w:rsid w:val="0089323E"/>
    <w:rsid w:val="008944D5"/>
    <w:rsid w:val="008946F5"/>
    <w:rsid w:val="00896A11"/>
    <w:rsid w:val="00897F72"/>
    <w:rsid w:val="008A6DAB"/>
    <w:rsid w:val="008A7279"/>
    <w:rsid w:val="008B0C7B"/>
    <w:rsid w:val="008B3F5C"/>
    <w:rsid w:val="008C0793"/>
    <w:rsid w:val="008C6FD8"/>
    <w:rsid w:val="008D04A5"/>
    <w:rsid w:val="008E0FD8"/>
    <w:rsid w:val="008E5461"/>
    <w:rsid w:val="008E63ED"/>
    <w:rsid w:val="008E6CEA"/>
    <w:rsid w:val="008F2DB9"/>
    <w:rsid w:val="009009EE"/>
    <w:rsid w:val="00904CB8"/>
    <w:rsid w:val="00911DA1"/>
    <w:rsid w:val="00912210"/>
    <w:rsid w:val="009128D5"/>
    <w:rsid w:val="00913D02"/>
    <w:rsid w:val="00917F0A"/>
    <w:rsid w:val="00921957"/>
    <w:rsid w:val="00922623"/>
    <w:rsid w:val="00924CF7"/>
    <w:rsid w:val="009274EA"/>
    <w:rsid w:val="00930B02"/>
    <w:rsid w:val="009435DD"/>
    <w:rsid w:val="00943A8B"/>
    <w:rsid w:val="00944C23"/>
    <w:rsid w:val="00944D45"/>
    <w:rsid w:val="00944DB1"/>
    <w:rsid w:val="009470CD"/>
    <w:rsid w:val="009556B3"/>
    <w:rsid w:val="009610F5"/>
    <w:rsid w:val="00963B27"/>
    <w:rsid w:val="0096737F"/>
    <w:rsid w:val="009779D3"/>
    <w:rsid w:val="0099189D"/>
    <w:rsid w:val="009A0A95"/>
    <w:rsid w:val="009A26D4"/>
    <w:rsid w:val="009A2D53"/>
    <w:rsid w:val="009A35D0"/>
    <w:rsid w:val="009A6A5C"/>
    <w:rsid w:val="009B5389"/>
    <w:rsid w:val="009B782E"/>
    <w:rsid w:val="009C2785"/>
    <w:rsid w:val="009C46ED"/>
    <w:rsid w:val="009C5096"/>
    <w:rsid w:val="009C693A"/>
    <w:rsid w:val="009C78B5"/>
    <w:rsid w:val="009D0BF6"/>
    <w:rsid w:val="009D1A19"/>
    <w:rsid w:val="009D66A1"/>
    <w:rsid w:val="009E0CA2"/>
    <w:rsid w:val="009E1300"/>
    <w:rsid w:val="009E71E3"/>
    <w:rsid w:val="009F1E49"/>
    <w:rsid w:val="00A004CE"/>
    <w:rsid w:val="00A03B52"/>
    <w:rsid w:val="00A0503C"/>
    <w:rsid w:val="00A143B5"/>
    <w:rsid w:val="00A152CC"/>
    <w:rsid w:val="00A15A59"/>
    <w:rsid w:val="00A17928"/>
    <w:rsid w:val="00A2011E"/>
    <w:rsid w:val="00A206D8"/>
    <w:rsid w:val="00A21CD8"/>
    <w:rsid w:val="00A25684"/>
    <w:rsid w:val="00A26880"/>
    <w:rsid w:val="00A309FF"/>
    <w:rsid w:val="00A310F6"/>
    <w:rsid w:val="00A31D6A"/>
    <w:rsid w:val="00A32E94"/>
    <w:rsid w:val="00A34726"/>
    <w:rsid w:val="00A364D4"/>
    <w:rsid w:val="00A3651F"/>
    <w:rsid w:val="00A422F2"/>
    <w:rsid w:val="00A42E41"/>
    <w:rsid w:val="00A54BA9"/>
    <w:rsid w:val="00A5722A"/>
    <w:rsid w:val="00A6247E"/>
    <w:rsid w:val="00A63C0F"/>
    <w:rsid w:val="00A66A2A"/>
    <w:rsid w:val="00A72179"/>
    <w:rsid w:val="00A727B7"/>
    <w:rsid w:val="00A76666"/>
    <w:rsid w:val="00A9077A"/>
    <w:rsid w:val="00A92B5D"/>
    <w:rsid w:val="00A95830"/>
    <w:rsid w:val="00A95E24"/>
    <w:rsid w:val="00AA7767"/>
    <w:rsid w:val="00AB0B53"/>
    <w:rsid w:val="00AD2706"/>
    <w:rsid w:val="00AD47E5"/>
    <w:rsid w:val="00AD49A3"/>
    <w:rsid w:val="00AE0C5B"/>
    <w:rsid w:val="00AE5699"/>
    <w:rsid w:val="00AE617D"/>
    <w:rsid w:val="00AE6921"/>
    <w:rsid w:val="00AE7565"/>
    <w:rsid w:val="00AE7B7E"/>
    <w:rsid w:val="00AE7D5D"/>
    <w:rsid w:val="00AF0BEE"/>
    <w:rsid w:val="00AF5D3F"/>
    <w:rsid w:val="00AF75FC"/>
    <w:rsid w:val="00AF796C"/>
    <w:rsid w:val="00B053CB"/>
    <w:rsid w:val="00B11CB8"/>
    <w:rsid w:val="00B153DC"/>
    <w:rsid w:val="00B16007"/>
    <w:rsid w:val="00B16614"/>
    <w:rsid w:val="00B2025D"/>
    <w:rsid w:val="00B23B64"/>
    <w:rsid w:val="00B267AF"/>
    <w:rsid w:val="00B26BCE"/>
    <w:rsid w:val="00B3201E"/>
    <w:rsid w:val="00B32271"/>
    <w:rsid w:val="00B33B03"/>
    <w:rsid w:val="00B33E31"/>
    <w:rsid w:val="00B34BB5"/>
    <w:rsid w:val="00B40B9C"/>
    <w:rsid w:val="00B41566"/>
    <w:rsid w:val="00B4558E"/>
    <w:rsid w:val="00B46266"/>
    <w:rsid w:val="00B52460"/>
    <w:rsid w:val="00B52BBB"/>
    <w:rsid w:val="00B54BBD"/>
    <w:rsid w:val="00B60BDE"/>
    <w:rsid w:val="00B62A24"/>
    <w:rsid w:val="00B66750"/>
    <w:rsid w:val="00B66962"/>
    <w:rsid w:val="00B67EB5"/>
    <w:rsid w:val="00B85782"/>
    <w:rsid w:val="00B876FA"/>
    <w:rsid w:val="00B936E7"/>
    <w:rsid w:val="00B95929"/>
    <w:rsid w:val="00B96E76"/>
    <w:rsid w:val="00B97579"/>
    <w:rsid w:val="00BA137F"/>
    <w:rsid w:val="00BA43FA"/>
    <w:rsid w:val="00BA4623"/>
    <w:rsid w:val="00BA4FFE"/>
    <w:rsid w:val="00BB0D87"/>
    <w:rsid w:val="00BB493E"/>
    <w:rsid w:val="00BC3A84"/>
    <w:rsid w:val="00BC5384"/>
    <w:rsid w:val="00BC75C3"/>
    <w:rsid w:val="00BD20A8"/>
    <w:rsid w:val="00BE2AC0"/>
    <w:rsid w:val="00BE7DC7"/>
    <w:rsid w:val="00BF2BD8"/>
    <w:rsid w:val="00C01AB8"/>
    <w:rsid w:val="00C06B29"/>
    <w:rsid w:val="00C107AC"/>
    <w:rsid w:val="00C13D47"/>
    <w:rsid w:val="00C13D63"/>
    <w:rsid w:val="00C14519"/>
    <w:rsid w:val="00C24FC3"/>
    <w:rsid w:val="00C316BC"/>
    <w:rsid w:val="00C328A7"/>
    <w:rsid w:val="00C35160"/>
    <w:rsid w:val="00C35760"/>
    <w:rsid w:val="00C35B54"/>
    <w:rsid w:val="00C4642D"/>
    <w:rsid w:val="00C46611"/>
    <w:rsid w:val="00C4667B"/>
    <w:rsid w:val="00C55230"/>
    <w:rsid w:val="00C65D35"/>
    <w:rsid w:val="00C76AD6"/>
    <w:rsid w:val="00C81F67"/>
    <w:rsid w:val="00C828B1"/>
    <w:rsid w:val="00C924F4"/>
    <w:rsid w:val="00C93F58"/>
    <w:rsid w:val="00CA08B7"/>
    <w:rsid w:val="00CA1E7A"/>
    <w:rsid w:val="00CA1F7D"/>
    <w:rsid w:val="00CA3687"/>
    <w:rsid w:val="00CA4274"/>
    <w:rsid w:val="00CA6BD1"/>
    <w:rsid w:val="00CA730F"/>
    <w:rsid w:val="00CB1595"/>
    <w:rsid w:val="00CB5DDC"/>
    <w:rsid w:val="00CB76A6"/>
    <w:rsid w:val="00CC075F"/>
    <w:rsid w:val="00CC1708"/>
    <w:rsid w:val="00CC311C"/>
    <w:rsid w:val="00CC4C3E"/>
    <w:rsid w:val="00CD2E3B"/>
    <w:rsid w:val="00CD5A75"/>
    <w:rsid w:val="00CD6E6D"/>
    <w:rsid w:val="00CE1EF7"/>
    <w:rsid w:val="00CE2B46"/>
    <w:rsid w:val="00CF058F"/>
    <w:rsid w:val="00CF097E"/>
    <w:rsid w:val="00CF3B57"/>
    <w:rsid w:val="00CF6641"/>
    <w:rsid w:val="00D001C6"/>
    <w:rsid w:val="00D02E5C"/>
    <w:rsid w:val="00D02EB8"/>
    <w:rsid w:val="00D03699"/>
    <w:rsid w:val="00D073D7"/>
    <w:rsid w:val="00D07E13"/>
    <w:rsid w:val="00D13B78"/>
    <w:rsid w:val="00D15CBB"/>
    <w:rsid w:val="00D160AC"/>
    <w:rsid w:val="00D24F2C"/>
    <w:rsid w:val="00D2526F"/>
    <w:rsid w:val="00D30347"/>
    <w:rsid w:val="00D305D2"/>
    <w:rsid w:val="00D31108"/>
    <w:rsid w:val="00D32216"/>
    <w:rsid w:val="00D32A05"/>
    <w:rsid w:val="00D3366A"/>
    <w:rsid w:val="00D3486D"/>
    <w:rsid w:val="00D43E72"/>
    <w:rsid w:val="00D513EE"/>
    <w:rsid w:val="00D538D5"/>
    <w:rsid w:val="00D60025"/>
    <w:rsid w:val="00D60F8D"/>
    <w:rsid w:val="00D654A6"/>
    <w:rsid w:val="00D66A13"/>
    <w:rsid w:val="00D71035"/>
    <w:rsid w:val="00D72BAD"/>
    <w:rsid w:val="00D7334C"/>
    <w:rsid w:val="00D74FD0"/>
    <w:rsid w:val="00D75C11"/>
    <w:rsid w:val="00D776DD"/>
    <w:rsid w:val="00D83D03"/>
    <w:rsid w:val="00D93314"/>
    <w:rsid w:val="00D9447A"/>
    <w:rsid w:val="00DB12DD"/>
    <w:rsid w:val="00DB27C1"/>
    <w:rsid w:val="00DB6D23"/>
    <w:rsid w:val="00DC15FC"/>
    <w:rsid w:val="00DC3389"/>
    <w:rsid w:val="00DD3C89"/>
    <w:rsid w:val="00DD70FF"/>
    <w:rsid w:val="00DE47EC"/>
    <w:rsid w:val="00DE5132"/>
    <w:rsid w:val="00DF1F7E"/>
    <w:rsid w:val="00DF3DF4"/>
    <w:rsid w:val="00DF5E6B"/>
    <w:rsid w:val="00E02B40"/>
    <w:rsid w:val="00E06A3F"/>
    <w:rsid w:val="00E076C5"/>
    <w:rsid w:val="00E1386C"/>
    <w:rsid w:val="00E22F44"/>
    <w:rsid w:val="00E246C8"/>
    <w:rsid w:val="00E256EB"/>
    <w:rsid w:val="00E2687F"/>
    <w:rsid w:val="00E27EEE"/>
    <w:rsid w:val="00E32217"/>
    <w:rsid w:val="00E33D3D"/>
    <w:rsid w:val="00E358A9"/>
    <w:rsid w:val="00E36667"/>
    <w:rsid w:val="00E40F5C"/>
    <w:rsid w:val="00E4233C"/>
    <w:rsid w:val="00E474F1"/>
    <w:rsid w:val="00E501EF"/>
    <w:rsid w:val="00E51751"/>
    <w:rsid w:val="00E55815"/>
    <w:rsid w:val="00E56A11"/>
    <w:rsid w:val="00E57B6A"/>
    <w:rsid w:val="00E60BED"/>
    <w:rsid w:val="00E625F0"/>
    <w:rsid w:val="00E62F68"/>
    <w:rsid w:val="00E64C42"/>
    <w:rsid w:val="00E667D9"/>
    <w:rsid w:val="00E72942"/>
    <w:rsid w:val="00E72DC9"/>
    <w:rsid w:val="00E72FD6"/>
    <w:rsid w:val="00E751FF"/>
    <w:rsid w:val="00E77FDE"/>
    <w:rsid w:val="00E903D2"/>
    <w:rsid w:val="00E93646"/>
    <w:rsid w:val="00E94EF1"/>
    <w:rsid w:val="00E95F52"/>
    <w:rsid w:val="00E970C1"/>
    <w:rsid w:val="00EA2CB0"/>
    <w:rsid w:val="00EA3D4E"/>
    <w:rsid w:val="00EA680E"/>
    <w:rsid w:val="00EB4BE6"/>
    <w:rsid w:val="00EB5A63"/>
    <w:rsid w:val="00EB5F7D"/>
    <w:rsid w:val="00EB6049"/>
    <w:rsid w:val="00EC3DFF"/>
    <w:rsid w:val="00ED016F"/>
    <w:rsid w:val="00ED01A1"/>
    <w:rsid w:val="00ED1523"/>
    <w:rsid w:val="00ED7259"/>
    <w:rsid w:val="00ED752B"/>
    <w:rsid w:val="00ED7FDD"/>
    <w:rsid w:val="00EE117A"/>
    <w:rsid w:val="00EE34A5"/>
    <w:rsid w:val="00EE3674"/>
    <w:rsid w:val="00EE4AB1"/>
    <w:rsid w:val="00EE54B7"/>
    <w:rsid w:val="00EF63AB"/>
    <w:rsid w:val="00F033C8"/>
    <w:rsid w:val="00F035EC"/>
    <w:rsid w:val="00F10351"/>
    <w:rsid w:val="00F13B1C"/>
    <w:rsid w:val="00F14635"/>
    <w:rsid w:val="00F1673B"/>
    <w:rsid w:val="00F21087"/>
    <w:rsid w:val="00F2222E"/>
    <w:rsid w:val="00F23F5F"/>
    <w:rsid w:val="00F32AC6"/>
    <w:rsid w:val="00F4041E"/>
    <w:rsid w:val="00F445BE"/>
    <w:rsid w:val="00F46083"/>
    <w:rsid w:val="00F63F18"/>
    <w:rsid w:val="00F70D0F"/>
    <w:rsid w:val="00F7386A"/>
    <w:rsid w:val="00F7550B"/>
    <w:rsid w:val="00F75AEB"/>
    <w:rsid w:val="00F75EC0"/>
    <w:rsid w:val="00F83670"/>
    <w:rsid w:val="00F85273"/>
    <w:rsid w:val="00F85FEE"/>
    <w:rsid w:val="00F8729A"/>
    <w:rsid w:val="00F9051E"/>
    <w:rsid w:val="00F96443"/>
    <w:rsid w:val="00F96B22"/>
    <w:rsid w:val="00FA5913"/>
    <w:rsid w:val="00FB2A3B"/>
    <w:rsid w:val="00FC1BD9"/>
    <w:rsid w:val="00FC2F72"/>
    <w:rsid w:val="00FC60C4"/>
    <w:rsid w:val="00FC7B11"/>
    <w:rsid w:val="00FD335B"/>
    <w:rsid w:val="00FE179E"/>
    <w:rsid w:val="00FE24D8"/>
    <w:rsid w:val="00FF0928"/>
    <w:rsid w:val="00FF2178"/>
    <w:rsid w:val="00FF2252"/>
    <w:rsid w:val="00FF3800"/>
    <w:rsid w:val="00FF495D"/>
    <w:rsid w:val="00FF63DA"/>
    <w:rsid w:val="02A52D3C"/>
    <w:rsid w:val="03D7E2F4"/>
    <w:rsid w:val="09FB64A3"/>
    <w:rsid w:val="0A3E362E"/>
    <w:rsid w:val="0EBB885B"/>
    <w:rsid w:val="0F1F4D7B"/>
    <w:rsid w:val="0F7E9F57"/>
    <w:rsid w:val="0FF712C8"/>
    <w:rsid w:val="147D94B8"/>
    <w:rsid w:val="14EEA582"/>
    <w:rsid w:val="177C868B"/>
    <w:rsid w:val="17DCE11C"/>
    <w:rsid w:val="17EC6193"/>
    <w:rsid w:val="195C2CD0"/>
    <w:rsid w:val="19DF0B61"/>
    <w:rsid w:val="1AFEE5CD"/>
    <w:rsid w:val="1BBCF847"/>
    <w:rsid w:val="1BFE49D8"/>
    <w:rsid w:val="1E3FA404"/>
    <w:rsid w:val="1E7FBD03"/>
    <w:rsid w:val="1E9EAAB4"/>
    <w:rsid w:val="1EEFEC32"/>
    <w:rsid w:val="1EFB5573"/>
    <w:rsid w:val="1EFFD19B"/>
    <w:rsid w:val="1F52B98E"/>
    <w:rsid w:val="1F7AAB25"/>
    <w:rsid w:val="1FC533ED"/>
    <w:rsid w:val="1FD6DAA7"/>
    <w:rsid w:val="1FDFFE4F"/>
    <w:rsid w:val="1FF97A1D"/>
    <w:rsid w:val="1FFC7578"/>
    <w:rsid w:val="1FFF06F6"/>
    <w:rsid w:val="247FFCE5"/>
    <w:rsid w:val="2645CE6C"/>
    <w:rsid w:val="2943B81B"/>
    <w:rsid w:val="29EF5E64"/>
    <w:rsid w:val="2AF3A097"/>
    <w:rsid w:val="2B777627"/>
    <w:rsid w:val="2C3B4CEC"/>
    <w:rsid w:val="2DFFE43C"/>
    <w:rsid w:val="2E9C23D7"/>
    <w:rsid w:val="2EEB9BA5"/>
    <w:rsid w:val="2F5F2DA6"/>
    <w:rsid w:val="2FFFD547"/>
    <w:rsid w:val="31E40DC5"/>
    <w:rsid w:val="31EABC38"/>
    <w:rsid w:val="33FD301A"/>
    <w:rsid w:val="355F26FE"/>
    <w:rsid w:val="369FC956"/>
    <w:rsid w:val="36AD6A0B"/>
    <w:rsid w:val="36BC69EC"/>
    <w:rsid w:val="3777DDE9"/>
    <w:rsid w:val="37BA1179"/>
    <w:rsid w:val="37DB4B5E"/>
    <w:rsid w:val="37DB8DFE"/>
    <w:rsid w:val="37FB5E32"/>
    <w:rsid w:val="37FB63D5"/>
    <w:rsid w:val="37FD032F"/>
    <w:rsid w:val="37FFC91B"/>
    <w:rsid w:val="3A338BB9"/>
    <w:rsid w:val="3B7798DA"/>
    <w:rsid w:val="3BBFECF4"/>
    <w:rsid w:val="3BDF2B66"/>
    <w:rsid w:val="3BEFB6C4"/>
    <w:rsid w:val="3BFE2B4E"/>
    <w:rsid w:val="3BFEAAFA"/>
    <w:rsid w:val="3BFEC347"/>
    <w:rsid w:val="3D77199B"/>
    <w:rsid w:val="3DB7DDB3"/>
    <w:rsid w:val="3DE66086"/>
    <w:rsid w:val="3DEF0AD1"/>
    <w:rsid w:val="3E375438"/>
    <w:rsid w:val="3E6FF707"/>
    <w:rsid w:val="3ECBD1AB"/>
    <w:rsid w:val="3EFFDA6C"/>
    <w:rsid w:val="3F3F6A7C"/>
    <w:rsid w:val="3F3F750F"/>
    <w:rsid w:val="3F63CEBE"/>
    <w:rsid w:val="3F75E646"/>
    <w:rsid w:val="3FB4BD97"/>
    <w:rsid w:val="3FBFD164"/>
    <w:rsid w:val="3FC7FD37"/>
    <w:rsid w:val="3FE983F5"/>
    <w:rsid w:val="3FEBC9EE"/>
    <w:rsid w:val="3FFB694C"/>
    <w:rsid w:val="3FFBAF65"/>
    <w:rsid w:val="3FFBDA65"/>
    <w:rsid w:val="3FFCDC50"/>
    <w:rsid w:val="3FFD906E"/>
    <w:rsid w:val="3FFDF03D"/>
    <w:rsid w:val="3FFF90F6"/>
    <w:rsid w:val="41C9EBF4"/>
    <w:rsid w:val="43AE2E61"/>
    <w:rsid w:val="45F77BD9"/>
    <w:rsid w:val="461769E9"/>
    <w:rsid w:val="4B1F46D5"/>
    <w:rsid w:val="4CF3CE29"/>
    <w:rsid w:val="4D2B3379"/>
    <w:rsid w:val="4DC243B5"/>
    <w:rsid w:val="4E3D6CB5"/>
    <w:rsid w:val="4E592053"/>
    <w:rsid w:val="4FB16FBA"/>
    <w:rsid w:val="4FB31DE2"/>
    <w:rsid w:val="4FEBA54C"/>
    <w:rsid w:val="4FF7BADE"/>
    <w:rsid w:val="4FFF1606"/>
    <w:rsid w:val="5336F198"/>
    <w:rsid w:val="53EB0739"/>
    <w:rsid w:val="563E7037"/>
    <w:rsid w:val="56FDA5EF"/>
    <w:rsid w:val="57DDD70F"/>
    <w:rsid w:val="57F9EC17"/>
    <w:rsid w:val="57FF7598"/>
    <w:rsid w:val="5A7ACA21"/>
    <w:rsid w:val="5AD55A43"/>
    <w:rsid w:val="5AFBE1A9"/>
    <w:rsid w:val="5BEF6EA6"/>
    <w:rsid w:val="5BFC0579"/>
    <w:rsid w:val="5BFFFD8C"/>
    <w:rsid w:val="5CBF4630"/>
    <w:rsid w:val="5CFB7EAC"/>
    <w:rsid w:val="5D5D87F9"/>
    <w:rsid w:val="5D70A317"/>
    <w:rsid w:val="5D761ADA"/>
    <w:rsid w:val="5DCE4C60"/>
    <w:rsid w:val="5DF66F1D"/>
    <w:rsid w:val="5DF78696"/>
    <w:rsid w:val="5DFB6659"/>
    <w:rsid w:val="5DFFDB4E"/>
    <w:rsid w:val="5E1BB82C"/>
    <w:rsid w:val="5EAB7BBA"/>
    <w:rsid w:val="5EDF6EE8"/>
    <w:rsid w:val="5EDF8C1F"/>
    <w:rsid w:val="5EDFFC59"/>
    <w:rsid w:val="5EF7454F"/>
    <w:rsid w:val="5EFE40FE"/>
    <w:rsid w:val="5F6F4372"/>
    <w:rsid w:val="5F70CD77"/>
    <w:rsid w:val="5F73ACAF"/>
    <w:rsid w:val="5F7BB660"/>
    <w:rsid w:val="5F7BDD66"/>
    <w:rsid w:val="5F9F7389"/>
    <w:rsid w:val="5FB3AF4E"/>
    <w:rsid w:val="5FCFDBE6"/>
    <w:rsid w:val="5FDD11D3"/>
    <w:rsid w:val="5FDE18A5"/>
    <w:rsid w:val="5FEA468B"/>
    <w:rsid w:val="5FF62AB9"/>
    <w:rsid w:val="5FFBB832"/>
    <w:rsid w:val="5FFCADD0"/>
    <w:rsid w:val="5FFD0340"/>
    <w:rsid w:val="5FFF0FC5"/>
    <w:rsid w:val="5FFF1772"/>
    <w:rsid w:val="5FFF58C2"/>
    <w:rsid w:val="5FFFDD4A"/>
    <w:rsid w:val="62FF61E5"/>
    <w:rsid w:val="6333DF6F"/>
    <w:rsid w:val="63F62459"/>
    <w:rsid w:val="64778263"/>
    <w:rsid w:val="677D079A"/>
    <w:rsid w:val="67B72E4F"/>
    <w:rsid w:val="67BF1DF6"/>
    <w:rsid w:val="68FFB86A"/>
    <w:rsid w:val="6B8B134E"/>
    <w:rsid w:val="6BAE436F"/>
    <w:rsid w:val="6BDB000F"/>
    <w:rsid w:val="6BDEAAA5"/>
    <w:rsid w:val="6BEF437E"/>
    <w:rsid w:val="6BFB5A16"/>
    <w:rsid w:val="6BFF1B9F"/>
    <w:rsid w:val="6BFFE6B7"/>
    <w:rsid w:val="6C7DB6FB"/>
    <w:rsid w:val="6D2B8208"/>
    <w:rsid w:val="6DB74796"/>
    <w:rsid w:val="6DEFC4A2"/>
    <w:rsid w:val="6DFB3ECD"/>
    <w:rsid w:val="6DFB959D"/>
    <w:rsid w:val="6E27A3D6"/>
    <w:rsid w:val="6E759E85"/>
    <w:rsid w:val="6EFCFFBF"/>
    <w:rsid w:val="6EFE5F59"/>
    <w:rsid w:val="6F571AFF"/>
    <w:rsid w:val="6F6739D5"/>
    <w:rsid w:val="6F9BF238"/>
    <w:rsid w:val="6FBFCB26"/>
    <w:rsid w:val="6FCF2612"/>
    <w:rsid w:val="6FDF4853"/>
    <w:rsid w:val="6FEE95EA"/>
    <w:rsid w:val="6FFB7A97"/>
    <w:rsid w:val="6FFBB188"/>
    <w:rsid w:val="6FFE456E"/>
    <w:rsid w:val="6FFF0D63"/>
    <w:rsid w:val="706F39E5"/>
    <w:rsid w:val="7326441F"/>
    <w:rsid w:val="73EFE1B6"/>
    <w:rsid w:val="73F7EA14"/>
    <w:rsid w:val="7495A4B7"/>
    <w:rsid w:val="74FFA25F"/>
    <w:rsid w:val="75BF2B21"/>
    <w:rsid w:val="75D26489"/>
    <w:rsid w:val="75DD423A"/>
    <w:rsid w:val="75E903F5"/>
    <w:rsid w:val="7674CBA3"/>
    <w:rsid w:val="76E5B21B"/>
    <w:rsid w:val="76FEE760"/>
    <w:rsid w:val="76FFAFA4"/>
    <w:rsid w:val="76FFB1CD"/>
    <w:rsid w:val="773FEF24"/>
    <w:rsid w:val="7797F6AA"/>
    <w:rsid w:val="779ECBAB"/>
    <w:rsid w:val="77AED3BA"/>
    <w:rsid w:val="77B31B9B"/>
    <w:rsid w:val="77B69C60"/>
    <w:rsid w:val="77D2B0F3"/>
    <w:rsid w:val="77D9018F"/>
    <w:rsid w:val="77F33731"/>
    <w:rsid w:val="77F71FD9"/>
    <w:rsid w:val="77F93E48"/>
    <w:rsid w:val="77FAB7E2"/>
    <w:rsid w:val="77FD1BEC"/>
    <w:rsid w:val="77FDA77C"/>
    <w:rsid w:val="77FFD16B"/>
    <w:rsid w:val="77FFD565"/>
    <w:rsid w:val="79FD9DEA"/>
    <w:rsid w:val="79FFDEAD"/>
    <w:rsid w:val="7A7E3CE2"/>
    <w:rsid w:val="7AE23E13"/>
    <w:rsid w:val="7AEE7C2A"/>
    <w:rsid w:val="7AEFA709"/>
    <w:rsid w:val="7B1E0986"/>
    <w:rsid w:val="7B57849C"/>
    <w:rsid w:val="7B65DBFB"/>
    <w:rsid w:val="7B6787F6"/>
    <w:rsid w:val="7B6E7A9B"/>
    <w:rsid w:val="7B7F2AC3"/>
    <w:rsid w:val="7B7F8741"/>
    <w:rsid w:val="7BBB0B33"/>
    <w:rsid w:val="7BBFF756"/>
    <w:rsid w:val="7BD748B1"/>
    <w:rsid w:val="7BD75799"/>
    <w:rsid w:val="7BDFC51A"/>
    <w:rsid w:val="7BEDEC64"/>
    <w:rsid w:val="7BEF4DD9"/>
    <w:rsid w:val="7BF149C8"/>
    <w:rsid w:val="7BF17915"/>
    <w:rsid w:val="7BF282A6"/>
    <w:rsid w:val="7BF557AA"/>
    <w:rsid w:val="7BF792BA"/>
    <w:rsid w:val="7C7C0512"/>
    <w:rsid w:val="7C7C0BDF"/>
    <w:rsid w:val="7C7DC7C9"/>
    <w:rsid w:val="7C9FC530"/>
    <w:rsid w:val="7CDE858A"/>
    <w:rsid w:val="7CDF27DC"/>
    <w:rsid w:val="7CF6FA52"/>
    <w:rsid w:val="7CFE0301"/>
    <w:rsid w:val="7CFF9894"/>
    <w:rsid w:val="7CFFDE48"/>
    <w:rsid w:val="7D6FCFDC"/>
    <w:rsid w:val="7D7C9AE5"/>
    <w:rsid w:val="7D7DA742"/>
    <w:rsid w:val="7D8955C6"/>
    <w:rsid w:val="7D8F2E62"/>
    <w:rsid w:val="7DBFDE89"/>
    <w:rsid w:val="7DD720DA"/>
    <w:rsid w:val="7DDD7CC0"/>
    <w:rsid w:val="7DEB7E98"/>
    <w:rsid w:val="7DECAF17"/>
    <w:rsid w:val="7DEFA846"/>
    <w:rsid w:val="7DFE1E0C"/>
    <w:rsid w:val="7E2E9F39"/>
    <w:rsid w:val="7E599A4C"/>
    <w:rsid w:val="7E7CC0AE"/>
    <w:rsid w:val="7E7F5652"/>
    <w:rsid w:val="7E97DDFA"/>
    <w:rsid w:val="7E9F333F"/>
    <w:rsid w:val="7E9FE822"/>
    <w:rsid w:val="7EBD990A"/>
    <w:rsid w:val="7ECFCF05"/>
    <w:rsid w:val="7EDF745C"/>
    <w:rsid w:val="7EE7DCC4"/>
    <w:rsid w:val="7EEF7927"/>
    <w:rsid w:val="7EF25AC5"/>
    <w:rsid w:val="7EF5B6B9"/>
    <w:rsid w:val="7EFEB695"/>
    <w:rsid w:val="7F1F42E9"/>
    <w:rsid w:val="7F1F501F"/>
    <w:rsid w:val="7F290870"/>
    <w:rsid w:val="7F2BE32F"/>
    <w:rsid w:val="7F2CAEC6"/>
    <w:rsid w:val="7F3E58AA"/>
    <w:rsid w:val="7F4F4E48"/>
    <w:rsid w:val="7F5B0F5E"/>
    <w:rsid w:val="7F5EAC2A"/>
    <w:rsid w:val="7F6C63F3"/>
    <w:rsid w:val="7F6E9E81"/>
    <w:rsid w:val="7F75D6BC"/>
    <w:rsid w:val="7F7FC26B"/>
    <w:rsid w:val="7F8F2CD0"/>
    <w:rsid w:val="7F9F68C9"/>
    <w:rsid w:val="7FB1B846"/>
    <w:rsid w:val="7FBB2DA3"/>
    <w:rsid w:val="7FBBA078"/>
    <w:rsid w:val="7FBC82BF"/>
    <w:rsid w:val="7FBED726"/>
    <w:rsid w:val="7FBF21D5"/>
    <w:rsid w:val="7FC7A488"/>
    <w:rsid w:val="7FD5F5BD"/>
    <w:rsid w:val="7FEA39A7"/>
    <w:rsid w:val="7FF003A0"/>
    <w:rsid w:val="7FF74617"/>
    <w:rsid w:val="7FF96433"/>
    <w:rsid w:val="7FFA1E50"/>
    <w:rsid w:val="7FFAFEED"/>
    <w:rsid w:val="7FFBF547"/>
    <w:rsid w:val="7FFDB57C"/>
    <w:rsid w:val="7FFDCA19"/>
    <w:rsid w:val="7FFE30F2"/>
    <w:rsid w:val="7FFE665C"/>
    <w:rsid w:val="7FFE7744"/>
    <w:rsid w:val="7FFFF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CF67"/>
  <w15:docId w15:val="{5379D2A0-DAA5-402F-9936-311F87137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footer"/>
    <w:basedOn w:val="a"/>
    <w:link w:val="a9"/>
    <w:uiPriority w:val="99"/>
    <w:unhideWhenUsed/>
    <w:pPr>
      <w:tabs>
        <w:tab w:val="center" w:pos="4153"/>
        <w:tab w:val="right" w:pos="8306"/>
      </w:tabs>
      <w:snapToGrid w:val="0"/>
      <w:jc w:val="left"/>
    </w:pPr>
    <w:rPr>
      <w:sz w:val="18"/>
      <w:szCs w:val="18"/>
    </w:rPr>
  </w:style>
  <w:style w:type="paragraph" w:styleId="aa">
    <w:name w:val="header"/>
    <w:basedOn w:val="a"/>
    <w:link w:val="ab"/>
    <w:uiPriority w:val="99"/>
    <w:unhideWhenUsed/>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basedOn w:val="a1"/>
    <w:uiPriority w:val="3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Pr>
      <w:color w:val="0563C1" w:themeColor="hyperlink"/>
      <w:u w:val="single"/>
    </w:rPr>
  </w:style>
  <w:style w:type="character" w:styleId="af0">
    <w:name w:val="annotation reference"/>
    <w:basedOn w:val="a0"/>
    <w:uiPriority w:val="99"/>
    <w:semiHidden/>
    <w:unhideWhenUsed/>
    <w:rPr>
      <w:sz w:val="21"/>
      <w:szCs w:val="21"/>
    </w:rPr>
  </w:style>
  <w:style w:type="character" w:styleId="af1">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character" w:customStyle="1" w:styleId="ab">
    <w:name w:val="页眉 字符"/>
    <w:basedOn w:val="a0"/>
    <w:link w:val="aa"/>
    <w:uiPriority w:val="99"/>
    <w:rPr>
      <w:rFonts w:asciiTheme="minorHAnsi" w:eastAsiaTheme="minorEastAsia" w:hAnsiTheme="minorHAnsi" w:cstheme="minorBidi"/>
      <w:kern w:val="2"/>
      <w:sz w:val="18"/>
      <w:szCs w:val="18"/>
    </w:rPr>
  </w:style>
  <w:style w:type="character" w:customStyle="1" w:styleId="a9">
    <w:name w:val="页脚 字符"/>
    <w:basedOn w:val="a0"/>
    <w:link w:val="a8"/>
    <w:uiPriority w:val="99"/>
    <w:rPr>
      <w:rFonts w:asciiTheme="minorHAnsi" w:eastAsiaTheme="minorEastAsia" w:hAnsiTheme="minorHAnsi" w:cstheme="minorBidi"/>
      <w:kern w:val="2"/>
      <w:sz w:val="18"/>
      <w:szCs w:val="18"/>
    </w:rPr>
  </w:style>
  <w:style w:type="paragraph" w:customStyle="1" w:styleId="Eq1">
    <w:name w:val="Eq1"/>
    <w:basedOn w:val="a"/>
    <w:link w:val="Eq10"/>
    <w:rsid w:val="007F7921"/>
    <w:pPr>
      <w:spacing w:afterLines="50" w:after="156"/>
    </w:pPr>
    <w:rPr>
      <w:rFonts w:ascii="Cambria Math" w:eastAsia="Times New Roman" w:hAnsi="Cambria Math" w:cs="宋体"/>
    </w:rPr>
  </w:style>
  <w:style w:type="character" w:customStyle="1" w:styleId="Eq10">
    <w:name w:val="Eq1 字符"/>
    <w:basedOn w:val="a0"/>
    <w:link w:val="Eq1"/>
    <w:rsid w:val="007F7921"/>
    <w:rPr>
      <w:rFonts w:ascii="Cambria Math" w:eastAsia="Times New Roman" w:hAnsi="Cambria Math" w:cs="宋体"/>
      <w:kern w:val="2"/>
      <w:sz w:val="21"/>
      <w:szCs w:val="22"/>
    </w:rPr>
  </w:style>
  <w:style w:type="paragraph" w:styleId="af2">
    <w:name w:val="Revision"/>
    <w:hidden/>
    <w:uiPriority w:val="99"/>
    <w:semiHidden/>
    <w:rsid w:val="00254667"/>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43930">
      <w:bodyDiv w:val="1"/>
      <w:marLeft w:val="0"/>
      <w:marRight w:val="0"/>
      <w:marTop w:val="0"/>
      <w:marBottom w:val="0"/>
      <w:divBdr>
        <w:top w:val="none" w:sz="0" w:space="0" w:color="auto"/>
        <w:left w:val="none" w:sz="0" w:space="0" w:color="auto"/>
        <w:bottom w:val="none" w:sz="0" w:space="0" w:color="auto"/>
        <w:right w:val="none" w:sz="0" w:space="0" w:color="auto"/>
      </w:divBdr>
    </w:div>
    <w:div w:id="327829638">
      <w:bodyDiv w:val="1"/>
      <w:marLeft w:val="0"/>
      <w:marRight w:val="0"/>
      <w:marTop w:val="0"/>
      <w:marBottom w:val="0"/>
      <w:divBdr>
        <w:top w:val="none" w:sz="0" w:space="0" w:color="auto"/>
        <w:left w:val="none" w:sz="0" w:space="0" w:color="auto"/>
        <w:bottom w:val="none" w:sz="0" w:space="0" w:color="auto"/>
        <w:right w:val="none" w:sz="0" w:space="0" w:color="auto"/>
      </w:divBdr>
    </w:div>
    <w:div w:id="1494056797">
      <w:bodyDiv w:val="1"/>
      <w:marLeft w:val="0"/>
      <w:marRight w:val="0"/>
      <w:marTop w:val="0"/>
      <w:marBottom w:val="0"/>
      <w:divBdr>
        <w:top w:val="none" w:sz="0" w:space="0" w:color="auto"/>
        <w:left w:val="none" w:sz="0" w:space="0" w:color="auto"/>
        <w:bottom w:val="none" w:sz="0" w:space="0" w:color="auto"/>
        <w:right w:val="none" w:sz="0" w:space="0" w:color="auto"/>
      </w:divBdr>
      <w:divsChild>
        <w:div w:id="16340213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1527016">
              <w:marLeft w:val="0"/>
              <w:marRight w:val="0"/>
              <w:marTop w:val="0"/>
              <w:marBottom w:val="0"/>
              <w:divBdr>
                <w:top w:val="none" w:sz="0" w:space="0" w:color="auto"/>
                <w:left w:val="none" w:sz="0" w:space="0" w:color="auto"/>
                <w:bottom w:val="none" w:sz="0" w:space="0" w:color="auto"/>
                <w:right w:val="none" w:sz="0" w:space="0" w:color="auto"/>
              </w:divBdr>
            </w:div>
          </w:divsChild>
        </w:div>
        <w:div w:id="803617788">
          <w:marLeft w:val="0"/>
          <w:marRight w:val="0"/>
          <w:marTop w:val="0"/>
          <w:marBottom w:val="0"/>
          <w:divBdr>
            <w:top w:val="none" w:sz="0" w:space="0" w:color="auto"/>
            <w:left w:val="none" w:sz="0" w:space="0" w:color="auto"/>
            <w:bottom w:val="none" w:sz="0" w:space="0" w:color="auto"/>
            <w:right w:val="none" w:sz="0" w:space="0" w:color="auto"/>
          </w:divBdr>
        </w:div>
      </w:divsChild>
    </w:div>
    <w:div w:id="1707872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09F1B-C934-4950-A411-E46DD4155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6</Pages>
  <Words>2395</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27</cp:revision>
  <dcterms:created xsi:type="dcterms:W3CDTF">2026-04-07T02:29:00Z</dcterms:created>
  <dcterms:modified xsi:type="dcterms:W3CDTF">2026-04-07T08:36:00Z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BFABD571C8794A0690A3EF5CFA8885C5_13</vt:lpwstr>
  </property>
</Properties>
</file>